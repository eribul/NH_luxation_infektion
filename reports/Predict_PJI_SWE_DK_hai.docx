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66F73C" w14:textId="760B222C" w:rsidR="00DE1FF7" w:rsidRPr="00414C19" w:rsidRDefault="00F5325D">
      <w:pPr>
        <w:pStyle w:val="Rubrik"/>
        <w:rPr>
          <w:lang w:val="en-GB"/>
          <w:rPrChange w:id="0" w:author="Nils Hailer" w:date="2021-05-17T11:11:00Z">
            <w:rPr/>
          </w:rPrChange>
        </w:rPr>
      </w:pPr>
      <w:r w:rsidRPr="00414C19">
        <w:rPr>
          <w:lang w:val="en-GB"/>
          <w:rPrChange w:id="1" w:author="Nils Hailer" w:date="2021-05-17T11:11:00Z">
            <w:rPr/>
          </w:rPrChange>
        </w:rPr>
        <w:t xml:space="preserve">Prediction of </w:t>
      </w:r>
      <w:ins w:id="2" w:author="Nils Hailer" w:date="2021-05-17T13:45:00Z">
        <w:r w:rsidR="00523C14">
          <w:rPr>
            <w:lang w:val="en-GB"/>
          </w:rPr>
          <w:t xml:space="preserve">Early </w:t>
        </w:r>
      </w:ins>
      <w:r w:rsidRPr="00414C19">
        <w:rPr>
          <w:lang w:val="en-GB"/>
          <w:rPrChange w:id="3" w:author="Nils Hailer" w:date="2021-05-17T11:11:00Z">
            <w:rPr/>
          </w:rPrChange>
        </w:rPr>
        <w:t>Periprosthetic Joint Infection after Total Hip Arthroplasty: a simplified and externally validated model based on observational registry data from Sweden and Denmark</w:t>
      </w:r>
    </w:p>
    <w:p w14:paraId="32278620" w14:textId="77777777" w:rsidR="00DE1FF7" w:rsidRPr="00414C19" w:rsidRDefault="00F5325D">
      <w:pPr>
        <w:pStyle w:val="Author"/>
        <w:rPr>
          <w:lang w:val="en-GB"/>
          <w:rPrChange w:id="4" w:author="Nils Hailer" w:date="2021-05-17T11:11:00Z">
            <w:rPr/>
          </w:rPrChange>
        </w:rPr>
      </w:pPr>
      <w:r w:rsidRPr="00414C19">
        <w:rPr>
          <w:lang w:val="en-GB"/>
          <w:rPrChange w:id="5" w:author="Nils Hailer" w:date="2021-05-17T11:11:00Z">
            <w:rPr/>
          </w:rPrChange>
        </w:rPr>
        <w:t>Erik Bülow,</w:t>
      </w:r>
      <w:r w:rsidRPr="00414C19">
        <w:rPr>
          <w:vertAlign w:val="superscript"/>
          <w:lang w:val="en-GB"/>
          <w:rPrChange w:id="6" w:author="Nils Hailer" w:date="2021-05-17T11:11:00Z">
            <w:rPr>
              <w:vertAlign w:val="superscript"/>
            </w:rPr>
          </w:rPrChange>
        </w:rPr>
        <w:t>1,2</w:t>
      </w:r>
      <w:r w:rsidRPr="00414C19">
        <w:rPr>
          <w:lang w:val="en-GB"/>
          <w:rPrChange w:id="7" w:author="Nils Hailer" w:date="2021-05-17T11:11:00Z">
            <w:rPr/>
          </w:rPrChange>
        </w:rPr>
        <w:t xml:space="preserve"> Ute Hahn</w:t>
      </w:r>
      <w:r w:rsidRPr="00414C19">
        <w:rPr>
          <w:vertAlign w:val="superscript"/>
          <w:lang w:val="en-GB"/>
          <w:rPrChange w:id="8" w:author="Nils Hailer" w:date="2021-05-17T11:11:00Z">
            <w:rPr>
              <w:vertAlign w:val="superscript"/>
            </w:rPr>
          </w:rPrChange>
        </w:rPr>
        <w:t>3</w:t>
      </w:r>
      <w:r w:rsidRPr="00414C19">
        <w:rPr>
          <w:lang w:val="en-GB"/>
          <w:rPrChange w:id="9" w:author="Nils Hailer" w:date="2021-05-17T11:11:00Z">
            <w:rPr/>
          </w:rPrChange>
        </w:rPr>
        <w:t>, Ina Trolle Andersen,</w:t>
      </w:r>
      <w:r w:rsidRPr="00414C19">
        <w:rPr>
          <w:vertAlign w:val="superscript"/>
          <w:lang w:val="en-GB"/>
          <w:rPrChange w:id="10" w:author="Nils Hailer" w:date="2021-05-17T11:11:00Z">
            <w:rPr>
              <w:vertAlign w:val="superscript"/>
            </w:rPr>
          </w:rPrChange>
        </w:rPr>
        <w:t>3</w:t>
      </w:r>
      <w:r w:rsidRPr="00414C19">
        <w:rPr>
          <w:lang w:val="en-GB"/>
          <w:rPrChange w:id="11" w:author="Nils Hailer" w:date="2021-05-17T11:11:00Z">
            <w:rPr/>
          </w:rPrChange>
        </w:rPr>
        <w:t xml:space="preserve"> Aurélie Mailhac,</w:t>
      </w:r>
      <w:r w:rsidRPr="00414C19">
        <w:rPr>
          <w:vertAlign w:val="superscript"/>
          <w:lang w:val="en-GB"/>
          <w:rPrChange w:id="12" w:author="Nils Hailer" w:date="2021-05-17T11:11:00Z">
            <w:rPr>
              <w:vertAlign w:val="superscript"/>
            </w:rPr>
          </w:rPrChange>
        </w:rPr>
        <w:t>3</w:t>
      </w:r>
      <w:r w:rsidRPr="00414C19">
        <w:rPr>
          <w:lang w:val="en-GB"/>
          <w:rPrChange w:id="13" w:author="Nils Hailer" w:date="2021-05-17T11:11:00Z">
            <w:rPr/>
          </w:rPrChange>
        </w:rPr>
        <w:t xml:space="preserve"> Ola Rolfson,</w:t>
      </w:r>
      <w:r w:rsidRPr="00414C19">
        <w:rPr>
          <w:vertAlign w:val="superscript"/>
          <w:lang w:val="en-GB"/>
          <w:rPrChange w:id="14" w:author="Nils Hailer" w:date="2021-05-17T11:11:00Z">
            <w:rPr>
              <w:vertAlign w:val="superscript"/>
            </w:rPr>
          </w:rPrChange>
        </w:rPr>
        <w:t>1,2</w:t>
      </w:r>
      <w:r w:rsidRPr="00414C19">
        <w:rPr>
          <w:lang w:val="en-GB"/>
          <w:rPrChange w:id="15" w:author="Nils Hailer" w:date="2021-05-17T11:11:00Z">
            <w:rPr/>
          </w:rPrChange>
        </w:rPr>
        <w:t xml:space="preserve"> Alma </w:t>
      </w:r>
      <w:proofErr w:type="spellStart"/>
      <w:r w:rsidRPr="00414C19">
        <w:rPr>
          <w:lang w:val="en-GB"/>
          <w:rPrChange w:id="16" w:author="Nils Hailer" w:date="2021-05-17T11:11:00Z">
            <w:rPr/>
          </w:rPrChange>
        </w:rPr>
        <w:t>Besic</w:t>
      </w:r>
      <w:proofErr w:type="spellEnd"/>
      <w:r w:rsidRPr="00414C19">
        <w:rPr>
          <w:lang w:val="en-GB"/>
          <w:rPrChange w:id="17" w:author="Nils Hailer" w:date="2021-05-17T11:11:00Z">
            <w:rPr/>
          </w:rPrChange>
        </w:rPr>
        <w:t xml:space="preserve"> Pedersen,</w:t>
      </w:r>
      <w:r w:rsidRPr="00414C19">
        <w:rPr>
          <w:vertAlign w:val="superscript"/>
          <w:lang w:val="en-GB"/>
          <w:rPrChange w:id="18" w:author="Nils Hailer" w:date="2021-05-17T11:11:00Z">
            <w:rPr>
              <w:vertAlign w:val="superscript"/>
            </w:rPr>
          </w:rPrChange>
        </w:rPr>
        <w:t>3</w:t>
      </w:r>
      <w:r w:rsidRPr="00414C19">
        <w:rPr>
          <w:lang w:val="en-GB"/>
          <w:rPrChange w:id="19" w:author="Nils Hailer" w:date="2021-05-17T11:11:00Z">
            <w:rPr/>
          </w:rPrChange>
        </w:rPr>
        <w:t xml:space="preserve"> Nils P. Hailer</w:t>
      </w:r>
      <w:r w:rsidRPr="00414C19">
        <w:rPr>
          <w:vertAlign w:val="superscript"/>
          <w:lang w:val="en-GB"/>
          <w:rPrChange w:id="20" w:author="Nils Hailer" w:date="2021-05-17T11:11:00Z">
            <w:rPr>
              <w:vertAlign w:val="superscript"/>
            </w:rPr>
          </w:rPrChange>
        </w:rPr>
        <w:t>4</w:t>
      </w:r>
      <w:r w:rsidRPr="00414C19">
        <w:rPr>
          <w:lang w:val="en-GB"/>
          <w:rPrChange w:id="21" w:author="Nils Hailer" w:date="2021-05-17T11:11:00Z">
            <w:rPr/>
          </w:rPrChange>
        </w:rPr>
        <w:t xml:space="preserve"> </w:t>
      </w:r>
      <w:r w:rsidRPr="00414C19">
        <w:rPr>
          <w:b/>
          <w:lang w:val="en-GB"/>
          <w:rPrChange w:id="22" w:author="Nils Hailer" w:date="2021-05-17T11:11:00Z">
            <w:rPr>
              <w:b/>
            </w:rPr>
          </w:rPrChange>
        </w:rPr>
        <w:t>TODO DECIDE ORDER!!!</w:t>
      </w:r>
    </w:p>
    <w:p w14:paraId="31513E7C" w14:textId="77777777" w:rsidR="00DE1FF7" w:rsidRPr="00414C19" w:rsidRDefault="00F5325D">
      <w:pPr>
        <w:pStyle w:val="Datum"/>
        <w:rPr>
          <w:lang w:val="en-GB"/>
          <w:rPrChange w:id="23" w:author="Nils Hailer" w:date="2021-05-17T11:11:00Z">
            <w:rPr/>
          </w:rPrChange>
        </w:rPr>
      </w:pPr>
      <w:r w:rsidRPr="00414C19">
        <w:rPr>
          <w:lang w:val="en-GB"/>
          <w:rPrChange w:id="24" w:author="Nils Hailer" w:date="2021-05-17T11:11:00Z">
            <w:rPr/>
          </w:rPrChange>
        </w:rPr>
        <w:t>2021-05-14</w:t>
      </w:r>
    </w:p>
    <w:p w14:paraId="14D6F21E" w14:textId="77777777" w:rsidR="00DE1FF7" w:rsidRPr="00414C19" w:rsidRDefault="00F5325D">
      <w:pPr>
        <w:pStyle w:val="Compact"/>
        <w:numPr>
          <w:ilvl w:val="0"/>
          <w:numId w:val="7"/>
        </w:numPr>
        <w:rPr>
          <w:lang w:val="en-GB"/>
          <w:rPrChange w:id="25" w:author="Nils Hailer" w:date="2021-05-17T11:11:00Z">
            <w:rPr/>
          </w:rPrChange>
        </w:rPr>
      </w:pPr>
      <w:r w:rsidRPr="00414C19">
        <w:rPr>
          <w:lang w:val="en-GB"/>
          <w:rPrChange w:id="26" w:author="Nils Hailer" w:date="2021-05-17T11:11:00Z">
            <w:rPr/>
          </w:rPrChange>
        </w:rPr>
        <w:t>The Swedish Arthroplasty Register, Gothenburg, Sweden</w:t>
      </w:r>
    </w:p>
    <w:p w14:paraId="15131EED" w14:textId="77777777" w:rsidR="00DE1FF7" w:rsidRPr="00414C19" w:rsidRDefault="00F5325D">
      <w:pPr>
        <w:pStyle w:val="Compact"/>
        <w:numPr>
          <w:ilvl w:val="0"/>
          <w:numId w:val="7"/>
        </w:numPr>
        <w:rPr>
          <w:lang w:val="en-GB"/>
          <w:rPrChange w:id="27" w:author="Nils Hailer" w:date="2021-05-17T11:11:00Z">
            <w:rPr/>
          </w:rPrChange>
        </w:rPr>
      </w:pPr>
      <w:r w:rsidRPr="00414C19">
        <w:rPr>
          <w:lang w:val="en-GB"/>
          <w:rPrChange w:id="28" w:author="Nils Hailer" w:date="2021-05-17T11:11:00Z">
            <w:rPr/>
          </w:rPrChange>
        </w:rPr>
        <w:t xml:space="preserve">Department of Orthopaedics, Institute of Clinical Sciences, The </w:t>
      </w:r>
      <w:proofErr w:type="spellStart"/>
      <w:r w:rsidRPr="00414C19">
        <w:rPr>
          <w:lang w:val="en-GB"/>
          <w:rPrChange w:id="29" w:author="Nils Hailer" w:date="2021-05-17T11:11:00Z">
            <w:rPr/>
          </w:rPrChange>
        </w:rPr>
        <w:t>Sahlgrenska</w:t>
      </w:r>
      <w:proofErr w:type="spellEnd"/>
      <w:r w:rsidRPr="00414C19">
        <w:rPr>
          <w:lang w:val="en-GB"/>
          <w:rPrChange w:id="30" w:author="Nils Hailer" w:date="2021-05-17T11:11:00Z">
            <w:rPr/>
          </w:rPrChange>
        </w:rPr>
        <w:t xml:space="preserve"> Academy, University of Gothenburg, Gothenburg, Sweden</w:t>
      </w:r>
    </w:p>
    <w:p w14:paraId="19961C27" w14:textId="77777777" w:rsidR="00DE1FF7" w:rsidRPr="00414C19" w:rsidRDefault="00F5325D">
      <w:pPr>
        <w:pStyle w:val="Compact"/>
        <w:numPr>
          <w:ilvl w:val="0"/>
          <w:numId w:val="7"/>
        </w:numPr>
        <w:rPr>
          <w:lang w:val="en-GB"/>
          <w:rPrChange w:id="31" w:author="Nils Hailer" w:date="2021-05-17T11:11:00Z">
            <w:rPr/>
          </w:rPrChange>
        </w:rPr>
      </w:pPr>
      <w:r w:rsidRPr="00414C19">
        <w:rPr>
          <w:lang w:val="en-GB"/>
          <w:rPrChange w:id="32" w:author="Nils Hailer" w:date="2021-05-17T11:11:00Z">
            <w:rPr/>
          </w:rPrChange>
        </w:rPr>
        <w:t>Department of Clinical Medicine, Department of Clinical Epidemiology, Aarhus university, Aarhus, Denmark</w:t>
      </w:r>
    </w:p>
    <w:p w14:paraId="2EC2C488" w14:textId="5DF3C786" w:rsidR="00DE1FF7" w:rsidRPr="00414C19" w:rsidRDefault="00F5325D">
      <w:pPr>
        <w:pStyle w:val="Compact"/>
        <w:numPr>
          <w:ilvl w:val="0"/>
          <w:numId w:val="7"/>
        </w:numPr>
        <w:rPr>
          <w:lang w:val="en-GB"/>
          <w:rPrChange w:id="33" w:author="Nils Hailer" w:date="2021-05-17T11:11:00Z">
            <w:rPr/>
          </w:rPrChange>
        </w:rPr>
      </w:pPr>
      <w:r w:rsidRPr="00414C19">
        <w:rPr>
          <w:lang w:val="en-GB"/>
          <w:rPrChange w:id="34" w:author="Nils Hailer" w:date="2021-05-17T11:11:00Z">
            <w:rPr/>
          </w:rPrChange>
        </w:rPr>
        <w:t xml:space="preserve">Department </w:t>
      </w:r>
      <w:del w:id="35" w:author="Nils Hailer" w:date="2021-05-17T11:05:00Z">
        <w:r w:rsidRPr="00414C19" w:rsidDel="00414C19">
          <w:rPr>
            <w:lang w:val="en-GB"/>
            <w:rPrChange w:id="36" w:author="Nils Hailer" w:date="2021-05-17T11:11:00Z">
              <w:rPr/>
            </w:rPrChange>
          </w:rPr>
          <w:delText xml:space="preserve">of Orthopaedics, Institute </w:delText>
        </w:r>
      </w:del>
      <w:r w:rsidRPr="00414C19">
        <w:rPr>
          <w:lang w:val="en-GB"/>
          <w:rPrChange w:id="37" w:author="Nils Hailer" w:date="2021-05-17T11:11:00Z">
            <w:rPr/>
          </w:rPrChange>
        </w:rPr>
        <w:t>of Surgical Sciences</w:t>
      </w:r>
      <w:ins w:id="38" w:author="Nils Hailer" w:date="2021-05-17T11:05:00Z">
        <w:r w:rsidR="00414C19" w:rsidRPr="00414C19">
          <w:rPr>
            <w:lang w:val="en-GB"/>
            <w:rPrChange w:id="39" w:author="Nils Hailer" w:date="2021-05-17T11:11:00Z">
              <w:rPr/>
            </w:rPrChange>
          </w:rPr>
          <w:t>/Orthopaedics</w:t>
        </w:r>
      </w:ins>
      <w:r w:rsidRPr="00414C19">
        <w:rPr>
          <w:lang w:val="en-GB"/>
          <w:rPrChange w:id="40" w:author="Nils Hailer" w:date="2021-05-17T11:11:00Z">
            <w:rPr/>
          </w:rPrChange>
        </w:rPr>
        <w:t>, Uppsala University Hospital, Uppsala, Sweden</w:t>
      </w:r>
    </w:p>
    <w:p w14:paraId="00FA7060" w14:textId="5590710B" w:rsidR="00DE1FF7" w:rsidRPr="00414C19" w:rsidRDefault="00F5325D">
      <w:pPr>
        <w:pStyle w:val="FirstParagraph"/>
        <w:rPr>
          <w:lang w:val="en-GB"/>
          <w:rPrChange w:id="41" w:author="Nils Hailer" w:date="2021-05-17T11:11:00Z">
            <w:rPr/>
          </w:rPrChange>
        </w:rPr>
      </w:pPr>
      <w:del w:id="42" w:author="Nils Hailer" w:date="2021-05-17T13:46:00Z">
        <w:r w:rsidRPr="00414C19" w:rsidDel="00523C14">
          <w:rPr>
            <w:b/>
            <w:lang w:val="en-GB"/>
            <w:rPrChange w:id="43" w:author="Nils Hailer" w:date="2021-05-17T11:11:00Z">
              <w:rPr>
                <w:b/>
              </w:rPr>
            </w:rPrChange>
          </w:rPr>
          <w:delText>Correspondance</w:delText>
        </w:r>
      </w:del>
      <w:ins w:id="44" w:author="Nils Hailer" w:date="2021-05-17T13:46:00Z">
        <w:r w:rsidR="00523C14" w:rsidRPr="00523C14">
          <w:rPr>
            <w:b/>
            <w:lang w:val="en-GB"/>
          </w:rPr>
          <w:t>Correspondence</w:t>
        </w:r>
      </w:ins>
      <w:r w:rsidRPr="00414C19">
        <w:rPr>
          <w:b/>
          <w:lang w:val="en-GB"/>
          <w:rPrChange w:id="45" w:author="Nils Hailer" w:date="2021-05-17T11:11:00Z">
            <w:rPr>
              <w:b/>
            </w:rPr>
          </w:rPrChange>
        </w:rPr>
        <w:t>:</w:t>
      </w:r>
      <w:r w:rsidRPr="00414C19">
        <w:rPr>
          <w:lang w:val="en-GB"/>
          <w:rPrChange w:id="46" w:author="Nils Hailer" w:date="2021-05-17T11:11:00Z">
            <w:rPr/>
          </w:rPrChange>
        </w:rPr>
        <w:t xml:space="preserve"> </w:t>
      </w:r>
      <w:r w:rsidR="00C37CA5" w:rsidRPr="00414C19">
        <w:rPr>
          <w:lang w:val="en-GB"/>
          <w:rPrChange w:id="47" w:author="Nils Hailer" w:date="2021-05-17T11:11:00Z">
            <w:rPr/>
          </w:rPrChange>
        </w:rPr>
        <w:fldChar w:fldCharType="begin"/>
      </w:r>
      <w:r w:rsidR="00C37CA5" w:rsidRPr="00414C19">
        <w:rPr>
          <w:lang w:val="en-GB"/>
          <w:rPrChange w:id="48" w:author="Nils Hailer" w:date="2021-05-17T11:11:00Z">
            <w:rPr/>
          </w:rPrChange>
        </w:rPr>
        <w:instrText xml:space="preserve"> HYPERLINK "mailto:erik.bulow@gu.se" \h </w:instrText>
      </w:r>
      <w:r w:rsidR="00C37CA5" w:rsidRPr="00414C19">
        <w:rPr>
          <w:lang w:val="en-GB"/>
          <w:rPrChange w:id="49" w:author="Nils Hailer" w:date="2021-05-17T11:11:00Z">
            <w:rPr>
              <w:rStyle w:val="Hyperlnk"/>
            </w:rPr>
          </w:rPrChange>
        </w:rPr>
        <w:fldChar w:fldCharType="separate"/>
      </w:r>
      <w:r w:rsidRPr="00414C19">
        <w:rPr>
          <w:rStyle w:val="Hyperlnk"/>
          <w:lang w:val="en-GB"/>
          <w:rPrChange w:id="50" w:author="Nils Hailer" w:date="2021-05-17T11:11:00Z">
            <w:rPr>
              <w:rStyle w:val="Hyperlnk"/>
            </w:rPr>
          </w:rPrChange>
        </w:rPr>
        <w:t>erik.bulow@gu.se</w:t>
      </w:r>
      <w:r w:rsidR="00C37CA5" w:rsidRPr="00414C19">
        <w:rPr>
          <w:rStyle w:val="Hyperlnk"/>
          <w:lang w:val="en-GB"/>
          <w:rPrChange w:id="51" w:author="Nils Hailer" w:date="2021-05-17T11:11:00Z">
            <w:rPr>
              <w:rStyle w:val="Hyperlnk"/>
            </w:rPr>
          </w:rPrChange>
        </w:rPr>
        <w:fldChar w:fldCharType="end"/>
      </w:r>
      <w:r w:rsidRPr="00414C19">
        <w:rPr>
          <w:lang w:val="en-GB"/>
          <w:rPrChange w:id="52" w:author="Nils Hailer" w:date="2021-05-17T11:11:00Z">
            <w:rPr/>
          </w:rPrChange>
        </w:rPr>
        <w:t xml:space="preserve">; +46 70 08 234 28; The Swedish Arthroplasty Register, </w:t>
      </w:r>
      <w:proofErr w:type="spellStart"/>
      <w:r w:rsidRPr="00414C19">
        <w:rPr>
          <w:lang w:val="en-GB"/>
          <w:rPrChange w:id="53" w:author="Nils Hailer" w:date="2021-05-17T11:11:00Z">
            <w:rPr/>
          </w:rPrChange>
        </w:rPr>
        <w:t>Registercentrum</w:t>
      </w:r>
      <w:proofErr w:type="spellEnd"/>
      <w:r w:rsidRPr="00414C19">
        <w:rPr>
          <w:lang w:val="en-GB"/>
          <w:rPrChange w:id="54" w:author="Nils Hailer" w:date="2021-05-17T11:11:00Z">
            <w:rPr/>
          </w:rPrChange>
        </w:rPr>
        <w:t xml:space="preserve"> </w:t>
      </w:r>
      <w:proofErr w:type="spellStart"/>
      <w:r w:rsidRPr="00414C19">
        <w:rPr>
          <w:lang w:val="en-GB"/>
          <w:rPrChange w:id="55" w:author="Nils Hailer" w:date="2021-05-17T11:11:00Z">
            <w:rPr/>
          </w:rPrChange>
        </w:rPr>
        <w:t>Västra</w:t>
      </w:r>
      <w:proofErr w:type="spellEnd"/>
      <w:r w:rsidRPr="00414C19">
        <w:rPr>
          <w:lang w:val="en-GB"/>
          <w:rPrChange w:id="56" w:author="Nils Hailer" w:date="2021-05-17T11:11:00Z">
            <w:rPr/>
          </w:rPrChange>
        </w:rPr>
        <w:t xml:space="preserve"> </w:t>
      </w:r>
      <w:proofErr w:type="spellStart"/>
      <w:r w:rsidRPr="00414C19">
        <w:rPr>
          <w:lang w:val="en-GB"/>
          <w:rPrChange w:id="57" w:author="Nils Hailer" w:date="2021-05-17T11:11:00Z">
            <w:rPr/>
          </w:rPrChange>
        </w:rPr>
        <w:t>Götaland</w:t>
      </w:r>
      <w:proofErr w:type="spellEnd"/>
      <w:r w:rsidRPr="00414C19">
        <w:rPr>
          <w:lang w:val="en-GB"/>
          <w:rPrChange w:id="58" w:author="Nils Hailer" w:date="2021-05-17T11:11:00Z">
            <w:rPr/>
          </w:rPrChange>
        </w:rPr>
        <w:t>, SE-413 45, Sweden</w:t>
      </w:r>
    </w:p>
    <w:p w14:paraId="22B5B39F" w14:textId="77777777" w:rsidR="00DE1FF7" w:rsidRPr="00414C19" w:rsidRDefault="00F5325D">
      <w:pPr>
        <w:pStyle w:val="Rubrik1"/>
        <w:rPr>
          <w:lang w:val="en-GB"/>
          <w:rPrChange w:id="59" w:author="Nils Hailer" w:date="2021-05-17T11:11:00Z">
            <w:rPr/>
          </w:rPrChange>
        </w:rPr>
      </w:pPr>
      <w:bookmarkStart w:id="60" w:name="note"/>
      <w:r w:rsidRPr="00414C19">
        <w:rPr>
          <w:lang w:val="en-GB"/>
          <w:rPrChange w:id="61" w:author="Nils Hailer" w:date="2021-05-17T11:11:00Z">
            <w:rPr/>
          </w:rPrChange>
        </w:rPr>
        <w:t>Note!</w:t>
      </w:r>
    </w:p>
    <w:p w14:paraId="2FB89CB3" w14:textId="77777777" w:rsidR="00DE1FF7" w:rsidRPr="00414C19" w:rsidRDefault="00F5325D">
      <w:pPr>
        <w:pStyle w:val="FirstParagraph"/>
        <w:rPr>
          <w:lang w:val="en-GB"/>
          <w:rPrChange w:id="62" w:author="Nils Hailer" w:date="2021-05-17T11:11:00Z">
            <w:rPr/>
          </w:rPrChange>
        </w:rPr>
      </w:pPr>
      <w:r w:rsidRPr="00414C19">
        <w:rPr>
          <w:lang w:val="en-GB"/>
          <w:rPrChange w:id="63" w:author="Nils Hailer" w:date="2021-05-17T11:11:00Z">
            <w:rPr/>
          </w:rPrChange>
        </w:rPr>
        <w:t>Most text in the article is automatically generated! Bold text is not! It is thus possible that this text does not correspond to the rest! It must be updated manually!</w:t>
      </w:r>
    </w:p>
    <w:p w14:paraId="58605E5F" w14:textId="77777777" w:rsidR="00DE1FF7" w:rsidRPr="00414C19" w:rsidRDefault="00F5325D">
      <w:pPr>
        <w:pStyle w:val="Rubrik5"/>
        <w:rPr>
          <w:lang w:val="en-GB"/>
          <w:rPrChange w:id="64" w:author="Nils Hailer" w:date="2021-05-17T11:11:00Z">
            <w:rPr/>
          </w:rPrChange>
        </w:rPr>
      </w:pPr>
      <w:bookmarkStart w:id="65" w:name="page-break"/>
      <w:r w:rsidRPr="00414C19">
        <w:rPr>
          <w:lang w:val="en-GB"/>
          <w:rPrChange w:id="66" w:author="Nils Hailer" w:date="2021-05-17T11:11:00Z">
            <w:rPr/>
          </w:rPrChange>
        </w:rPr>
        <w:lastRenderedPageBreak/>
        <w:t>PAGE BREAK</w:t>
      </w:r>
    </w:p>
    <w:p w14:paraId="041154D2" w14:textId="77777777" w:rsidR="00DE1FF7" w:rsidRPr="00414C19" w:rsidRDefault="00F5325D">
      <w:pPr>
        <w:pStyle w:val="Rubrik1"/>
        <w:rPr>
          <w:lang w:val="en-GB"/>
          <w:rPrChange w:id="67" w:author="Nils Hailer" w:date="2021-05-17T11:11:00Z">
            <w:rPr/>
          </w:rPrChange>
        </w:rPr>
      </w:pPr>
      <w:bookmarkStart w:id="68" w:name="abstract"/>
      <w:bookmarkEnd w:id="60"/>
      <w:bookmarkEnd w:id="65"/>
      <w:r w:rsidRPr="00414C19">
        <w:rPr>
          <w:lang w:val="en-GB"/>
          <w:rPrChange w:id="69" w:author="Nils Hailer" w:date="2021-05-17T11:11:00Z">
            <w:rPr/>
          </w:rPrChange>
        </w:rPr>
        <w:t>Abstract</w:t>
      </w:r>
    </w:p>
    <w:p w14:paraId="27EFA01B" w14:textId="3AF8F0D4" w:rsidR="00DE1FF7" w:rsidRPr="00414C19" w:rsidRDefault="00F5325D">
      <w:pPr>
        <w:pStyle w:val="FirstParagraph"/>
        <w:rPr>
          <w:lang w:val="en-GB"/>
          <w:rPrChange w:id="70" w:author="Nils Hailer" w:date="2021-05-17T11:11:00Z">
            <w:rPr/>
          </w:rPrChange>
        </w:rPr>
      </w:pPr>
      <w:r w:rsidRPr="00414C19">
        <w:rPr>
          <w:b/>
          <w:lang w:val="en-GB"/>
          <w:rPrChange w:id="71" w:author="Nils Hailer" w:date="2021-05-17T11:11:00Z">
            <w:rPr>
              <w:b/>
            </w:rPr>
          </w:rPrChange>
        </w:rPr>
        <w:t>OJECTIVE:</w:t>
      </w:r>
      <w:r w:rsidRPr="00414C19">
        <w:rPr>
          <w:lang w:val="en-GB"/>
          <w:rPrChange w:id="72" w:author="Nils Hailer" w:date="2021-05-17T11:11:00Z">
            <w:rPr/>
          </w:rPrChange>
        </w:rPr>
        <w:t xml:space="preserve"> </w:t>
      </w:r>
      <w:del w:id="73" w:author="Nils Hailer" w:date="2021-05-17T11:06:00Z">
        <w:r w:rsidRPr="00414C19" w:rsidDel="00414C19">
          <w:rPr>
            <w:lang w:val="en-GB"/>
            <w:rPrChange w:id="74" w:author="Nils Hailer" w:date="2021-05-17T11:11:00Z">
              <w:rPr/>
            </w:rPrChange>
          </w:rPr>
          <w:delText xml:space="preserve">Periprosthetic joint infection (PJI) after total hip arthroplasty (THA) </w:delText>
        </w:r>
      </w:del>
      <w:del w:id="75" w:author="Nils Hailer" w:date="2021-05-17T11:07:00Z">
        <w:r w:rsidRPr="00414C19" w:rsidDel="00414C19">
          <w:rPr>
            <w:lang w:val="en-GB"/>
            <w:rPrChange w:id="76" w:author="Nils Hailer" w:date="2021-05-17T11:11:00Z">
              <w:rPr/>
            </w:rPrChange>
          </w:rPr>
          <w:delText xml:space="preserve">is a devastating complication with enormous impact on mortality, quality of life, and health care resources. </w:delText>
        </w:r>
      </w:del>
      <w:r w:rsidRPr="00414C19">
        <w:rPr>
          <w:lang w:val="en-GB"/>
          <w:rPrChange w:id="77" w:author="Nils Hailer" w:date="2021-05-17T11:11:00Z">
            <w:rPr/>
          </w:rPrChange>
        </w:rPr>
        <w:t xml:space="preserve">Previous attempts at developing risk calculators </w:t>
      </w:r>
      <w:ins w:id="78" w:author="Nils Hailer" w:date="2021-05-17T11:07:00Z">
        <w:r w:rsidR="00414C19" w:rsidRPr="00414C19">
          <w:rPr>
            <w:lang w:val="en-GB"/>
            <w:rPrChange w:id="79" w:author="Nils Hailer" w:date="2021-05-17T11:11:00Z">
              <w:rPr/>
            </w:rPrChange>
          </w:rPr>
          <w:t xml:space="preserve">for periprosthetic joint infection (PJI) after total hip arthroplasty (THA) </w:t>
        </w:r>
      </w:ins>
      <w:r w:rsidRPr="00414C19">
        <w:rPr>
          <w:lang w:val="en-GB"/>
          <w:rPrChange w:id="80" w:author="Nils Hailer" w:date="2021-05-17T11:11:00Z">
            <w:rPr/>
          </w:rPrChange>
        </w:rPr>
        <w:t xml:space="preserve">are hampered by poor predictive performance of the proposed models or a lack of external validation, and no </w:t>
      </w:r>
      <w:ins w:id="81" w:author="Nils Hailer" w:date="2021-05-17T13:46:00Z">
        <w:r w:rsidR="00523C14">
          <w:rPr>
            <w:lang w:val="en-GB"/>
          </w:rPr>
          <w:t xml:space="preserve">published </w:t>
        </w:r>
      </w:ins>
      <w:r w:rsidRPr="00414C19">
        <w:rPr>
          <w:lang w:val="en-GB"/>
          <w:rPrChange w:id="82" w:author="Nils Hailer" w:date="2021-05-17T11:11:00Z">
            <w:rPr/>
          </w:rPrChange>
        </w:rPr>
        <w:t>model is derived on a European population. We thus developed a parsimonious model to predict PJI within 90 days after elective THA.</w:t>
      </w:r>
    </w:p>
    <w:p w14:paraId="2EDDFEE8" w14:textId="19071C7B" w:rsidR="00DE1FF7" w:rsidRPr="00414C19" w:rsidRDefault="00F5325D">
      <w:pPr>
        <w:pStyle w:val="Brdtext"/>
        <w:rPr>
          <w:lang w:val="en-GB"/>
          <w:rPrChange w:id="83" w:author="Nils Hailer" w:date="2021-05-17T11:11:00Z">
            <w:rPr/>
          </w:rPrChange>
        </w:rPr>
      </w:pPr>
      <w:r w:rsidRPr="00414C19">
        <w:rPr>
          <w:b/>
          <w:lang w:val="en-GB"/>
          <w:rPrChange w:id="84" w:author="Nils Hailer" w:date="2021-05-17T11:11:00Z">
            <w:rPr>
              <w:b/>
            </w:rPr>
          </w:rPrChange>
        </w:rPr>
        <w:t>PARTICIPANTS AND METHODS:</w:t>
      </w:r>
      <w:r w:rsidRPr="00414C19">
        <w:rPr>
          <w:lang w:val="en-GB"/>
          <w:rPrChange w:id="85" w:author="Nils Hailer" w:date="2021-05-17T11:11:00Z">
            <w:rPr/>
          </w:rPrChange>
        </w:rPr>
        <w:t xml:space="preserve"> </w:t>
      </w:r>
      <w:ins w:id="86" w:author="Nils Hailer" w:date="2021-05-17T11:08:00Z">
        <w:r w:rsidR="00414C19" w:rsidRPr="00414C19">
          <w:rPr>
            <w:lang w:val="en-GB"/>
            <w:rPrChange w:id="87" w:author="Nils Hailer" w:date="2021-05-17T11:11:00Z">
              <w:rPr/>
            </w:rPrChange>
          </w:rPr>
          <w:t>T</w:t>
        </w:r>
      </w:ins>
      <w:ins w:id="88" w:author="Nils Hailer" w:date="2021-05-17T11:07:00Z">
        <w:r w:rsidR="00414C19" w:rsidRPr="00414C19">
          <w:rPr>
            <w:lang w:val="en-GB"/>
            <w:rPrChange w:id="89" w:author="Nils Hailer" w:date="2021-05-17T11:11:00Z">
              <w:rPr/>
            </w:rPrChange>
          </w:rPr>
          <w:t xml:space="preserve">his </w:t>
        </w:r>
      </w:ins>
      <w:ins w:id="90" w:author="Nils Hailer" w:date="2021-05-17T11:09:00Z">
        <w:r w:rsidR="00414C19" w:rsidRPr="00414C19">
          <w:rPr>
            <w:lang w:val="en-GB"/>
            <w:rPrChange w:id="91" w:author="Nils Hailer" w:date="2021-05-17T11:11:00Z">
              <w:rPr/>
            </w:rPrChange>
          </w:rPr>
          <w:t xml:space="preserve">prediction model </w:t>
        </w:r>
      </w:ins>
      <w:ins w:id="92" w:author="Nils Hailer" w:date="2021-05-17T13:46:00Z">
        <w:r w:rsidR="00523C14">
          <w:rPr>
            <w:lang w:val="en-GB"/>
          </w:rPr>
          <w:t>was</w:t>
        </w:r>
      </w:ins>
      <w:ins w:id="93" w:author="Nils Hailer" w:date="2021-05-17T11:10:00Z">
        <w:r w:rsidR="00414C19" w:rsidRPr="00414C19">
          <w:rPr>
            <w:lang w:val="en-GB"/>
            <w:rPrChange w:id="94" w:author="Nils Hailer" w:date="2021-05-17T11:11:00Z">
              <w:rPr/>
            </w:rPrChange>
          </w:rPr>
          <w:t xml:space="preserve"> </w:t>
        </w:r>
      </w:ins>
      <w:ins w:id="95" w:author="Nils Hailer" w:date="2021-05-17T11:09:00Z">
        <w:r w:rsidR="00414C19" w:rsidRPr="00414C19">
          <w:rPr>
            <w:lang w:val="en-GB"/>
            <w:rPrChange w:id="96" w:author="Nils Hailer" w:date="2021-05-17T11:11:00Z">
              <w:rPr/>
            </w:rPrChange>
          </w:rPr>
          <w:t xml:space="preserve">derived </w:t>
        </w:r>
      </w:ins>
      <w:ins w:id="97" w:author="Nils Hailer" w:date="2021-05-17T11:08:00Z">
        <w:r w:rsidR="00414C19" w:rsidRPr="00414C19">
          <w:rPr>
            <w:lang w:val="en-GB"/>
            <w:rPrChange w:id="98" w:author="Nils Hailer" w:date="2021-05-17T11:11:00Z">
              <w:rPr/>
            </w:rPrChange>
          </w:rPr>
          <w:t xml:space="preserve">on </w:t>
        </w:r>
      </w:ins>
      <w:del w:id="99" w:author="Nils Hailer" w:date="2021-05-17T11:08:00Z">
        <w:r w:rsidRPr="00414C19" w:rsidDel="00414C19">
          <w:rPr>
            <w:lang w:val="en-GB"/>
            <w:rPrChange w:id="100" w:author="Nils Hailer" w:date="2021-05-17T11:11:00Z">
              <w:rPr/>
            </w:rPrChange>
          </w:rPr>
          <w:delText xml:space="preserve">We analyzed </w:delText>
        </w:r>
      </w:del>
      <w:r w:rsidRPr="00414C19">
        <w:rPr>
          <w:lang w:val="en-GB"/>
          <w:rPrChange w:id="101" w:author="Nils Hailer" w:date="2021-05-17T11:11:00Z">
            <w:rPr/>
          </w:rPrChange>
        </w:rPr>
        <w:t xml:space="preserve">88,830 patients </w:t>
      </w:r>
      <w:del w:id="102" w:author="Nils Hailer" w:date="2021-05-17T11:08:00Z">
        <w:r w:rsidRPr="00414C19" w:rsidDel="00414C19">
          <w:rPr>
            <w:lang w:val="en-GB"/>
            <w:rPrChange w:id="103" w:author="Nils Hailer" w:date="2021-05-17T11:11:00Z">
              <w:rPr/>
            </w:rPrChange>
          </w:rPr>
          <w:delText xml:space="preserve">recorded in </w:delText>
        </w:r>
      </w:del>
      <w:ins w:id="104" w:author="Nils Hailer" w:date="2021-05-17T11:08:00Z">
        <w:r w:rsidR="00414C19" w:rsidRPr="00414C19">
          <w:rPr>
            <w:lang w:val="en-GB"/>
            <w:rPrChange w:id="105" w:author="Nils Hailer" w:date="2021-05-17T11:11:00Z">
              <w:rPr/>
            </w:rPrChange>
          </w:rPr>
          <w:t xml:space="preserve">from </w:t>
        </w:r>
      </w:ins>
      <w:r w:rsidRPr="00414C19">
        <w:rPr>
          <w:lang w:val="en-GB"/>
          <w:rPrChange w:id="106" w:author="Nils Hailer" w:date="2021-05-17T11:11:00Z">
            <w:rPr/>
          </w:rPrChange>
        </w:rPr>
        <w:t xml:space="preserve">the Swedish Hip Arthroplasty Register </w:t>
      </w:r>
      <w:ins w:id="107" w:author="Nils Hailer" w:date="2021-05-17T11:09:00Z">
        <w:r w:rsidR="00414C19" w:rsidRPr="00414C19">
          <w:rPr>
            <w:lang w:val="en-GB"/>
            <w:rPrChange w:id="108" w:author="Nils Hailer" w:date="2021-05-17T11:11:00Z">
              <w:rPr/>
            </w:rPrChange>
          </w:rPr>
          <w:t xml:space="preserve">and validated on 18,854 patients from The Danish Hip Arthroplasty Register. </w:t>
        </w:r>
      </w:ins>
      <w:del w:id="109" w:author="Nils Hailer" w:date="2021-05-17T11:09:00Z">
        <w:r w:rsidRPr="00414C19" w:rsidDel="00414C19">
          <w:rPr>
            <w:lang w:val="en-GB"/>
            <w:rPrChange w:id="110" w:author="Nils Hailer" w:date="2021-05-17T11:11:00Z">
              <w:rPr/>
            </w:rPrChange>
          </w:rPr>
          <w:delText>2008-2015 and obtained d</w:delText>
        </w:r>
      </w:del>
      <w:ins w:id="111" w:author="Nils Hailer" w:date="2021-05-17T11:09:00Z">
        <w:r w:rsidR="00414C19" w:rsidRPr="00414C19">
          <w:rPr>
            <w:lang w:val="en-GB"/>
            <w:rPrChange w:id="112" w:author="Nils Hailer" w:date="2021-05-17T11:11:00Z">
              <w:rPr/>
            </w:rPrChange>
          </w:rPr>
          <w:t>D</w:t>
        </w:r>
      </w:ins>
      <w:r w:rsidRPr="00414C19">
        <w:rPr>
          <w:lang w:val="en-GB"/>
          <w:rPrChange w:id="113" w:author="Nils Hailer" w:date="2021-05-17T11:11:00Z">
            <w:rPr/>
          </w:rPrChange>
        </w:rPr>
        <w:t xml:space="preserve">ata on comorbidities and socioeconomic background variables </w:t>
      </w:r>
      <w:ins w:id="114" w:author="Nils Hailer" w:date="2021-05-17T11:10:00Z">
        <w:r w:rsidR="00414C19" w:rsidRPr="00414C19">
          <w:rPr>
            <w:lang w:val="en-GB"/>
            <w:rPrChange w:id="115" w:author="Nils Hailer" w:date="2021-05-17T11:11:00Z">
              <w:rPr/>
            </w:rPrChange>
          </w:rPr>
          <w:t xml:space="preserve">on all participants </w:t>
        </w:r>
      </w:ins>
      <w:ins w:id="116" w:author="Nils Hailer" w:date="2021-05-17T11:09:00Z">
        <w:r w:rsidR="00414C19" w:rsidRPr="00414C19">
          <w:rPr>
            <w:lang w:val="en-GB"/>
            <w:rPrChange w:id="117" w:author="Nils Hailer" w:date="2021-05-17T11:11:00Z">
              <w:rPr/>
            </w:rPrChange>
          </w:rPr>
          <w:t xml:space="preserve">were obtained </w:t>
        </w:r>
      </w:ins>
      <w:r w:rsidRPr="00414C19">
        <w:rPr>
          <w:lang w:val="en-GB"/>
          <w:rPrChange w:id="118" w:author="Nils Hailer" w:date="2021-05-17T11:11:00Z">
            <w:rPr/>
          </w:rPrChange>
        </w:rPr>
        <w:t xml:space="preserve">from </w:t>
      </w:r>
      <w:del w:id="119" w:author="Nils Hailer" w:date="2021-05-17T11:09:00Z">
        <w:r w:rsidRPr="00414C19" w:rsidDel="00414C19">
          <w:rPr>
            <w:lang w:val="en-GB"/>
            <w:rPrChange w:id="120" w:author="Nils Hailer" w:date="2021-05-17T11:11:00Z">
              <w:rPr/>
            </w:rPrChange>
          </w:rPr>
          <w:delText>the N</w:delText>
        </w:r>
      </w:del>
      <w:ins w:id="121" w:author="Nils Hailer" w:date="2021-05-17T11:09:00Z">
        <w:r w:rsidR="00414C19" w:rsidRPr="00414C19">
          <w:rPr>
            <w:lang w:val="en-GB"/>
            <w:rPrChange w:id="122" w:author="Nils Hailer" w:date="2021-05-17T11:11:00Z">
              <w:rPr/>
            </w:rPrChange>
          </w:rPr>
          <w:t>n</w:t>
        </w:r>
      </w:ins>
      <w:r w:rsidRPr="00414C19">
        <w:rPr>
          <w:lang w:val="en-GB"/>
          <w:rPrChange w:id="123" w:author="Nils Hailer" w:date="2021-05-17T11:11:00Z">
            <w:rPr/>
          </w:rPrChange>
        </w:rPr>
        <w:t xml:space="preserve">ational </w:t>
      </w:r>
      <w:del w:id="124" w:author="Nils Hailer" w:date="2021-05-17T11:10:00Z">
        <w:r w:rsidRPr="00414C19" w:rsidDel="00414C19">
          <w:rPr>
            <w:lang w:val="en-GB"/>
            <w:rPrChange w:id="125" w:author="Nils Hailer" w:date="2021-05-17T11:11:00Z">
              <w:rPr/>
            </w:rPrChange>
          </w:rPr>
          <w:delText>Patient R</w:delText>
        </w:r>
      </w:del>
      <w:ins w:id="126" w:author="Nils Hailer" w:date="2021-05-17T11:10:00Z">
        <w:r w:rsidR="00414C19" w:rsidRPr="00414C19">
          <w:rPr>
            <w:lang w:val="en-GB"/>
            <w:rPrChange w:id="127" w:author="Nils Hailer" w:date="2021-05-17T11:11:00Z">
              <w:rPr/>
            </w:rPrChange>
          </w:rPr>
          <w:t>r</w:t>
        </w:r>
      </w:ins>
      <w:r w:rsidRPr="00414C19">
        <w:rPr>
          <w:lang w:val="en-GB"/>
          <w:rPrChange w:id="128" w:author="Nils Hailer" w:date="2021-05-17T11:11:00Z">
            <w:rPr/>
          </w:rPrChange>
        </w:rPr>
        <w:t>egister</w:t>
      </w:r>
      <w:ins w:id="129" w:author="Nils Hailer" w:date="2021-05-17T11:10:00Z">
        <w:r w:rsidR="00414C19" w:rsidRPr="00414C19">
          <w:rPr>
            <w:lang w:val="en-GB"/>
            <w:rPrChange w:id="130" w:author="Nils Hailer" w:date="2021-05-17T11:11:00Z">
              <w:rPr/>
            </w:rPrChange>
          </w:rPr>
          <w:t>s</w:t>
        </w:r>
      </w:ins>
      <w:del w:id="131" w:author="Nils Hailer" w:date="2021-05-17T11:10:00Z">
        <w:r w:rsidRPr="00414C19" w:rsidDel="00414C19">
          <w:rPr>
            <w:lang w:val="en-GB"/>
            <w:rPrChange w:id="132" w:author="Nils Hailer" w:date="2021-05-17T11:11:00Z">
              <w:rPr/>
            </w:rPrChange>
          </w:rPr>
          <w:delText xml:space="preserve"> and Statistics Sweden</w:delText>
        </w:r>
      </w:del>
      <w:r w:rsidRPr="00414C19">
        <w:rPr>
          <w:lang w:val="en-GB"/>
          <w:rPrChange w:id="133" w:author="Nils Hailer" w:date="2021-05-17T11:11:00Z">
            <w:rPr/>
          </w:rPrChange>
        </w:rPr>
        <w:t xml:space="preserve">. Logistic least absolute shrinkage and selection operator (LASSO) regression was applied to develop prediction models for PJI within 90 days after surgery. </w:t>
      </w:r>
      <w:del w:id="134" w:author="Nils Hailer" w:date="2021-05-17T11:10:00Z">
        <w:r w:rsidRPr="00414C19" w:rsidDel="00414C19">
          <w:rPr>
            <w:lang w:val="en-GB"/>
            <w:rPrChange w:id="135" w:author="Nils Hailer" w:date="2021-05-17T11:11:00Z">
              <w:rPr/>
            </w:rPrChange>
          </w:rPr>
          <w:delText xml:space="preserve">Models were internally validated by bootstrapping and externally validated on a cohort of </w:delText>
        </w:r>
      </w:del>
      <w:del w:id="136" w:author="Nils Hailer" w:date="2021-05-17T11:09:00Z">
        <w:r w:rsidRPr="00414C19" w:rsidDel="00414C19">
          <w:rPr>
            <w:lang w:val="en-GB"/>
            <w:rPrChange w:id="137" w:author="Nils Hailer" w:date="2021-05-17T11:11:00Z">
              <w:rPr/>
            </w:rPrChange>
          </w:rPr>
          <w:delText xml:space="preserve">18,854 patients from The Danish Hip Arthroplasty Register </w:delText>
        </w:r>
      </w:del>
      <w:del w:id="138" w:author="Nils Hailer" w:date="2021-05-17T11:10:00Z">
        <w:r w:rsidRPr="00414C19" w:rsidDel="00414C19">
          <w:rPr>
            <w:lang w:val="en-GB"/>
            <w:rPrChange w:id="139" w:author="Nils Hailer" w:date="2021-05-17T11:11:00Z">
              <w:rPr/>
            </w:rPrChange>
          </w:rPr>
          <w:delText xml:space="preserve">operated from 2016 to the last of December 2018. </w:delText>
        </w:r>
      </w:del>
      <w:r w:rsidRPr="00414C19">
        <w:rPr>
          <w:lang w:val="en-GB"/>
          <w:rPrChange w:id="140" w:author="Nils Hailer" w:date="2021-05-17T11:11:00Z">
            <w:rPr/>
          </w:rPrChange>
        </w:rPr>
        <w:t>We assessed model performance by the area under the receiver operation characteristics curve (AUC), calibration belt plots</w:t>
      </w:r>
      <w:ins w:id="141" w:author="Nils Hailer" w:date="2021-05-17T11:11:00Z">
        <w:r w:rsidR="00414C19" w:rsidRPr="00414C19">
          <w:rPr>
            <w:lang w:val="en-GB"/>
            <w:rPrChange w:id="142" w:author="Nils Hailer" w:date="2021-05-17T11:11:00Z">
              <w:rPr/>
            </w:rPrChange>
          </w:rPr>
          <w:t>,</w:t>
        </w:r>
      </w:ins>
      <w:r w:rsidRPr="00414C19">
        <w:rPr>
          <w:lang w:val="en-GB"/>
          <w:rPrChange w:id="143" w:author="Nils Hailer" w:date="2021-05-17T11:11:00Z">
            <w:rPr/>
          </w:rPrChange>
        </w:rPr>
        <w:t xml:space="preserve"> and the fraction of new information.</w:t>
      </w:r>
    </w:p>
    <w:p w14:paraId="1588CE9E" w14:textId="4F3282FE" w:rsidR="00DE1FF7" w:rsidRPr="00414C19" w:rsidRDefault="00F5325D">
      <w:pPr>
        <w:pStyle w:val="Brdtext"/>
        <w:rPr>
          <w:lang w:val="en-GB"/>
          <w:rPrChange w:id="144" w:author="Nils Hailer" w:date="2021-05-17T11:11:00Z">
            <w:rPr/>
          </w:rPrChange>
        </w:rPr>
      </w:pPr>
      <w:r w:rsidRPr="00414C19">
        <w:rPr>
          <w:b/>
          <w:lang w:val="en-GB"/>
          <w:rPrChange w:id="145" w:author="Nils Hailer" w:date="2021-05-17T11:11:00Z">
            <w:rPr>
              <w:b/>
            </w:rPr>
          </w:rPrChange>
        </w:rPr>
        <w:t>RESULTS:</w:t>
      </w:r>
      <w:r w:rsidRPr="00414C19">
        <w:rPr>
          <w:lang w:val="en-GB"/>
          <w:rPrChange w:id="146" w:author="Nils Hailer" w:date="2021-05-17T11:11:00Z">
            <w:rPr/>
          </w:rPrChange>
        </w:rPr>
        <w:t xml:space="preserve"> The crude incidence rate of PJI after THA was 2.45 % within 90 days in the Swedish derivation cohort. A prediction model for PJI within 90 days combined the underl</w:t>
      </w:r>
      <w:del w:id="147" w:author="Nils Hailer" w:date="2021-05-17T11:11:00Z">
        <w:r w:rsidRPr="00414C19" w:rsidDel="00414C19">
          <w:rPr>
            <w:lang w:val="en-GB"/>
            <w:rPrChange w:id="148" w:author="Nils Hailer" w:date="2021-05-17T11:11:00Z">
              <w:rPr/>
            </w:rPrChange>
          </w:rPr>
          <w:delText>a</w:delText>
        </w:r>
      </w:del>
      <w:r w:rsidRPr="00414C19">
        <w:rPr>
          <w:lang w:val="en-GB"/>
          <w:rPrChange w:id="149" w:author="Nils Hailer" w:date="2021-05-17T11:11:00Z">
            <w:rPr/>
          </w:rPrChange>
        </w:rPr>
        <w:t xml:space="preserve">ying diagnosis for THA, body mass index (BMI), American Society for </w:t>
      </w:r>
      <w:proofErr w:type="spellStart"/>
      <w:r w:rsidRPr="00414C19">
        <w:rPr>
          <w:lang w:val="en-GB"/>
          <w:rPrChange w:id="150" w:author="Nils Hailer" w:date="2021-05-17T11:11:00Z">
            <w:rPr/>
          </w:rPrChange>
        </w:rPr>
        <w:t>Anesthesiologists</w:t>
      </w:r>
      <w:proofErr w:type="spellEnd"/>
      <w:r w:rsidRPr="00414C19">
        <w:rPr>
          <w:lang w:val="en-GB"/>
          <w:rPrChange w:id="151" w:author="Nils Hailer" w:date="2021-05-17T11:11:00Z">
            <w:rPr/>
          </w:rPrChange>
        </w:rPr>
        <w:t xml:space="preserve"> (ASA) class, gender, age, and the </w:t>
      </w:r>
      <w:del w:id="152" w:author="Nils Hailer" w:date="2021-05-17T11:11:00Z">
        <w:r w:rsidRPr="00414C19" w:rsidDel="00414C19">
          <w:rPr>
            <w:lang w:val="en-GB"/>
            <w:rPrChange w:id="153" w:author="Nils Hailer" w:date="2021-05-17T11:11:00Z">
              <w:rPr/>
            </w:rPrChange>
          </w:rPr>
          <w:delText>precense</w:delText>
        </w:r>
      </w:del>
      <w:ins w:id="154" w:author="Nils Hailer" w:date="2021-05-17T11:11:00Z">
        <w:r w:rsidR="00414C19" w:rsidRPr="00414C19">
          <w:rPr>
            <w:lang w:val="en-GB"/>
          </w:rPr>
          <w:t>presence</w:t>
        </w:r>
      </w:ins>
      <w:r w:rsidRPr="00414C19">
        <w:rPr>
          <w:lang w:val="en-GB"/>
          <w:rPrChange w:id="155" w:author="Nils Hailer" w:date="2021-05-17T11:11:00Z">
            <w:rPr/>
          </w:rPrChange>
        </w:rPr>
        <w:t xml:space="preserve"> of arrhythmia, CNS disease, fluid electrolyte disorders, liver </w:t>
      </w:r>
      <w:r w:rsidRPr="00414C19">
        <w:rPr>
          <w:lang w:val="en-GB"/>
          <w:rPrChange w:id="156" w:author="Nils Hailer" w:date="2021-05-17T11:11:00Z">
            <w:rPr/>
          </w:rPrChange>
        </w:rPr>
        <w:lastRenderedPageBreak/>
        <w:t xml:space="preserve">disease or lung airways disease, resulting in an AUC = 0.68 (95 % CI: 0.66 to 0.69) internally and </w:t>
      </w:r>
      <w:del w:id="157" w:author="Nils Hailer" w:date="2021-05-17T13:47:00Z">
        <w:r w:rsidRPr="00414C19" w:rsidDel="00523C14">
          <w:rPr>
            <w:lang w:val="en-GB"/>
            <w:rPrChange w:id="158" w:author="Nils Hailer" w:date="2021-05-17T11:11:00Z">
              <w:rPr/>
            </w:rPrChange>
          </w:rPr>
          <w:delText>AUC</w:delText>
        </w:r>
      </w:del>
      <w:del w:id="159" w:author="Nils Hailer" w:date="2021-05-17T11:12:00Z">
        <w:r w:rsidRPr="00414C19" w:rsidDel="00414C19">
          <w:rPr>
            <w:lang w:val="en-GB"/>
            <w:rPrChange w:id="160" w:author="Nils Hailer" w:date="2021-05-17T11:11:00Z">
              <w:rPr/>
            </w:rPrChange>
          </w:rPr>
          <w:delText xml:space="preserve"> </w:delText>
        </w:r>
      </w:del>
      <w:del w:id="161" w:author="Nils Hailer" w:date="2021-05-17T13:47:00Z">
        <w:r w:rsidRPr="00414C19" w:rsidDel="00523C14">
          <w:rPr>
            <w:lang w:val="en-GB"/>
            <w:rPrChange w:id="162" w:author="Nils Hailer" w:date="2021-05-17T11:11:00Z">
              <w:rPr/>
            </w:rPrChange>
          </w:rPr>
          <w:delText>=</w:delText>
        </w:r>
      </w:del>
      <w:del w:id="163" w:author="Nils Hailer" w:date="2021-05-17T11:12:00Z">
        <w:r w:rsidRPr="00414C19" w:rsidDel="00414C19">
          <w:rPr>
            <w:lang w:val="en-GB"/>
            <w:rPrChange w:id="164" w:author="Nils Hailer" w:date="2021-05-17T11:11:00Z">
              <w:rPr/>
            </w:rPrChange>
          </w:rPr>
          <w:delText xml:space="preserve"> </w:delText>
        </w:r>
      </w:del>
      <w:r w:rsidRPr="00414C19">
        <w:rPr>
          <w:lang w:val="en-GB"/>
          <w:rPrChange w:id="165" w:author="Nils Hailer" w:date="2021-05-17T11:11:00Z">
            <w:rPr/>
          </w:rPrChange>
        </w:rPr>
        <w:t>0.66 (95</w:t>
      </w:r>
      <w:del w:id="166" w:author="Nils Hailer" w:date="2021-05-17T11:12:00Z">
        <w:r w:rsidRPr="00414C19" w:rsidDel="00414C19">
          <w:rPr>
            <w:lang w:val="en-GB"/>
            <w:rPrChange w:id="167" w:author="Nils Hailer" w:date="2021-05-17T11:11:00Z">
              <w:rPr/>
            </w:rPrChange>
          </w:rPr>
          <w:delText xml:space="preserve"> </w:delText>
        </w:r>
      </w:del>
      <w:r w:rsidRPr="00414C19">
        <w:rPr>
          <w:lang w:val="en-GB"/>
          <w:rPrChange w:id="168" w:author="Nils Hailer" w:date="2021-05-17T11:11:00Z">
            <w:rPr/>
          </w:rPrChange>
        </w:rPr>
        <w:t xml:space="preserve">% CI: 0.64 to 0.69) externally. These models were superior to traditional models based on the American Society for </w:t>
      </w:r>
      <w:proofErr w:type="spellStart"/>
      <w:r w:rsidRPr="00414C19">
        <w:rPr>
          <w:lang w:val="en-GB"/>
          <w:rPrChange w:id="169" w:author="Nils Hailer" w:date="2021-05-17T11:11:00Z">
            <w:rPr/>
          </w:rPrChange>
        </w:rPr>
        <w:t>Anesthesiologists</w:t>
      </w:r>
      <w:proofErr w:type="spellEnd"/>
      <w:r w:rsidRPr="00414C19">
        <w:rPr>
          <w:lang w:val="en-GB"/>
          <w:rPrChange w:id="170" w:author="Nils Hailer" w:date="2021-05-17T11:11:00Z">
            <w:rPr/>
          </w:rPrChange>
        </w:rPr>
        <w:t xml:space="preserve"> (ASA) classification </w:t>
      </w:r>
      <w:commentRangeStart w:id="171"/>
      <w:ins w:id="172" w:author="Nils Hailer" w:date="2021-05-17T11:11:00Z">
        <w:r w:rsidR="00414C19">
          <w:rPr>
            <w:lang w:val="en-GB"/>
          </w:rPr>
          <w:t>(</w:t>
        </w:r>
      </w:ins>
      <w:ins w:id="173" w:author="Nils Hailer" w:date="2021-05-17T11:12:00Z">
        <w:r w:rsidR="00414C19">
          <w:rPr>
            <w:lang w:val="en-GB"/>
          </w:rPr>
          <w:t>AU= CCI:</w:t>
        </w:r>
      </w:ins>
      <w:ins w:id="174" w:author="Nils Hailer" w:date="2021-05-17T11:11:00Z">
        <w:r w:rsidR="00414C19">
          <w:rPr>
            <w:lang w:val="en-GB"/>
          </w:rPr>
          <w:t>)</w:t>
        </w:r>
      </w:ins>
      <w:commentRangeEnd w:id="171"/>
      <w:ins w:id="175" w:author="Nils Hailer" w:date="2021-05-17T11:12:00Z">
        <w:r w:rsidR="00414C19">
          <w:rPr>
            <w:rStyle w:val="Kommentarsreferens"/>
            <w:rFonts w:asciiTheme="minorHAnsi" w:hAnsiTheme="minorHAnsi"/>
          </w:rPr>
          <w:commentReference w:id="171"/>
        </w:r>
      </w:ins>
      <w:r w:rsidRPr="00414C19">
        <w:rPr>
          <w:lang w:val="en-GB"/>
          <w:rPrChange w:id="176" w:author="Nils Hailer" w:date="2021-05-17T11:11:00Z">
            <w:rPr/>
          </w:rPrChange>
        </w:rPr>
        <w:t xml:space="preserve">, </w:t>
      </w:r>
      <w:ins w:id="177" w:author="Nils Hailer" w:date="2021-05-17T13:47:00Z">
        <w:r w:rsidR="00523C14">
          <w:rPr>
            <w:lang w:val="en-GB"/>
          </w:rPr>
          <w:t xml:space="preserve">or the </w:t>
        </w:r>
      </w:ins>
      <w:r w:rsidRPr="00414C19">
        <w:rPr>
          <w:lang w:val="en-GB"/>
          <w:rPrChange w:id="178" w:author="Nils Hailer" w:date="2021-05-17T11:11:00Z">
            <w:rPr/>
          </w:rPrChange>
        </w:rPr>
        <w:t xml:space="preserve">Charlson (AUC = 0.56, 95 % CI: 0.55 to 0.57), Elixhauser (AUC = 0.58, 95 % CI: 0.57 to 0.60), and </w:t>
      </w:r>
      <w:del w:id="179" w:author="Nils Hailer" w:date="2021-05-17T13:47:00Z">
        <w:r w:rsidRPr="00414C19" w:rsidDel="00523C14">
          <w:rPr>
            <w:lang w:val="en-GB"/>
            <w:rPrChange w:id="180" w:author="Nils Hailer" w:date="2021-05-17T11:11:00Z">
              <w:rPr/>
            </w:rPrChange>
          </w:rPr>
          <w:delText xml:space="preserve">the </w:delText>
        </w:r>
      </w:del>
      <w:r w:rsidRPr="00414C19">
        <w:rPr>
          <w:lang w:val="en-GB"/>
          <w:rPrChange w:id="181" w:author="Nils Hailer" w:date="2021-05-17T11:11:00Z">
            <w:rPr/>
          </w:rPrChange>
        </w:rPr>
        <w:t xml:space="preserve">Rx Risk V </w:t>
      </w:r>
      <w:commentRangeStart w:id="182"/>
      <w:commentRangeStart w:id="183"/>
      <w:ins w:id="184" w:author="Nils Hailer" w:date="2021-05-17T13:09:00Z">
        <w:r w:rsidR="000917EC">
          <w:rPr>
            <w:lang w:val="en-GB"/>
          </w:rPr>
          <w:t>(AU= CCI:)</w:t>
        </w:r>
        <w:commentRangeEnd w:id="182"/>
        <w:r w:rsidR="000917EC">
          <w:rPr>
            <w:rStyle w:val="Kommentarsreferens"/>
            <w:rFonts w:asciiTheme="minorHAnsi" w:hAnsiTheme="minorHAnsi"/>
          </w:rPr>
          <w:commentReference w:id="182"/>
        </w:r>
        <w:r w:rsidR="000917EC">
          <w:rPr>
            <w:lang w:val="en-GB"/>
          </w:rPr>
          <w:t xml:space="preserve"> </w:t>
        </w:r>
        <w:commentRangeEnd w:id="183"/>
        <w:r w:rsidR="000917EC">
          <w:rPr>
            <w:rStyle w:val="Kommentarsreferens"/>
            <w:rFonts w:asciiTheme="minorHAnsi" w:hAnsiTheme="minorHAnsi"/>
          </w:rPr>
          <w:commentReference w:id="183"/>
        </w:r>
      </w:ins>
      <w:r w:rsidRPr="00414C19">
        <w:rPr>
          <w:lang w:val="en-GB"/>
          <w:rPrChange w:id="185" w:author="Nils Hailer" w:date="2021-05-17T11:11:00Z">
            <w:rPr/>
          </w:rPrChange>
        </w:rPr>
        <w:t>comorbidity indices.</w:t>
      </w:r>
    </w:p>
    <w:p w14:paraId="3C6B500D" w14:textId="46A0D087" w:rsidR="00DE1FF7" w:rsidRPr="00414C19" w:rsidRDefault="00F5325D">
      <w:pPr>
        <w:pStyle w:val="Brdtext"/>
        <w:rPr>
          <w:lang w:val="en-GB"/>
          <w:rPrChange w:id="186" w:author="Nils Hailer" w:date="2021-05-17T11:11:00Z">
            <w:rPr/>
          </w:rPrChange>
        </w:rPr>
      </w:pPr>
      <w:r w:rsidRPr="00414C19">
        <w:rPr>
          <w:b/>
          <w:lang w:val="en-GB"/>
          <w:rPrChange w:id="187" w:author="Nils Hailer" w:date="2021-05-17T11:11:00Z">
            <w:rPr>
              <w:b/>
            </w:rPr>
          </w:rPrChange>
        </w:rPr>
        <w:t>CONCLUSION:</w:t>
      </w:r>
      <w:r w:rsidRPr="00414C19">
        <w:rPr>
          <w:lang w:val="en-GB"/>
          <w:rPrChange w:id="188" w:author="Nils Hailer" w:date="2021-05-17T11:11:00Z">
            <w:rPr/>
          </w:rPrChange>
        </w:rPr>
        <w:t xml:space="preserve"> </w:t>
      </w:r>
      <w:del w:id="189" w:author="Nils Hailer" w:date="2021-05-17T11:14:00Z">
        <w:r w:rsidRPr="00414C19" w:rsidDel="00416417">
          <w:rPr>
            <w:lang w:val="en-GB"/>
            <w:rPrChange w:id="190" w:author="Nils Hailer" w:date="2021-05-17T11:11:00Z">
              <w:rPr/>
            </w:rPrChange>
          </w:rPr>
          <w:delText xml:space="preserve">The </w:delText>
        </w:r>
      </w:del>
      <w:ins w:id="191" w:author="Nils Hailer" w:date="2021-05-17T11:14:00Z">
        <w:r w:rsidR="00416417">
          <w:rPr>
            <w:lang w:val="en-GB"/>
          </w:rPr>
          <w:t xml:space="preserve">Our </w:t>
        </w:r>
        <w:r w:rsidR="00416417" w:rsidRPr="009A24F3">
          <w:rPr>
            <w:lang w:val="en-GB"/>
          </w:rPr>
          <w:t xml:space="preserve">parsimonious </w:t>
        </w:r>
      </w:ins>
      <w:del w:id="192" w:author="Nils Hailer" w:date="2021-05-17T11:14:00Z">
        <w:r w:rsidRPr="00414C19" w:rsidDel="00416417">
          <w:rPr>
            <w:lang w:val="en-GB"/>
            <w:rPrChange w:id="193" w:author="Nils Hailer" w:date="2021-05-17T11:11:00Z">
              <w:rPr/>
            </w:rPrChange>
          </w:rPr>
          <w:delText xml:space="preserve">proposed </w:delText>
        </w:r>
      </w:del>
      <w:r w:rsidRPr="00414C19">
        <w:rPr>
          <w:lang w:val="en-GB"/>
          <w:rPrChange w:id="194" w:author="Nils Hailer" w:date="2021-05-17T11:11:00Z">
            <w:rPr/>
          </w:rPrChange>
        </w:rPr>
        <w:t>prediction model</w:t>
      </w:r>
      <w:del w:id="195" w:author="Nils Hailer" w:date="2021-05-17T11:14:00Z">
        <w:r w:rsidRPr="00414C19" w:rsidDel="00416417">
          <w:rPr>
            <w:lang w:val="en-GB"/>
            <w:rPrChange w:id="196" w:author="Nils Hailer" w:date="2021-05-17T11:11:00Z">
              <w:rPr/>
            </w:rPrChange>
          </w:rPr>
          <w:delText>s</w:delText>
        </w:r>
      </w:del>
      <w:r w:rsidRPr="00414C19">
        <w:rPr>
          <w:lang w:val="en-GB"/>
          <w:rPrChange w:id="197" w:author="Nils Hailer" w:date="2021-05-17T11:11:00Z">
            <w:rPr/>
          </w:rPrChange>
        </w:rPr>
        <w:t xml:space="preserve"> for PJI after THA </w:t>
      </w:r>
      <w:del w:id="198" w:author="Nils Hailer" w:date="2021-05-17T11:14:00Z">
        <w:r w:rsidRPr="00414C19" w:rsidDel="00416417">
          <w:rPr>
            <w:lang w:val="en-GB"/>
            <w:rPrChange w:id="199" w:author="Nils Hailer" w:date="2021-05-17T11:11:00Z">
              <w:rPr/>
            </w:rPrChange>
          </w:rPr>
          <w:delText xml:space="preserve">are </w:delText>
        </w:r>
      </w:del>
      <w:ins w:id="200" w:author="Nils Hailer" w:date="2021-05-17T11:14:00Z">
        <w:r w:rsidR="00416417">
          <w:rPr>
            <w:lang w:val="en-GB"/>
          </w:rPr>
          <w:t xml:space="preserve">is </w:t>
        </w:r>
      </w:ins>
      <w:del w:id="201" w:author="Nils Hailer" w:date="2021-05-17T11:14:00Z">
        <w:r w:rsidRPr="00414C19" w:rsidDel="00416417">
          <w:rPr>
            <w:lang w:val="en-GB"/>
            <w:rPrChange w:id="202" w:author="Nils Hailer" w:date="2021-05-17T11:11:00Z">
              <w:rPr/>
            </w:rPrChange>
          </w:rPr>
          <w:delText xml:space="preserve">relatively parsimonious since they are </w:delText>
        </w:r>
      </w:del>
      <w:r w:rsidRPr="00414C19">
        <w:rPr>
          <w:lang w:val="en-GB"/>
          <w:rPrChange w:id="203" w:author="Nils Hailer" w:date="2021-05-17T11:11:00Z">
            <w:rPr/>
          </w:rPrChange>
        </w:rPr>
        <w:t xml:space="preserve">based on easily accessible clinical data, and </w:t>
      </w:r>
      <w:del w:id="204" w:author="Nils Hailer" w:date="2021-05-17T11:14:00Z">
        <w:r w:rsidRPr="00414C19" w:rsidDel="00416417">
          <w:rPr>
            <w:lang w:val="en-GB"/>
            <w:rPrChange w:id="205" w:author="Nils Hailer" w:date="2021-05-17T11:11:00Z">
              <w:rPr/>
            </w:rPrChange>
          </w:rPr>
          <w:delText xml:space="preserve">they </w:delText>
        </w:r>
      </w:del>
      <w:ins w:id="206" w:author="Nils Hailer" w:date="2021-05-17T11:14:00Z">
        <w:r w:rsidR="00416417">
          <w:rPr>
            <w:lang w:val="en-GB"/>
          </w:rPr>
          <w:t xml:space="preserve">it is </w:t>
        </w:r>
      </w:ins>
      <w:del w:id="207" w:author="Nils Hailer" w:date="2021-05-17T11:14:00Z">
        <w:r w:rsidRPr="00414C19" w:rsidDel="00416417">
          <w:rPr>
            <w:lang w:val="en-GB"/>
            <w:rPrChange w:id="208" w:author="Nils Hailer" w:date="2021-05-17T11:11:00Z">
              <w:rPr/>
            </w:rPrChange>
          </w:rPr>
          <w:delText xml:space="preserve">are </w:delText>
        </w:r>
      </w:del>
      <w:r w:rsidRPr="00414C19">
        <w:rPr>
          <w:lang w:val="en-GB"/>
          <w:rPrChange w:id="209" w:author="Nils Hailer" w:date="2021-05-17T11:11:00Z">
            <w:rPr/>
          </w:rPrChange>
        </w:rPr>
        <w:t xml:space="preserve">superior to predictions based on ASA class </w:t>
      </w:r>
      <w:ins w:id="210" w:author="Nils Hailer" w:date="2021-05-17T13:48:00Z">
        <w:r w:rsidR="00523C14">
          <w:rPr>
            <w:lang w:val="en-GB"/>
          </w:rPr>
          <w:t xml:space="preserve">alone </w:t>
        </w:r>
      </w:ins>
      <w:r w:rsidRPr="00414C19">
        <w:rPr>
          <w:lang w:val="en-GB"/>
          <w:rPrChange w:id="211" w:author="Nils Hailer" w:date="2021-05-17T11:11:00Z">
            <w:rPr/>
          </w:rPrChange>
        </w:rPr>
        <w:t>or more complex comorbidity indices. Our web-based calculator could simplify the individualized assessment of the risk of developing PJI prior to THA surgery and enable risk-stratified patient management.</w:t>
      </w:r>
      <w:ins w:id="212" w:author="Nils Hailer" w:date="2021-05-17T11:15:00Z">
        <w:r w:rsidR="00416417">
          <w:rPr>
            <w:lang w:val="en-GB"/>
          </w:rPr>
          <w:t xml:space="preserve"> Nonetheless, the remaining unexplained variance indicates that unmeasured factors </w:t>
        </w:r>
      </w:ins>
      <w:ins w:id="213" w:author="Nils Hailer" w:date="2021-05-17T11:16:00Z">
        <w:r w:rsidR="00416417">
          <w:rPr>
            <w:lang w:val="en-GB"/>
          </w:rPr>
          <w:t>play an important role in the pathogenesis of PJI.</w:t>
        </w:r>
      </w:ins>
    </w:p>
    <w:p w14:paraId="7BEAD597" w14:textId="77777777" w:rsidR="00DE1FF7" w:rsidRPr="00414C19" w:rsidRDefault="00F5325D">
      <w:pPr>
        <w:pStyle w:val="Rubrik5"/>
        <w:rPr>
          <w:lang w:val="en-GB"/>
          <w:rPrChange w:id="214" w:author="Nils Hailer" w:date="2021-05-17T11:11:00Z">
            <w:rPr/>
          </w:rPrChange>
        </w:rPr>
      </w:pPr>
      <w:bookmarkStart w:id="215" w:name="page-break-1"/>
      <w:r w:rsidRPr="00414C19">
        <w:rPr>
          <w:lang w:val="en-GB"/>
          <w:rPrChange w:id="216" w:author="Nils Hailer" w:date="2021-05-17T11:11:00Z">
            <w:rPr/>
          </w:rPrChange>
        </w:rPr>
        <w:lastRenderedPageBreak/>
        <w:t>PAGE BREAK</w:t>
      </w:r>
    </w:p>
    <w:p w14:paraId="7B10FE02" w14:textId="77777777" w:rsidR="00DE1FF7" w:rsidRPr="00414C19" w:rsidRDefault="00F5325D">
      <w:pPr>
        <w:pStyle w:val="Rubrik1"/>
        <w:rPr>
          <w:lang w:val="en-GB"/>
          <w:rPrChange w:id="217" w:author="Nils Hailer" w:date="2021-05-17T11:11:00Z">
            <w:rPr/>
          </w:rPrChange>
        </w:rPr>
      </w:pPr>
      <w:bookmarkStart w:id="218" w:name="introduction"/>
      <w:bookmarkEnd w:id="68"/>
      <w:bookmarkEnd w:id="215"/>
      <w:r w:rsidRPr="00414C19">
        <w:rPr>
          <w:lang w:val="en-GB"/>
          <w:rPrChange w:id="219" w:author="Nils Hailer" w:date="2021-05-17T11:11:00Z">
            <w:rPr/>
          </w:rPrChange>
        </w:rPr>
        <w:t>Introduction</w:t>
      </w:r>
    </w:p>
    <w:p w14:paraId="7E5EFE96" w14:textId="77777777" w:rsidR="00FA7F21" w:rsidRDefault="00F5325D">
      <w:pPr>
        <w:pStyle w:val="FirstParagraph"/>
        <w:rPr>
          <w:ins w:id="220" w:author="Nils Hailer" w:date="2021-05-17T11:16:00Z"/>
          <w:lang w:val="en-GB"/>
        </w:rPr>
      </w:pPr>
      <w:r w:rsidRPr="00414C19">
        <w:rPr>
          <w:lang w:val="en-GB"/>
          <w:rPrChange w:id="221" w:author="Nils Hailer" w:date="2021-05-17T11:11:00Z">
            <w:rPr/>
          </w:rPrChange>
        </w:rPr>
        <w:t>Periprosthetic joint infection (PJI) is the most devastating of early complications after total hip arthroplasty (THA), mainly due to its severity in terms of increased mortality, the required number of re-operations, long-term antibiotic treatment, and often persistently impaired quality of life.</w:t>
      </w:r>
      <w:r w:rsidRPr="00414C19">
        <w:rPr>
          <w:vertAlign w:val="superscript"/>
          <w:lang w:val="en-GB"/>
          <w:rPrChange w:id="222" w:author="Nils Hailer" w:date="2021-05-17T11:11:00Z">
            <w:rPr>
              <w:vertAlign w:val="superscript"/>
            </w:rPr>
          </w:rPrChange>
        </w:rPr>
        <w:t>1–3</w:t>
      </w:r>
      <w:r w:rsidRPr="00414C19">
        <w:rPr>
          <w:lang w:val="en-GB"/>
          <w:rPrChange w:id="223" w:author="Nils Hailer" w:date="2021-05-17T11:11:00Z">
            <w:rPr/>
          </w:rPrChange>
        </w:rPr>
        <w:t xml:space="preserve"> Many risk factors for the development of PJI are identified, with </w:t>
      </w:r>
      <w:del w:id="224" w:author="Nils Hailer" w:date="2021-05-17T11:16:00Z">
        <w:r w:rsidRPr="00414C19" w:rsidDel="00FA7F21">
          <w:rPr>
            <w:lang w:val="en-GB"/>
            <w:rPrChange w:id="225" w:author="Nils Hailer" w:date="2021-05-17T11:11:00Z">
              <w:rPr/>
            </w:rPrChange>
          </w:rPr>
          <w:delText>anemia</w:delText>
        </w:r>
      </w:del>
      <w:ins w:id="226" w:author="Nils Hailer" w:date="2021-05-17T11:16:00Z">
        <w:r w:rsidR="00FA7F21" w:rsidRPr="00FA7F21">
          <w:rPr>
            <w:lang w:val="en-GB"/>
          </w:rPr>
          <w:t>a</w:t>
        </w:r>
        <w:r w:rsidR="00FA7F21" w:rsidRPr="000917EC">
          <w:rPr>
            <w:lang w:val="en-GB"/>
          </w:rPr>
          <w:t>naemia</w:t>
        </w:r>
      </w:ins>
      <w:r w:rsidRPr="00414C19">
        <w:rPr>
          <w:lang w:val="en-GB"/>
          <w:rPrChange w:id="227" w:author="Nils Hailer" w:date="2021-05-17T11:11:00Z">
            <w:rPr/>
          </w:rPrChange>
        </w:rPr>
        <w:t>, diabetes, and obesity being important, to some extent modifiable risk factors, whereas advanced age and male gender are examples of non-modifiable risk factors.</w:t>
      </w:r>
      <w:r w:rsidRPr="00414C19">
        <w:rPr>
          <w:vertAlign w:val="superscript"/>
          <w:lang w:val="en-GB"/>
          <w:rPrChange w:id="228" w:author="Nils Hailer" w:date="2021-05-17T11:11:00Z">
            <w:rPr>
              <w:vertAlign w:val="superscript"/>
            </w:rPr>
          </w:rPrChange>
        </w:rPr>
        <w:t>4–12</w:t>
      </w:r>
      <w:r w:rsidRPr="00414C19">
        <w:rPr>
          <w:lang w:val="en-GB"/>
          <w:rPrChange w:id="229" w:author="Nils Hailer" w:date="2021-05-17T11:11:00Z">
            <w:rPr/>
          </w:rPrChange>
        </w:rPr>
        <w:t xml:space="preserve"> </w:t>
      </w:r>
    </w:p>
    <w:p w14:paraId="13662489" w14:textId="77777777" w:rsidR="00FA7F21" w:rsidRDefault="00F5325D">
      <w:pPr>
        <w:pStyle w:val="FirstParagraph"/>
        <w:rPr>
          <w:ins w:id="230" w:author="Nils Hailer" w:date="2021-05-17T11:17:00Z"/>
          <w:lang w:val="en-GB"/>
        </w:rPr>
      </w:pPr>
      <w:r w:rsidRPr="00414C19">
        <w:rPr>
          <w:lang w:val="en-GB"/>
          <w:rPrChange w:id="231" w:author="Nils Hailer" w:date="2021-05-17T11:11:00Z">
            <w:rPr/>
          </w:rPrChange>
        </w:rPr>
        <w:t xml:space="preserve">Individualized PJI risk stratification would be a highly desirable tool in the pre-operative assessment of patients scheduled for THA, but established measures of comorbidity such as the American Society for </w:t>
      </w:r>
      <w:proofErr w:type="spellStart"/>
      <w:r w:rsidRPr="00414C19">
        <w:rPr>
          <w:lang w:val="en-GB"/>
          <w:rPrChange w:id="232" w:author="Nils Hailer" w:date="2021-05-17T11:11:00Z">
            <w:rPr/>
          </w:rPrChange>
        </w:rPr>
        <w:t>Anesthesiologists</w:t>
      </w:r>
      <w:ins w:id="233" w:author="Nils Hailer" w:date="2021-05-17T11:17:00Z">
        <w:r w:rsidR="00FA7F21">
          <w:rPr>
            <w:lang w:val="en-GB"/>
          </w:rPr>
          <w:t>’</w:t>
        </w:r>
      </w:ins>
      <w:proofErr w:type="spellEnd"/>
      <w:r w:rsidRPr="00414C19">
        <w:rPr>
          <w:lang w:val="en-GB"/>
          <w:rPrChange w:id="234" w:author="Nils Hailer" w:date="2021-05-17T11:11:00Z">
            <w:rPr/>
          </w:rPrChange>
        </w:rPr>
        <w:t xml:space="preserve"> (ASA) classification or considerably more complex comorbidity indices cannot be used in this context. Although high ASA class is a risk factor associated with development of PJI, this classification is imprecise, and it was never developed for the purpose of predicting this specific complication.</w:t>
      </w:r>
      <w:r w:rsidRPr="00414C19">
        <w:rPr>
          <w:vertAlign w:val="superscript"/>
          <w:lang w:val="en-GB"/>
          <w:rPrChange w:id="235" w:author="Nils Hailer" w:date="2021-05-17T11:11:00Z">
            <w:rPr>
              <w:vertAlign w:val="superscript"/>
            </w:rPr>
          </w:rPrChange>
        </w:rPr>
        <w:t>13,14</w:t>
      </w:r>
      <w:r w:rsidRPr="00414C19">
        <w:rPr>
          <w:lang w:val="en-GB"/>
          <w:rPrChange w:id="236" w:author="Nils Hailer" w:date="2021-05-17T11:11:00Z">
            <w:rPr/>
          </w:rPrChange>
        </w:rPr>
        <w:t xml:space="preserve"> The Charlson</w:t>
      </w:r>
      <w:r w:rsidRPr="00414C19">
        <w:rPr>
          <w:vertAlign w:val="superscript"/>
          <w:lang w:val="en-GB"/>
          <w:rPrChange w:id="237" w:author="Nils Hailer" w:date="2021-05-17T11:11:00Z">
            <w:rPr>
              <w:vertAlign w:val="superscript"/>
            </w:rPr>
          </w:rPrChange>
        </w:rPr>
        <w:t>15</w:t>
      </w:r>
      <w:r w:rsidRPr="00414C19">
        <w:rPr>
          <w:lang w:val="en-GB"/>
          <w:rPrChange w:id="238" w:author="Nils Hailer" w:date="2021-05-17T11:11:00Z">
            <w:rPr/>
          </w:rPrChange>
        </w:rPr>
        <w:t xml:space="preserve"> and Elixhauser</w:t>
      </w:r>
      <w:r w:rsidRPr="00414C19">
        <w:rPr>
          <w:vertAlign w:val="superscript"/>
          <w:lang w:val="en-GB"/>
          <w:rPrChange w:id="239" w:author="Nils Hailer" w:date="2021-05-17T11:11:00Z">
            <w:rPr>
              <w:vertAlign w:val="superscript"/>
            </w:rPr>
          </w:rPrChange>
        </w:rPr>
        <w:t>16</w:t>
      </w:r>
      <w:r w:rsidRPr="00414C19">
        <w:rPr>
          <w:lang w:val="en-GB"/>
          <w:rPrChange w:id="240" w:author="Nils Hailer" w:date="2021-05-17T11:11:00Z">
            <w:rPr/>
          </w:rPrChange>
        </w:rPr>
        <w:t xml:space="preserve"> comorbidity indices are based on 17 or 31 conditions according to the International Classification of Diseases (ICD), respectively, but they are cumbersome to use in a clinical setting, and they were also not designed for prediction of specific adverse events after THA. The same is true for the Rx Risk V-classification with 46 conditions codified along the Anatomical Therapeutic Chemical (ATC) Classification.</w:t>
      </w:r>
      <w:r w:rsidRPr="00414C19">
        <w:rPr>
          <w:vertAlign w:val="superscript"/>
          <w:lang w:val="en-GB"/>
          <w:rPrChange w:id="241" w:author="Nils Hailer" w:date="2021-05-17T11:11:00Z">
            <w:rPr>
              <w:vertAlign w:val="superscript"/>
            </w:rPr>
          </w:rPrChange>
        </w:rPr>
        <w:t>17,18</w:t>
      </w:r>
    </w:p>
    <w:p w14:paraId="55ED922E" w14:textId="07FC77B9" w:rsidR="00DE1FF7" w:rsidRPr="00414C19" w:rsidRDefault="00F5325D">
      <w:pPr>
        <w:pStyle w:val="FirstParagraph"/>
        <w:rPr>
          <w:lang w:val="en-GB"/>
          <w:rPrChange w:id="242" w:author="Nils Hailer" w:date="2021-05-17T11:11:00Z">
            <w:rPr/>
          </w:rPrChange>
        </w:rPr>
      </w:pPr>
      <w:del w:id="243" w:author="Nils Hailer" w:date="2021-05-17T11:17:00Z">
        <w:r w:rsidRPr="00414C19" w:rsidDel="00FA7F21">
          <w:rPr>
            <w:lang w:val="en-GB"/>
            <w:rPrChange w:id="244" w:author="Nils Hailer" w:date="2021-05-17T11:11:00Z">
              <w:rPr/>
            </w:rPrChange>
          </w:rPr>
          <w:delText xml:space="preserve"> </w:delText>
        </w:r>
      </w:del>
      <w:r w:rsidRPr="00414C19">
        <w:rPr>
          <w:lang w:val="en-GB"/>
          <w:rPrChange w:id="245" w:author="Nils Hailer" w:date="2021-05-17T11:11:00Z">
            <w:rPr/>
          </w:rPrChange>
        </w:rPr>
        <w:t>Several attempts have been made at developing individualized risk prediction models for clinical usage, with the Universal American College of Surgeons National Surgical Quality Improvement Program (ACS NSQIP) Surgical Risk Calculator being one of the first.</w:t>
      </w:r>
      <w:r w:rsidRPr="00414C19">
        <w:rPr>
          <w:vertAlign w:val="superscript"/>
          <w:lang w:val="en-GB"/>
          <w:rPrChange w:id="246" w:author="Nils Hailer" w:date="2021-05-17T11:11:00Z">
            <w:rPr>
              <w:vertAlign w:val="superscript"/>
            </w:rPr>
          </w:rPrChange>
        </w:rPr>
        <w:t>19,20</w:t>
      </w:r>
      <w:r w:rsidRPr="00414C19">
        <w:rPr>
          <w:lang w:val="en-GB"/>
          <w:rPrChange w:id="247" w:author="Nils Hailer" w:date="2021-05-17T11:11:00Z">
            <w:rPr/>
          </w:rPrChange>
        </w:rPr>
        <w:t xml:space="preserve"> Several other risk calculators for the risk of PJI after THA have since been derived on US or Australian cohorts, but </w:t>
      </w:r>
      <w:r w:rsidRPr="00414C19">
        <w:rPr>
          <w:lang w:val="en-GB"/>
          <w:rPrChange w:id="248" w:author="Nils Hailer" w:date="2021-05-17T11:11:00Z">
            <w:rPr/>
          </w:rPrChange>
        </w:rPr>
        <w:lastRenderedPageBreak/>
        <w:t>none has gained general acceptance.</w:t>
      </w:r>
      <w:r w:rsidRPr="00414C19">
        <w:rPr>
          <w:vertAlign w:val="superscript"/>
          <w:lang w:val="en-GB"/>
          <w:rPrChange w:id="249" w:author="Nils Hailer" w:date="2021-05-17T11:11:00Z">
            <w:rPr>
              <w:vertAlign w:val="superscript"/>
            </w:rPr>
          </w:rPrChange>
        </w:rPr>
        <w:t>20–22</w:t>
      </w:r>
      <w:r w:rsidRPr="00414C19">
        <w:rPr>
          <w:lang w:val="en-GB"/>
          <w:rPrChange w:id="250" w:author="Nils Hailer" w:date="2021-05-17T11:11:00Z">
            <w:rPr/>
          </w:rPrChange>
        </w:rPr>
        <w:t xml:space="preserve"> This is mainly due to often limited, sometimes single-</w:t>
      </w:r>
      <w:proofErr w:type="spellStart"/>
      <w:r w:rsidRPr="00414C19">
        <w:rPr>
          <w:lang w:val="en-GB"/>
          <w:rPrChange w:id="251" w:author="Nils Hailer" w:date="2021-05-17T11:11:00Z">
            <w:rPr/>
          </w:rPrChange>
        </w:rPr>
        <w:t>center</w:t>
      </w:r>
      <w:proofErr w:type="spellEnd"/>
      <w:r w:rsidRPr="00414C19">
        <w:rPr>
          <w:lang w:val="en-GB"/>
          <w:rPrChange w:id="252" w:author="Nils Hailer" w:date="2021-05-17T11:11:00Z">
            <w:rPr/>
          </w:rPrChange>
        </w:rPr>
        <w:t xml:space="preserve"> based samples, low discriminative ability</w:t>
      </w:r>
      <w:ins w:id="253" w:author="Nils Hailer" w:date="2021-05-17T11:18:00Z">
        <w:r w:rsidR="00FA7F21">
          <w:rPr>
            <w:lang w:val="en-GB"/>
          </w:rPr>
          <w:t>,</w:t>
        </w:r>
      </w:ins>
      <w:r w:rsidRPr="00414C19">
        <w:rPr>
          <w:lang w:val="en-GB"/>
          <w:rPrChange w:id="254" w:author="Nils Hailer" w:date="2021-05-17T11:11:00Z">
            <w:rPr/>
          </w:rPrChange>
        </w:rPr>
        <w:t xml:space="preserve"> or low accuracy of the prediction models, or the absence of external model validation. Thus, there is an urgent need for improved prediction models of PJI. We therefore developed a prediction model of PJI within 90 days </w:t>
      </w:r>
      <w:del w:id="255" w:author="Nils Hailer" w:date="2021-05-17T11:18:00Z">
        <w:r w:rsidRPr="00414C19" w:rsidDel="00FA7F21">
          <w:rPr>
            <w:lang w:val="en-GB"/>
            <w:rPrChange w:id="256" w:author="Nils Hailer" w:date="2021-05-17T11:11:00Z">
              <w:rPr/>
            </w:rPrChange>
          </w:rPr>
          <w:delText xml:space="preserve">or two years </w:delText>
        </w:r>
      </w:del>
      <w:r w:rsidRPr="00414C19">
        <w:rPr>
          <w:lang w:val="en-GB"/>
          <w:rPrChange w:id="257" w:author="Nils Hailer" w:date="2021-05-17T11:11:00Z">
            <w:rPr/>
          </w:rPrChange>
        </w:rPr>
        <w:t>after THA that is based upon easily accessible data that are available in the setting of clinical decision-making.</w:t>
      </w:r>
    </w:p>
    <w:p w14:paraId="160DC781" w14:textId="77777777" w:rsidR="00DE1FF7" w:rsidRPr="00414C19" w:rsidRDefault="00F5325D">
      <w:pPr>
        <w:pStyle w:val="Rubrik1"/>
        <w:rPr>
          <w:lang w:val="en-GB"/>
          <w:rPrChange w:id="258" w:author="Nils Hailer" w:date="2021-05-17T11:11:00Z">
            <w:rPr/>
          </w:rPrChange>
        </w:rPr>
      </w:pPr>
      <w:bookmarkStart w:id="259" w:name="patients-and-methods"/>
      <w:bookmarkEnd w:id="218"/>
      <w:r w:rsidRPr="00414C19">
        <w:rPr>
          <w:lang w:val="en-GB"/>
          <w:rPrChange w:id="260" w:author="Nils Hailer" w:date="2021-05-17T11:11:00Z">
            <w:rPr/>
          </w:rPrChange>
        </w:rPr>
        <w:t>Patients and Methods</w:t>
      </w:r>
    </w:p>
    <w:p w14:paraId="29AB5CB5" w14:textId="77777777" w:rsidR="00DE1FF7" w:rsidRPr="00414C19" w:rsidRDefault="00F5325D">
      <w:pPr>
        <w:pStyle w:val="FirstParagraph"/>
        <w:rPr>
          <w:lang w:val="en-GB"/>
          <w:rPrChange w:id="261" w:author="Nils Hailer" w:date="2021-05-17T11:11:00Z">
            <w:rPr/>
          </w:rPrChange>
        </w:rPr>
      </w:pPr>
      <w:r w:rsidRPr="00414C19">
        <w:rPr>
          <w:lang w:val="en-GB"/>
          <w:rPrChange w:id="262" w:author="Nils Hailer" w:date="2021-05-17T11:11:00Z">
            <w:rPr/>
          </w:rPrChange>
        </w:rPr>
        <w:t>We used data from the Swedish Hip Arthroplasty Register (SHAR) for model derivation and internal validation of discrimination and calibration. The best models were then validated externally on a cohort from the Danish Hip Arthroplasty Register (DHR).</w:t>
      </w:r>
    </w:p>
    <w:p w14:paraId="2E10521D" w14:textId="77777777" w:rsidR="00DE1FF7" w:rsidRPr="00414C19" w:rsidRDefault="00F5325D">
      <w:pPr>
        <w:pStyle w:val="Rubrik2"/>
        <w:rPr>
          <w:lang w:val="en-GB"/>
          <w:rPrChange w:id="263" w:author="Nils Hailer" w:date="2021-05-17T11:11:00Z">
            <w:rPr/>
          </w:rPrChange>
        </w:rPr>
      </w:pPr>
      <w:bookmarkStart w:id="264" w:name="derivation-cohort-sweden"/>
      <w:r w:rsidRPr="00414C19">
        <w:rPr>
          <w:lang w:val="en-GB"/>
          <w:rPrChange w:id="265" w:author="Nils Hailer" w:date="2021-05-17T11:11:00Z">
            <w:rPr/>
          </w:rPrChange>
        </w:rPr>
        <w:t>Derivation cohort (Sweden)</w:t>
      </w:r>
    </w:p>
    <w:p w14:paraId="432AEB84" w14:textId="4B239379" w:rsidR="00DE1FF7" w:rsidRPr="00414C19" w:rsidRDefault="00F5325D">
      <w:pPr>
        <w:pStyle w:val="FirstParagraph"/>
        <w:rPr>
          <w:lang w:val="en-GB"/>
          <w:rPrChange w:id="266" w:author="Nils Hailer" w:date="2021-05-17T11:11:00Z">
            <w:rPr/>
          </w:rPrChange>
        </w:rPr>
      </w:pPr>
      <w:r w:rsidRPr="00414C19">
        <w:rPr>
          <w:lang w:val="en-GB"/>
          <w:rPrChange w:id="267" w:author="Nils Hailer" w:date="2021-05-17T11:11:00Z">
            <w:rPr/>
          </w:rPrChange>
        </w:rPr>
        <w:t>The derivation cohort was obtained from patients recorded in the SHAR 2008-2015</w:t>
      </w:r>
      <w:del w:id="268" w:author="Nils Hailer" w:date="2021-05-17T11:40:00Z">
        <w:r w:rsidRPr="00414C19" w:rsidDel="00827594">
          <w:rPr>
            <w:lang w:val="en-GB"/>
            <w:rPrChange w:id="269" w:author="Nils Hailer" w:date="2021-05-17T11:11:00Z">
              <w:rPr/>
            </w:rPrChange>
          </w:rPr>
          <w:delText>.</w:delText>
        </w:r>
      </w:del>
      <w:ins w:id="270" w:author="Nils Hailer" w:date="2021-05-17T11:40:00Z">
        <w:r w:rsidR="00827594">
          <w:rPr>
            <w:lang w:val="en-GB"/>
          </w:rPr>
          <w:t>,</w:t>
        </w:r>
      </w:ins>
      <w:r w:rsidRPr="00414C19">
        <w:rPr>
          <w:lang w:val="en-GB"/>
          <w:rPrChange w:id="271" w:author="Nils Hailer" w:date="2021-05-17T11:11:00Z">
            <w:rPr/>
          </w:rPrChange>
        </w:rPr>
        <w:t xml:space="preserve"> </w:t>
      </w:r>
      <w:ins w:id="272" w:author="Nils Hailer" w:date="2021-05-17T11:41:00Z">
        <w:r w:rsidR="00827594">
          <w:rPr>
            <w:lang w:val="en-GB"/>
          </w:rPr>
          <w:t xml:space="preserve">with the choice of 2008 as the </w:t>
        </w:r>
      </w:ins>
      <w:del w:id="273" w:author="Nils Hailer" w:date="2021-05-17T11:41:00Z">
        <w:r w:rsidRPr="00414C19" w:rsidDel="00827594">
          <w:rPr>
            <w:lang w:val="en-GB"/>
            <w:rPrChange w:id="274" w:author="Nils Hailer" w:date="2021-05-17T11:11:00Z">
              <w:rPr/>
            </w:rPrChange>
          </w:rPr>
          <w:delText xml:space="preserve">The </w:delText>
        </w:r>
      </w:del>
      <w:r w:rsidRPr="00414C19">
        <w:rPr>
          <w:lang w:val="en-GB"/>
          <w:rPrChange w:id="275" w:author="Nils Hailer" w:date="2021-05-17T11:11:00Z">
            <w:rPr/>
          </w:rPrChange>
        </w:rPr>
        <w:t xml:space="preserve">starting </w:t>
      </w:r>
      <w:del w:id="276" w:author="Nils Hailer" w:date="2021-05-17T11:41:00Z">
        <w:r w:rsidRPr="00414C19" w:rsidDel="00827594">
          <w:rPr>
            <w:lang w:val="en-GB"/>
            <w:rPrChange w:id="277" w:author="Nils Hailer" w:date="2021-05-17T11:11:00Z">
              <w:rPr/>
            </w:rPrChange>
          </w:rPr>
          <w:delText xml:space="preserve">point </w:delText>
        </w:r>
      </w:del>
      <w:ins w:id="278" w:author="Nils Hailer" w:date="2021-05-17T11:41:00Z">
        <w:r w:rsidR="00827594">
          <w:rPr>
            <w:lang w:val="en-GB"/>
          </w:rPr>
          <w:t xml:space="preserve">year </w:t>
        </w:r>
      </w:ins>
      <w:del w:id="279" w:author="Nils Hailer" w:date="2021-05-17T11:41:00Z">
        <w:r w:rsidRPr="00414C19" w:rsidDel="00827594">
          <w:rPr>
            <w:lang w:val="en-GB"/>
            <w:rPrChange w:id="280" w:author="Nils Hailer" w:date="2021-05-17T11:11:00Z">
              <w:rPr/>
            </w:rPrChange>
          </w:rPr>
          <w:delText xml:space="preserve">was chosen </w:delText>
        </w:r>
      </w:del>
      <w:r w:rsidRPr="00414C19">
        <w:rPr>
          <w:lang w:val="en-GB"/>
          <w:rPrChange w:id="281" w:author="Nils Hailer" w:date="2021-05-17T11:11:00Z">
            <w:rPr/>
          </w:rPrChange>
        </w:rPr>
        <w:t xml:space="preserve">because registration of ASA class and body mass index (BMI) in the SHAR was initiated </w:t>
      </w:r>
      <w:del w:id="282" w:author="Nils Hailer" w:date="2021-05-17T11:41:00Z">
        <w:r w:rsidRPr="00414C19" w:rsidDel="00827594">
          <w:rPr>
            <w:lang w:val="en-GB"/>
            <w:rPrChange w:id="283" w:author="Nils Hailer" w:date="2021-05-17T11:11:00Z">
              <w:rPr/>
            </w:rPrChange>
          </w:rPr>
          <w:delText>in 2008</w:delText>
        </w:r>
      </w:del>
      <w:ins w:id="284" w:author="Nils Hailer" w:date="2021-05-17T11:41:00Z">
        <w:r w:rsidR="00827594">
          <w:rPr>
            <w:lang w:val="en-GB"/>
          </w:rPr>
          <w:t>then</w:t>
        </w:r>
      </w:ins>
      <w:del w:id="285" w:author="Nils Hailer" w:date="2021-05-17T11:41:00Z">
        <w:r w:rsidRPr="00414C19" w:rsidDel="00827594">
          <w:rPr>
            <w:lang w:val="en-GB"/>
            <w:rPrChange w:id="286" w:author="Nils Hailer" w:date="2021-05-17T11:11:00Z">
              <w:rPr/>
            </w:rPrChange>
          </w:rPr>
          <w:delText xml:space="preserve">, and we had no access to data from the </w:delText>
        </w:r>
      </w:del>
      <w:ins w:id="287" w:author="Nils Hailer" w:date="2021-05-17T11:41:00Z">
        <w:r w:rsidR="00827594">
          <w:rPr>
            <w:lang w:val="en-GB"/>
          </w:rPr>
          <w:t>.</w:t>
        </w:r>
      </w:ins>
      <w:del w:id="288" w:author="Nils Hailer" w:date="2021-05-17T11:41:00Z">
        <w:r w:rsidRPr="00414C19" w:rsidDel="00827594">
          <w:rPr>
            <w:lang w:val="en-GB"/>
            <w:rPrChange w:id="289" w:author="Nils Hailer" w:date="2021-05-17T11:11:00Z">
              <w:rPr/>
            </w:rPrChange>
          </w:rPr>
          <w:delText>national patient register (NPR)</w:delText>
        </w:r>
      </w:del>
      <w:r w:rsidRPr="00414C19">
        <w:rPr>
          <w:lang w:val="en-GB"/>
          <w:rPrChange w:id="290" w:author="Nils Hailer" w:date="2021-05-17T11:11:00Z">
            <w:rPr/>
          </w:rPrChange>
        </w:rPr>
        <w:t xml:space="preserve"> </w:t>
      </w:r>
      <w:ins w:id="291" w:author="Nils Hailer" w:date="2021-05-17T11:41:00Z">
        <w:r w:rsidR="00827594">
          <w:rPr>
            <w:lang w:val="en-GB"/>
          </w:rPr>
          <w:t>D</w:t>
        </w:r>
      </w:ins>
      <w:ins w:id="292" w:author="Nils Hailer" w:date="2021-05-17T11:42:00Z">
        <w:r w:rsidR="00827594">
          <w:rPr>
            <w:lang w:val="en-GB"/>
          </w:rPr>
          <w:t xml:space="preserve">eterministic </w:t>
        </w:r>
      </w:ins>
      <w:del w:id="293" w:author="Nils Hailer" w:date="2021-05-17T11:41:00Z">
        <w:r w:rsidRPr="00414C19" w:rsidDel="00827594">
          <w:rPr>
            <w:lang w:val="en-GB"/>
            <w:rPrChange w:id="294" w:author="Nils Hailer" w:date="2021-05-17T11:11:00Z">
              <w:rPr/>
            </w:rPrChange>
          </w:rPr>
          <w:delText xml:space="preserve">after 2015. </w:delText>
        </w:r>
      </w:del>
      <w:del w:id="295" w:author="Nils Hailer" w:date="2021-05-17T11:42:00Z">
        <w:r w:rsidRPr="00414C19" w:rsidDel="00827594">
          <w:rPr>
            <w:lang w:val="en-GB"/>
            <w:rPrChange w:id="296" w:author="Nils Hailer" w:date="2021-05-17T11:11:00Z">
              <w:rPr/>
            </w:rPrChange>
          </w:rPr>
          <w:delText>D</w:delText>
        </w:r>
      </w:del>
      <w:ins w:id="297" w:author="Nils Hailer" w:date="2021-05-17T11:42:00Z">
        <w:r w:rsidR="00827594">
          <w:rPr>
            <w:lang w:val="en-GB"/>
          </w:rPr>
          <w:t>d</w:t>
        </w:r>
      </w:ins>
      <w:r w:rsidRPr="00414C19">
        <w:rPr>
          <w:lang w:val="en-GB"/>
          <w:rPrChange w:id="298" w:author="Nils Hailer" w:date="2021-05-17T11:11:00Z">
            <w:rPr/>
          </w:rPrChange>
        </w:rPr>
        <w:t>ata linkage was achieved by using personal identity numbers that are assigned to all Swedish residents at birth or immigration.</w:t>
      </w:r>
      <w:r w:rsidRPr="00414C19">
        <w:rPr>
          <w:vertAlign w:val="superscript"/>
          <w:lang w:val="en-GB"/>
          <w:rPrChange w:id="299" w:author="Nils Hailer" w:date="2021-05-17T11:11:00Z">
            <w:rPr>
              <w:vertAlign w:val="superscript"/>
            </w:rPr>
          </w:rPrChange>
        </w:rPr>
        <w:t>23,24</w:t>
      </w:r>
      <w:r w:rsidRPr="00414C19">
        <w:rPr>
          <w:lang w:val="en-GB"/>
          <w:rPrChange w:id="300" w:author="Nils Hailer" w:date="2021-05-17T11:11:00Z">
            <w:rPr/>
          </w:rPrChange>
        </w:rPr>
        <w:t xml:space="preserve"> The diagnosis underlying the index THA procedure (categorized into primary osteoarthritis, secondary osteoarthritis, sequelae after childhood hip disease, avascular necrosis of the femoral head [AVN] and inflammatory joint disease), type of </w:t>
      </w:r>
      <w:ins w:id="301" w:author="Nils Hailer" w:date="2021-05-17T11:42:00Z">
        <w:r w:rsidR="00827594">
          <w:rPr>
            <w:lang w:val="en-GB"/>
          </w:rPr>
          <w:t xml:space="preserve">THA </w:t>
        </w:r>
      </w:ins>
      <w:r w:rsidRPr="00414C19">
        <w:rPr>
          <w:lang w:val="en-GB"/>
          <w:rPrChange w:id="302" w:author="Nils Hailer" w:date="2021-05-17T11:11:00Z">
            <w:rPr/>
          </w:rPrChange>
        </w:rPr>
        <w:t>fixation (cemented or uncemented stem and cup</w:t>
      </w:r>
      <w:ins w:id="303" w:author="Nils Hailer" w:date="2021-05-17T11:42:00Z">
        <w:r w:rsidR="00827594">
          <w:rPr>
            <w:lang w:val="en-GB"/>
          </w:rPr>
          <w:t>,</w:t>
        </w:r>
      </w:ins>
      <w:r w:rsidRPr="00414C19">
        <w:rPr>
          <w:lang w:val="en-GB"/>
          <w:rPrChange w:id="304" w:author="Nils Hailer" w:date="2021-05-17T11:11:00Z">
            <w:rPr/>
          </w:rPrChange>
        </w:rPr>
        <w:t xml:space="preserve"> respectively), age at index surgery, sex, BMI, ASA class, type of hospital, and year of surgery, were obtained from the SHAR. Data on comorbidities for one year prior to index surgery were obtained from the </w:t>
      </w:r>
      <w:ins w:id="305" w:author="Nils Hailer" w:date="2021-05-17T11:42:00Z">
        <w:r w:rsidR="00827594" w:rsidRPr="009A24F3">
          <w:rPr>
            <w:lang w:val="en-GB"/>
          </w:rPr>
          <w:t>national patient register (NPR)</w:t>
        </w:r>
      </w:ins>
      <w:del w:id="306" w:author="Nils Hailer" w:date="2021-05-17T11:42:00Z">
        <w:r w:rsidRPr="00414C19" w:rsidDel="00827594">
          <w:rPr>
            <w:lang w:val="en-GB"/>
            <w:rPrChange w:id="307" w:author="Nils Hailer" w:date="2021-05-17T11:11:00Z">
              <w:rPr/>
            </w:rPrChange>
          </w:rPr>
          <w:delText xml:space="preserve">NPR </w:delText>
        </w:r>
      </w:del>
      <w:ins w:id="308" w:author="Nils Hailer" w:date="2021-05-17T11:42:00Z">
        <w:r w:rsidR="00827594">
          <w:rPr>
            <w:lang w:val="en-GB"/>
          </w:rPr>
          <w:t xml:space="preserve"> </w:t>
        </w:r>
      </w:ins>
      <w:r w:rsidRPr="00414C19">
        <w:rPr>
          <w:lang w:val="en-GB"/>
          <w:rPrChange w:id="309" w:author="Nils Hailer" w:date="2021-05-17T11:11:00Z">
            <w:rPr/>
          </w:rPrChange>
        </w:rPr>
        <w:t xml:space="preserve">where </w:t>
      </w:r>
      <w:r w:rsidRPr="00414C19">
        <w:rPr>
          <w:lang w:val="en-GB"/>
          <w:rPrChange w:id="310" w:author="Nils Hailer" w:date="2021-05-17T11:11:00Z">
            <w:rPr/>
          </w:rPrChange>
        </w:rPr>
        <w:lastRenderedPageBreak/>
        <w:t xml:space="preserve">diagnoses based on in- and outpatient episodes in all private and public hospitals are coded according to the ICD-10 together with admission and discharge dates. Data on marital status and the educational level of patients was obtained from the longitudinal integration database for health insurance and </w:t>
      </w:r>
      <w:del w:id="311" w:author="Nils Hailer" w:date="2021-05-17T11:43:00Z">
        <w:r w:rsidRPr="00414C19" w:rsidDel="00827594">
          <w:rPr>
            <w:lang w:val="en-GB"/>
            <w:rPrChange w:id="312" w:author="Nils Hailer" w:date="2021-05-17T11:11:00Z">
              <w:rPr/>
            </w:rPrChange>
          </w:rPr>
          <w:delText>labor</w:delText>
        </w:r>
      </w:del>
      <w:ins w:id="313" w:author="Nils Hailer" w:date="2021-05-17T11:43:00Z">
        <w:r w:rsidR="00827594" w:rsidRPr="00827594">
          <w:rPr>
            <w:lang w:val="en-GB"/>
          </w:rPr>
          <w:t>labour</w:t>
        </w:r>
      </w:ins>
      <w:r w:rsidRPr="00414C19">
        <w:rPr>
          <w:lang w:val="en-GB"/>
          <w:rPrChange w:id="314" w:author="Nils Hailer" w:date="2021-05-17T11:11:00Z">
            <w:rPr/>
          </w:rPrChange>
        </w:rPr>
        <w:t xml:space="preserve"> market studies (LISA) from Statistics Sweden. The SHAR has completeness of 96-98 % and 100 % coverage,</w:t>
      </w:r>
      <w:r w:rsidRPr="00414C19">
        <w:rPr>
          <w:vertAlign w:val="superscript"/>
          <w:lang w:val="en-GB"/>
          <w:rPrChange w:id="315" w:author="Nils Hailer" w:date="2021-05-17T11:11:00Z">
            <w:rPr>
              <w:vertAlign w:val="superscript"/>
            </w:rPr>
          </w:rPrChange>
        </w:rPr>
        <w:t>25</w:t>
      </w:r>
      <w:r w:rsidRPr="00414C19">
        <w:rPr>
          <w:lang w:val="en-GB"/>
          <w:rPrChange w:id="316" w:author="Nils Hailer" w:date="2021-05-17T11:11:00Z">
            <w:rPr/>
          </w:rPrChange>
        </w:rPr>
        <w:t xml:space="preserve"> the LISA has coverage of 98 % with 85 % accuracy, and completeness for the NPR is above 99 % and the positive predictive value is 85-95 %.</w:t>
      </w:r>
      <w:r w:rsidRPr="00414C19">
        <w:rPr>
          <w:vertAlign w:val="superscript"/>
          <w:lang w:val="en-GB"/>
          <w:rPrChange w:id="317" w:author="Nils Hailer" w:date="2021-05-17T11:11:00Z">
            <w:rPr>
              <w:vertAlign w:val="superscript"/>
            </w:rPr>
          </w:rPrChange>
        </w:rPr>
        <w:t>26</w:t>
      </w:r>
      <w:r w:rsidRPr="00414C19">
        <w:rPr>
          <w:lang w:val="en-GB"/>
          <w:rPrChange w:id="318" w:author="Nils Hailer" w:date="2021-05-17T11:11:00Z">
            <w:rPr/>
          </w:rPrChange>
        </w:rPr>
        <w:t xml:space="preserve"> Death dates were linked from the national population register. Only the last operated hip was considered for patients with bilateral THA.</w:t>
      </w:r>
      <w:r w:rsidRPr="00414C19">
        <w:rPr>
          <w:vertAlign w:val="superscript"/>
          <w:lang w:val="en-GB"/>
          <w:rPrChange w:id="319" w:author="Nils Hailer" w:date="2021-05-17T11:11:00Z">
            <w:rPr>
              <w:vertAlign w:val="superscript"/>
            </w:rPr>
          </w:rPrChange>
        </w:rPr>
        <w:t>27</w:t>
      </w:r>
      <w:r w:rsidRPr="00414C19">
        <w:rPr>
          <w:lang w:val="en-GB"/>
          <w:rPrChange w:id="320" w:author="Nils Hailer" w:date="2021-05-17T11:11:00Z">
            <w:rPr/>
          </w:rPrChange>
        </w:rPr>
        <w:t xml:space="preserve"> Patients with missing information on, or an ASA class of IV and above, were excluded, as were patients with missing information on BMI or a measurement above 50. Patients with missing information on educational levels or the type of hospital performing index surgery were also excluded.</w:t>
      </w:r>
    </w:p>
    <w:p w14:paraId="6099FDA5" w14:textId="77777777" w:rsidR="00DE1FF7" w:rsidRPr="00414C19" w:rsidRDefault="00F5325D">
      <w:pPr>
        <w:pStyle w:val="Rubrik2"/>
        <w:rPr>
          <w:lang w:val="en-GB"/>
          <w:rPrChange w:id="321" w:author="Nils Hailer" w:date="2021-05-17T11:11:00Z">
            <w:rPr/>
          </w:rPrChange>
        </w:rPr>
      </w:pPr>
      <w:bookmarkStart w:id="322" w:name="external-validation-cohort-denmark"/>
      <w:bookmarkEnd w:id="264"/>
      <w:r w:rsidRPr="00414C19">
        <w:rPr>
          <w:lang w:val="en-GB"/>
          <w:rPrChange w:id="323" w:author="Nils Hailer" w:date="2021-05-17T11:11:00Z">
            <w:rPr/>
          </w:rPrChange>
        </w:rPr>
        <w:t>External validation cohort (Denmark)</w:t>
      </w:r>
    </w:p>
    <w:p w14:paraId="23571E63" w14:textId="77777777" w:rsidR="004B77C6" w:rsidRDefault="004B77C6">
      <w:pPr>
        <w:pStyle w:val="FirstParagraph"/>
        <w:rPr>
          <w:ins w:id="324" w:author="Nils Hailer" w:date="2021-05-17T11:56:00Z"/>
          <w:lang w:val="en-GB"/>
        </w:rPr>
      </w:pPr>
      <w:moveToRangeStart w:id="325" w:author="Nils Hailer" w:date="2021-05-17T11:55:00Z" w:name="move72144961"/>
      <w:moveTo w:id="326" w:author="Nils Hailer" w:date="2021-05-17T11:55:00Z">
        <w:del w:id="327" w:author="Nils Hailer" w:date="2021-05-17T11:55:00Z">
          <w:r w:rsidRPr="009A24F3" w:rsidDel="004B77C6">
            <w:rPr>
              <w:lang w:val="en-GB"/>
            </w:rPr>
            <w:delText>Those</w:delText>
          </w:r>
        </w:del>
      </w:moveTo>
      <w:ins w:id="328" w:author="Nils Hailer" w:date="2021-05-17T11:55:00Z">
        <w:r>
          <w:rPr>
            <w:lang w:val="en-GB"/>
          </w:rPr>
          <w:t xml:space="preserve">Danish </w:t>
        </w:r>
      </w:ins>
      <w:moveTo w:id="329" w:author="Nils Hailer" w:date="2021-05-17T11:55:00Z">
        <w:del w:id="330" w:author="Nils Hailer" w:date="2021-05-17T11:55:00Z">
          <w:r w:rsidRPr="009A24F3" w:rsidDel="004B77C6">
            <w:rPr>
              <w:lang w:val="en-GB"/>
            </w:rPr>
            <w:delText xml:space="preserve"> </w:delText>
          </w:r>
        </w:del>
      </w:moveTo>
      <w:ins w:id="331" w:author="Nils Hailer" w:date="2021-05-17T11:55:00Z">
        <w:r>
          <w:rPr>
            <w:lang w:val="en-GB"/>
          </w:rPr>
          <w:t xml:space="preserve">THA </w:t>
        </w:r>
      </w:ins>
      <w:moveTo w:id="332" w:author="Nils Hailer" w:date="2021-05-17T11:55:00Z">
        <w:r w:rsidRPr="009A24F3">
          <w:rPr>
            <w:lang w:val="en-GB"/>
          </w:rPr>
          <w:t>patients were operated from 2016 until the last of September 2018</w:t>
        </w:r>
      </w:moveTo>
      <w:ins w:id="333" w:author="Nils Hailer" w:date="2021-05-17T11:55:00Z">
        <w:r>
          <w:rPr>
            <w:lang w:val="en-GB"/>
          </w:rPr>
          <w:t>, and</w:t>
        </w:r>
      </w:ins>
      <w:moveTo w:id="334" w:author="Nils Hailer" w:date="2021-05-17T11:55:00Z">
        <w:del w:id="335" w:author="Nils Hailer" w:date="2021-05-17T11:55:00Z">
          <w:r w:rsidRPr="009A24F3" w:rsidDel="004B77C6">
            <w:rPr>
              <w:lang w:val="en-GB"/>
            </w:rPr>
            <w:delText>.</w:delText>
          </w:r>
        </w:del>
        <w:r w:rsidRPr="009A24F3">
          <w:rPr>
            <w:lang w:val="en-GB"/>
          </w:rPr>
          <w:t xml:space="preserve"> </w:t>
        </w:r>
        <w:del w:id="336" w:author="Nils Hailer" w:date="2021-05-17T11:55:00Z">
          <w:r w:rsidRPr="009A24F3" w:rsidDel="004B77C6">
            <w:rPr>
              <w:lang w:val="en-GB"/>
            </w:rPr>
            <w:delText>T</w:delText>
          </w:r>
        </w:del>
      </w:moveTo>
      <w:ins w:id="337" w:author="Nils Hailer" w:date="2021-05-17T11:55:00Z">
        <w:r>
          <w:rPr>
            <w:lang w:val="en-GB"/>
          </w:rPr>
          <w:t>t</w:t>
        </w:r>
      </w:ins>
      <w:moveTo w:id="338" w:author="Nils Hailer" w:date="2021-05-17T11:55:00Z">
        <w:r w:rsidRPr="009A24F3">
          <w:rPr>
            <w:lang w:val="en-GB"/>
          </w:rPr>
          <w:t>his period was chosen due to availability of data and thus follows after the period used for model derivation in Sweden.</w:t>
        </w:r>
      </w:moveTo>
      <w:moveToRangeEnd w:id="325"/>
    </w:p>
    <w:p w14:paraId="0EA482DA" w14:textId="54001CA1" w:rsidR="00DE1FF7" w:rsidRPr="00414C19" w:rsidRDefault="00F5325D">
      <w:pPr>
        <w:pStyle w:val="FirstParagraph"/>
        <w:rPr>
          <w:lang w:val="en-GB"/>
          <w:rPrChange w:id="339" w:author="Nils Hailer" w:date="2021-05-17T11:11:00Z">
            <w:rPr/>
          </w:rPrChange>
        </w:rPr>
      </w:pPr>
      <w:commentRangeStart w:id="340"/>
      <w:r w:rsidRPr="00414C19">
        <w:rPr>
          <w:b/>
          <w:lang w:val="en-GB"/>
          <w:rPrChange w:id="341" w:author="Nils Hailer" w:date="2021-05-17T11:11:00Z">
            <w:rPr>
              <w:b/>
            </w:rPr>
          </w:rPrChange>
        </w:rPr>
        <w:t>TODO: ADD INFO!</w:t>
      </w:r>
      <w:commentRangeEnd w:id="340"/>
      <w:r w:rsidR="000917EC">
        <w:rPr>
          <w:rStyle w:val="Kommentarsreferens"/>
          <w:rFonts w:asciiTheme="minorHAnsi" w:hAnsiTheme="minorHAnsi"/>
        </w:rPr>
        <w:commentReference w:id="340"/>
      </w:r>
    </w:p>
    <w:p w14:paraId="583CABDA" w14:textId="77777777" w:rsidR="00DE1FF7" w:rsidRPr="00414C19" w:rsidRDefault="00F5325D">
      <w:pPr>
        <w:pStyle w:val="Rubrik2"/>
        <w:rPr>
          <w:lang w:val="en-GB"/>
          <w:rPrChange w:id="342" w:author="Nils Hailer" w:date="2021-05-17T11:11:00Z">
            <w:rPr/>
          </w:rPrChange>
        </w:rPr>
      </w:pPr>
      <w:bookmarkStart w:id="343" w:name="definitions-of-comorbidity-and-outcomes"/>
      <w:bookmarkEnd w:id="322"/>
      <w:r w:rsidRPr="00414C19">
        <w:rPr>
          <w:lang w:val="en-GB"/>
          <w:rPrChange w:id="344" w:author="Nils Hailer" w:date="2021-05-17T11:11:00Z">
            <w:rPr/>
          </w:rPrChange>
        </w:rPr>
        <w:t>Definitions of comorbidity and outcomes</w:t>
      </w:r>
    </w:p>
    <w:p w14:paraId="2A99AF0D" w14:textId="5CF83167" w:rsidR="00DE1FF7" w:rsidRPr="00414C19" w:rsidRDefault="00F5325D">
      <w:pPr>
        <w:pStyle w:val="FirstParagraph"/>
        <w:rPr>
          <w:lang w:val="en-GB"/>
          <w:rPrChange w:id="345" w:author="Nils Hailer" w:date="2021-05-17T11:11:00Z">
            <w:rPr/>
          </w:rPrChange>
        </w:rPr>
      </w:pPr>
      <w:r w:rsidRPr="00414C19">
        <w:rPr>
          <w:lang w:val="en-GB"/>
          <w:rPrChange w:id="346" w:author="Nils Hailer" w:date="2021-05-17T11:11:00Z">
            <w:rPr/>
          </w:rPrChange>
        </w:rPr>
        <w:t>The Charlson and Elixhauser comorbidity indices are based on the presence of ICD-10 codes grouped into 17 and 31 categories each.</w:t>
      </w:r>
      <w:r w:rsidRPr="00414C19">
        <w:rPr>
          <w:vertAlign w:val="superscript"/>
          <w:lang w:val="en-GB"/>
          <w:rPrChange w:id="347" w:author="Nils Hailer" w:date="2021-05-17T11:11:00Z">
            <w:rPr>
              <w:vertAlign w:val="superscript"/>
            </w:rPr>
          </w:rPrChange>
        </w:rPr>
        <w:t>28</w:t>
      </w:r>
      <w:r w:rsidRPr="00414C19">
        <w:rPr>
          <w:lang w:val="en-GB"/>
          <w:rPrChange w:id="348" w:author="Nils Hailer" w:date="2021-05-17T11:11:00Z">
            <w:rPr/>
          </w:rPrChange>
        </w:rPr>
        <w:t xml:space="preserve"> Diagnostic categories from those indices were combined to define 21 categories of comorbidity that were chosen in order to be easily identifiable in a clinical setting (Tab. 1). Some of the combined comorbidities were observed for less than 10 patients with or without PJI, and these diagnoses were not considered as potential predictors to reduce the risk of overfitting to spurious events. PJI was defined by the occurrence </w:t>
      </w:r>
      <w:r w:rsidRPr="00414C19">
        <w:rPr>
          <w:lang w:val="en-GB"/>
          <w:rPrChange w:id="349" w:author="Nils Hailer" w:date="2021-05-17T11:11:00Z">
            <w:rPr/>
          </w:rPrChange>
        </w:rPr>
        <w:lastRenderedPageBreak/>
        <w:t xml:space="preserve">of relevant ICD-10 or procedural </w:t>
      </w:r>
      <w:ins w:id="350" w:author="Nils Hailer" w:date="2021-05-17T11:46:00Z">
        <w:r w:rsidR="00827594" w:rsidRPr="00827594">
          <w:rPr>
            <w:lang w:val="en-GB"/>
          </w:rPr>
          <w:t>Nordic Medico-Statistical Committee</w:t>
        </w:r>
        <w:r w:rsidR="00827594">
          <w:rPr>
            <w:lang w:val="en-GB"/>
          </w:rPr>
          <w:t xml:space="preserve"> (</w:t>
        </w:r>
      </w:ins>
      <w:r w:rsidRPr="00414C19">
        <w:rPr>
          <w:lang w:val="en-GB"/>
          <w:rPrChange w:id="351" w:author="Nils Hailer" w:date="2021-05-17T11:11:00Z">
            <w:rPr/>
          </w:rPrChange>
        </w:rPr>
        <w:t>NOMESCO</w:t>
      </w:r>
      <w:ins w:id="352" w:author="Nils Hailer" w:date="2021-05-17T11:46:00Z">
        <w:r w:rsidR="00827594">
          <w:rPr>
            <w:lang w:val="en-GB"/>
          </w:rPr>
          <w:t>)</w:t>
        </w:r>
      </w:ins>
      <w:r w:rsidRPr="00414C19">
        <w:rPr>
          <w:lang w:val="en-GB"/>
          <w:rPrChange w:id="353" w:author="Nils Hailer" w:date="2021-05-17T11:11:00Z">
            <w:rPr/>
          </w:rPrChange>
        </w:rPr>
        <w:t xml:space="preserve">-codes recorded in the NPR within 90 days (Tab. 2), or if the patient was reported to SHAR </w:t>
      </w:r>
      <w:ins w:id="354" w:author="Nils Hailer" w:date="2021-05-17T11:46:00Z">
        <w:r w:rsidR="00827594">
          <w:rPr>
            <w:lang w:val="en-GB"/>
          </w:rPr>
          <w:t xml:space="preserve">or the </w:t>
        </w:r>
        <w:r w:rsidR="004B77C6">
          <w:rPr>
            <w:lang w:val="en-GB"/>
          </w:rPr>
          <w:t xml:space="preserve">DHR </w:t>
        </w:r>
      </w:ins>
      <w:r w:rsidRPr="00414C19">
        <w:rPr>
          <w:lang w:val="en-GB"/>
          <w:rPrChange w:id="355" w:author="Nils Hailer" w:date="2021-05-17T11:11:00Z">
            <w:rPr/>
          </w:rPrChange>
        </w:rPr>
        <w:t>as re-operated due to infection within the same time frame.</w:t>
      </w:r>
    </w:p>
    <w:p w14:paraId="64DD4BEE" w14:textId="77777777" w:rsidR="00DE1FF7" w:rsidRPr="00414C19" w:rsidRDefault="00F5325D">
      <w:pPr>
        <w:pStyle w:val="Rubrik2"/>
        <w:rPr>
          <w:lang w:val="en-GB"/>
          <w:rPrChange w:id="356" w:author="Nils Hailer" w:date="2021-05-17T11:11:00Z">
            <w:rPr/>
          </w:rPrChange>
        </w:rPr>
      </w:pPr>
      <w:bookmarkStart w:id="357" w:name="model-development"/>
      <w:bookmarkEnd w:id="343"/>
      <w:r w:rsidRPr="00414C19">
        <w:rPr>
          <w:lang w:val="en-GB"/>
          <w:rPrChange w:id="358" w:author="Nils Hailer" w:date="2021-05-17T11:11:00Z">
            <w:rPr/>
          </w:rPrChange>
        </w:rPr>
        <w:t>Model development</w:t>
      </w:r>
    </w:p>
    <w:p w14:paraId="18B6CADF" w14:textId="6D7C0548" w:rsidR="00DE1FF7" w:rsidRPr="00414C19" w:rsidRDefault="00F5325D">
      <w:pPr>
        <w:pStyle w:val="FirstParagraph"/>
        <w:rPr>
          <w:lang w:val="en-GB"/>
          <w:rPrChange w:id="359" w:author="Nils Hailer" w:date="2021-05-17T11:11:00Z">
            <w:rPr/>
          </w:rPrChange>
        </w:rPr>
      </w:pPr>
      <w:r w:rsidRPr="00414C19">
        <w:rPr>
          <w:lang w:val="en-GB"/>
          <w:rPrChange w:id="360" w:author="Nils Hailer" w:date="2021-05-17T11:11:00Z">
            <w:rPr/>
          </w:rPrChange>
        </w:rPr>
        <w:t>Model development was performed by bootstrap ranking and a logistic least absolute shrinkage and selection operator (LASSO).</w:t>
      </w:r>
      <w:r w:rsidRPr="00414C19">
        <w:rPr>
          <w:vertAlign w:val="superscript"/>
          <w:lang w:val="en-GB"/>
          <w:rPrChange w:id="361" w:author="Nils Hailer" w:date="2021-05-17T11:11:00Z">
            <w:rPr>
              <w:vertAlign w:val="superscript"/>
            </w:rPr>
          </w:rPrChange>
        </w:rPr>
        <w:t>29–31</w:t>
      </w:r>
      <w:r w:rsidRPr="00414C19">
        <w:rPr>
          <w:lang w:val="en-GB"/>
          <w:rPrChange w:id="362" w:author="Nils Hailer" w:date="2021-05-17T11:11:00Z">
            <w:rPr/>
          </w:rPrChange>
        </w:rPr>
        <w:t xml:space="preserve"> Age was normalized prior to </w:t>
      </w:r>
      <w:del w:id="363" w:author="Nils Hailer" w:date="2021-05-17T11:47:00Z">
        <w:r w:rsidRPr="00414C19" w:rsidDel="004B77C6">
          <w:rPr>
            <w:lang w:val="en-GB"/>
            <w:rPrChange w:id="364" w:author="Nils Hailer" w:date="2021-05-17T11:11:00Z">
              <w:rPr/>
            </w:rPrChange>
          </w:rPr>
          <w:delText>modeling</w:delText>
        </w:r>
      </w:del>
      <w:ins w:id="365" w:author="Nils Hailer" w:date="2021-05-17T11:47:00Z">
        <w:r w:rsidR="004B77C6" w:rsidRPr="004B77C6">
          <w:rPr>
            <w:lang w:val="en-GB"/>
          </w:rPr>
          <w:t>modelling</w:t>
        </w:r>
      </w:ins>
      <w:r w:rsidRPr="00414C19">
        <w:rPr>
          <w:lang w:val="en-GB"/>
          <w:rPrChange w:id="366" w:author="Nils Hailer" w:date="2021-05-17T11:11:00Z">
            <w:rPr/>
          </w:rPrChange>
        </w:rPr>
        <w:t xml:space="preserve">, and the estimated coefficients thus indicated variable importance on the same scale as categorical variables. BMI was divided into four categories based on the six intervals proposed by the World Health Organization (WHO; </w:t>
      </w:r>
      <m:oMath>
        <m:r>
          <w:rPr>
            <w:rFonts w:ascii="Cambria Math" w:hAnsi="Cambria Math"/>
            <w:lang w:val="en-GB"/>
            <w:rPrChange w:id="367" w:author="Nils Hailer" w:date="2021-05-17T11:11:00Z">
              <w:rPr>
                <w:rFonts w:ascii="Cambria Math" w:hAnsi="Cambria Math"/>
              </w:rPr>
            </w:rPrChange>
          </w:rPr>
          <m:t>&lt;25</m:t>
        </m:r>
      </m:oMath>
      <w:r w:rsidRPr="00414C19">
        <w:rPr>
          <w:lang w:val="en-GB"/>
          <w:rPrChange w:id="368" w:author="Nils Hailer" w:date="2021-05-17T11:11:00Z">
            <w:rPr/>
          </w:rPrChange>
        </w:rPr>
        <w:t xml:space="preserve">: under- or normal weight, </w:t>
      </w:r>
      <m:oMath>
        <m:r>
          <w:rPr>
            <w:rFonts w:ascii="Cambria Math" w:hAnsi="Cambria Math"/>
            <w:lang w:val="en-GB"/>
            <w:rPrChange w:id="369" w:author="Nils Hailer" w:date="2021-05-17T11:11:00Z">
              <w:rPr>
                <w:rFonts w:ascii="Cambria Math" w:hAnsi="Cambria Math"/>
              </w:rPr>
            </w:rPrChange>
          </w:rPr>
          <m:t>25-29.9</m:t>
        </m:r>
      </m:oMath>
      <w:r w:rsidRPr="00414C19">
        <w:rPr>
          <w:lang w:val="en-GB"/>
          <w:rPrChange w:id="370" w:author="Nils Hailer" w:date="2021-05-17T11:11:00Z">
            <w:rPr/>
          </w:rPrChange>
        </w:rPr>
        <w:t xml:space="preserve">: overweight, </w:t>
      </w:r>
      <m:oMath>
        <m:r>
          <w:rPr>
            <w:rFonts w:ascii="Cambria Math" w:hAnsi="Cambria Math"/>
            <w:lang w:val="en-GB"/>
            <w:rPrChange w:id="371" w:author="Nils Hailer" w:date="2021-05-17T11:11:00Z">
              <w:rPr>
                <w:rFonts w:ascii="Cambria Math" w:hAnsi="Cambria Math"/>
              </w:rPr>
            </w:rPrChange>
          </w:rPr>
          <m:t>30-34.9</m:t>
        </m:r>
      </m:oMath>
      <w:r w:rsidRPr="00414C19">
        <w:rPr>
          <w:lang w:val="en-GB"/>
          <w:rPrChange w:id="372" w:author="Nils Hailer" w:date="2021-05-17T11:11:00Z">
            <w:rPr/>
          </w:rPrChange>
        </w:rPr>
        <w:t xml:space="preserve">: class I obesity, </w:t>
      </w:r>
      <m:oMath>
        <m:r>
          <w:rPr>
            <w:rFonts w:ascii="Cambria Math" w:hAnsi="Cambria Math"/>
            <w:lang w:val="en-GB"/>
            <w:rPrChange w:id="373" w:author="Nils Hailer" w:date="2021-05-17T11:11:00Z">
              <w:rPr>
                <w:rFonts w:ascii="Cambria Math" w:hAnsi="Cambria Math"/>
              </w:rPr>
            </w:rPrChange>
          </w:rPr>
          <m:t>≥35</m:t>
        </m:r>
      </m:oMath>
      <w:r w:rsidRPr="00414C19">
        <w:rPr>
          <w:lang w:val="en-GB"/>
          <w:rPrChange w:id="374" w:author="Nils Hailer" w:date="2021-05-17T11:11:00Z">
            <w:rPr/>
          </w:rPrChange>
        </w:rPr>
        <w:t>: class II-III obesity).</w:t>
      </w:r>
    </w:p>
    <w:p w14:paraId="37918595" w14:textId="06CD544B" w:rsidR="00DE1FF7" w:rsidRPr="00414C19" w:rsidDel="004B77C6" w:rsidRDefault="00F5325D">
      <w:pPr>
        <w:pStyle w:val="Brdtext"/>
        <w:rPr>
          <w:del w:id="375" w:author="Nils Hailer" w:date="2021-05-17T11:48:00Z"/>
          <w:lang w:val="en-GB"/>
          <w:rPrChange w:id="376" w:author="Nils Hailer" w:date="2021-05-17T11:11:00Z">
            <w:rPr>
              <w:del w:id="377" w:author="Nils Hailer" w:date="2021-05-17T11:48:00Z"/>
            </w:rPr>
          </w:rPrChange>
        </w:rPr>
      </w:pPr>
      <w:r w:rsidRPr="00414C19">
        <w:rPr>
          <w:lang w:val="en-GB"/>
          <w:rPrChange w:id="378" w:author="Nils Hailer" w:date="2021-05-17T11:11:00Z">
            <w:rPr/>
          </w:rPrChange>
        </w:rPr>
        <w:t>Ten-fold cross validation was performed with a range of potential penalty values (</w:t>
      </w:r>
      <m:oMath>
        <m:sSub>
          <m:sSubPr>
            <m:ctrlPr>
              <w:rPr>
                <w:rFonts w:ascii="Cambria Math" w:hAnsi="Cambria Math"/>
                <w:lang w:val="en-GB"/>
              </w:rPr>
            </m:ctrlPr>
          </m:sSubPr>
          <m:e>
            <m:r>
              <w:rPr>
                <w:rFonts w:ascii="Cambria Math" w:hAnsi="Cambria Math"/>
                <w:lang w:val="en-GB"/>
                <w:rPrChange w:id="379" w:author="Nils Hailer" w:date="2021-05-17T11:11:00Z">
                  <w:rPr>
                    <w:rFonts w:ascii="Cambria Math" w:hAnsi="Cambria Math"/>
                  </w:rPr>
                </w:rPrChange>
              </w:rPr>
              <m:t>λ</m:t>
            </m:r>
          </m:e>
          <m:sub>
            <m:r>
              <w:rPr>
                <w:rFonts w:ascii="Cambria Math" w:hAnsi="Cambria Math"/>
                <w:lang w:val="en-GB"/>
                <w:rPrChange w:id="380" w:author="Nils Hailer" w:date="2021-05-17T11:11:00Z">
                  <w:rPr>
                    <w:rFonts w:ascii="Cambria Math" w:hAnsi="Cambria Math"/>
                  </w:rPr>
                </w:rPrChange>
              </w:rPr>
              <m:t>i</m:t>
            </m:r>
          </m:sub>
        </m:sSub>
      </m:oMath>
      <w:r w:rsidRPr="00414C19">
        <w:rPr>
          <w:lang w:val="en-GB"/>
          <w:rPrChange w:id="381" w:author="Nils Hailer" w:date="2021-05-17T11:11:00Z">
            <w:rPr/>
          </w:rPrChange>
        </w:rPr>
        <w:t xml:space="preserve">:s) in a </w:t>
      </w:r>
      <w:commentRangeStart w:id="382"/>
      <w:r w:rsidRPr="00414C19">
        <w:rPr>
          <w:lang w:val="en-GB"/>
          <w:rPrChange w:id="383" w:author="Nils Hailer" w:date="2021-05-17T11:11:00Z">
            <w:rPr/>
          </w:rPrChange>
        </w:rPr>
        <w:t xml:space="preserve">logistic LASSO </w:t>
      </w:r>
      <w:commentRangeEnd w:id="382"/>
      <w:r w:rsidR="004B77C6">
        <w:rPr>
          <w:rStyle w:val="Kommentarsreferens"/>
          <w:rFonts w:asciiTheme="minorHAnsi" w:hAnsiTheme="minorHAnsi"/>
        </w:rPr>
        <w:commentReference w:id="382"/>
      </w:r>
      <w:r w:rsidRPr="00414C19">
        <w:rPr>
          <w:lang w:val="en-GB"/>
          <w:rPrChange w:id="384" w:author="Nils Hailer" w:date="2021-05-17T11:11:00Z">
            <w:rPr/>
          </w:rPrChange>
        </w:rPr>
        <w:t>regression model</w:t>
      </w:r>
      <w:del w:id="385" w:author="Nils Hailer" w:date="2021-05-17T11:48:00Z">
        <w:r w:rsidRPr="00414C19" w:rsidDel="004B77C6">
          <w:rPr>
            <w:lang w:val="en-GB"/>
            <w:rPrChange w:id="386" w:author="Nils Hailer" w:date="2021-05-17T11:11:00Z">
              <w:rPr/>
            </w:rPrChange>
          </w:rPr>
          <w:delText>.</w:delText>
        </w:r>
      </w:del>
      <w:ins w:id="387" w:author="Nils Hailer" w:date="2021-05-17T11:48:00Z">
        <w:r w:rsidR="004B77C6">
          <w:rPr>
            <w:lang w:val="en-GB"/>
          </w:rPr>
          <w:t>,</w:t>
        </w:r>
      </w:ins>
      <w:r w:rsidRPr="00414C19">
        <w:rPr>
          <w:lang w:val="en-GB"/>
          <w:rPrChange w:id="388" w:author="Nils Hailer" w:date="2021-05-17T11:11:00Z">
            <w:rPr/>
          </w:rPrChange>
        </w:rPr>
        <w:t xml:space="preserve"> </w:t>
      </w:r>
      <w:del w:id="389" w:author="Nils Hailer" w:date="2021-05-17T11:48:00Z">
        <w:r w:rsidRPr="00414C19" w:rsidDel="004B77C6">
          <w:rPr>
            <w:lang w:val="en-GB"/>
            <w:rPrChange w:id="390" w:author="Nils Hailer" w:date="2021-05-17T11:11:00Z">
              <w:rPr/>
            </w:rPrChange>
          </w:rPr>
          <w:delText xml:space="preserve">We kept </w:delText>
        </w:r>
      </w:del>
      <w:ins w:id="391" w:author="Nils Hailer" w:date="2021-05-17T11:48:00Z">
        <w:r w:rsidR="004B77C6">
          <w:rPr>
            <w:lang w:val="en-GB"/>
          </w:rPr>
          <w:t xml:space="preserve">keeping </w:t>
        </w:r>
      </w:ins>
      <w:r w:rsidRPr="00414C19">
        <w:rPr>
          <w:lang w:val="en-GB"/>
          <w:rPrChange w:id="392" w:author="Nils Hailer" w:date="2021-05-17T11:11:00Z">
            <w:rPr/>
          </w:rPrChange>
        </w:rPr>
        <w:t xml:space="preserve">the </w:t>
      </w:r>
      <m:oMath>
        <m:r>
          <w:rPr>
            <w:rFonts w:ascii="Cambria Math" w:hAnsi="Cambria Math"/>
            <w:lang w:val="en-GB"/>
            <w:rPrChange w:id="393" w:author="Nils Hailer" w:date="2021-05-17T11:11:00Z">
              <w:rPr>
                <w:rFonts w:ascii="Cambria Math" w:hAnsi="Cambria Math"/>
              </w:rPr>
            </w:rPrChange>
          </w:rPr>
          <m:t>λ</m:t>
        </m:r>
      </m:oMath>
      <w:r w:rsidRPr="00414C19">
        <w:rPr>
          <w:lang w:val="en-GB"/>
          <w:rPrChange w:id="394" w:author="Nils Hailer" w:date="2021-05-17T11:11:00Z">
            <w:rPr/>
          </w:rPrChange>
        </w:rPr>
        <w:t xml:space="preserve"> that minimized the mean cross-validated deviance. 100 bootstrap samples were then drawn from the observed data set.</w:t>
      </w:r>
      <w:r w:rsidRPr="00414C19">
        <w:rPr>
          <w:vertAlign w:val="superscript"/>
          <w:lang w:val="en-GB"/>
          <w:rPrChange w:id="395" w:author="Nils Hailer" w:date="2021-05-17T11:11:00Z">
            <w:rPr>
              <w:vertAlign w:val="superscript"/>
            </w:rPr>
          </w:rPrChange>
        </w:rPr>
        <w:t>32</w:t>
      </w:r>
      <w:ins w:id="396" w:author="Nils Hailer" w:date="2021-05-17T11:48:00Z">
        <w:r w:rsidR="004B77C6">
          <w:rPr>
            <w:lang w:val="en-GB"/>
          </w:rPr>
          <w:t xml:space="preserve"> </w:t>
        </w:r>
      </w:ins>
    </w:p>
    <w:p w14:paraId="64BE8449" w14:textId="080CEF56" w:rsidR="00DE1FF7" w:rsidRPr="00414C19" w:rsidRDefault="00F5325D">
      <w:pPr>
        <w:pStyle w:val="Brdtext"/>
        <w:rPr>
          <w:lang w:val="en-GB"/>
          <w:rPrChange w:id="397" w:author="Nils Hailer" w:date="2021-05-17T11:11:00Z">
            <w:rPr/>
          </w:rPrChange>
        </w:rPr>
      </w:pPr>
      <w:r w:rsidRPr="00414C19">
        <w:rPr>
          <w:lang w:val="en-GB"/>
          <w:rPrChange w:id="398" w:author="Nils Hailer" w:date="2021-05-17T11:11:00Z">
            <w:rPr/>
          </w:rPrChange>
        </w:rPr>
        <w:t xml:space="preserve">Logistic LASSO regression was performed for each sample using the chosen </w:t>
      </w:r>
      <m:oMath>
        <m:r>
          <w:rPr>
            <w:rFonts w:ascii="Cambria Math" w:hAnsi="Cambria Math"/>
            <w:lang w:val="en-GB"/>
            <w:rPrChange w:id="399" w:author="Nils Hailer" w:date="2021-05-17T11:11:00Z">
              <w:rPr>
                <w:rFonts w:ascii="Cambria Math" w:hAnsi="Cambria Math"/>
              </w:rPr>
            </w:rPrChange>
          </w:rPr>
          <m:t>λ</m:t>
        </m:r>
      </m:oMath>
      <w:r w:rsidRPr="00414C19">
        <w:rPr>
          <w:lang w:val="en-GB"/>
          <w:rPrChange w:id="400" w:author="Nils Hailer" w:date="2021-05-17T11:11:00Z">
            <w:rPr/>
          </w:rPrChange>
        </w:rPr>
        <w:t xml:space="preserve"> as penalty term. Regression coefficients were ranked based on their absolute values as a measure of variable importance. We then used Bayesian methods to estimate a posterior distribution and to identify two change points in a linear segmented piecewise regression model. The second change point was then used as a break-point. Influential predictors with absolute coefficients value above this point</w:t>
      </w:r>
      <w:del w:id="401" w:author="Nils Hailer" w:date="2021-05-17T11:49:00Z">
        <w:r w:rsidRPr="00414C19" w:rsidDel="004B77C6">
          <w:rPr>
            <w:lang w:val="en-GB"/>
            <w:rPrChange w:id="402" w:author="Nils Hailer" w:date="2021-05-17T11:11:00Z">
              <w:rPr/>
            </w:rPrChange>
          </w:rPr>
          <w:delText>,</w:delText>
        </w:r>
      </w:del>
      <w:r w:rsidRPr="00414C19">
        <w:rPr>
          <w:lang w:val="en-GB"/>
          <w:rPrChange w:id="403" w:author="Nils Hailer" w:date="2021-05-17T11:11:00Z">
            <w:rPr/>
          </w:rPrChange>
        </w:rPr>
        <w:t xml:space="preserve"> scored a point</w:t>
      </w:r>
      <w:ins w:id="404" w:author="Nils Hailer" w:date="2021-05-17T11:49:00Z">
        <w:r w:rsidR="004B77C6">
          <w:rPr>
            <w:lang w:val="en-GB"/>
          </w:rPr>
          <w:t xml:space="preserve">, and </w:t>
        </w:r>
      </w:ins>
      <w:del w:id="405" w:author="Nils Hailer" w:date="2021-05-17T11:49:00Z">
        <w:r w:rsidRPr="00414C19" w:rsidDel="004B77C6">
          <w:rPr>
            <w:lang w:val="en-GB"/>
            <w:rPrChange w:id="406" w:author="Nils Hailer" w:date="2021-05-17T11:11:00Z">
              <w:rPr/>
            </w:rPrChange>
          </w:rPr>
          <w:delText>. T</w:delText>
        </w:r>
      </w:del>
      <w:ins w:id="407" w:author="Nils Hailer" w:date="2021-05-17T11:49:00Z">
        <w:r w:rsidR="004B77C6">
          <w:rPr>
            <w:lang w:val="en-GB"/>
          </w:rPr>
          <w:t>t</w:t>
        </w:r>
      </w:ins>
      <w:r w:rsidRPr="00414C19">
        <w:rPr>
          <w:lang w:val="en-GB"/>
          <w:rPrChange w:id="408" w:author="Nils Hailer" w:date="2021-05-17T11:11:00Z">
            <w:rPr/>
          </w:rPrChange>
        </w:rPr>
        <w:t xml:space="preserve">he </w:t>
      </w:r>
      <w:del w:id="409" w:author="Nils Hailer" w:date="2021-05-17T11:49:00Z">
        <w:r w:rsidRPr="00414C19" w:rsidDel="004B77C6">
          <w:rPr>
            <w:lang w:val="en-GB"/>
            <w:rPrChange w:id="410" w:author="Nils Hailer" w:date="2021-05-17T11:11:00Z">
              <w:rPr/>
            </w:rPrChange>
          </w:rPr>
          <w:delText xml:space="preserve">whole </w:delText>
        </w:r>
      </w:del>
      <w:ins w:id="411" w:author="Nils Hailer" w:date="2021-05-17T11:49:00Z">
        <w:r w:rsidR="004B77C6">
          <w:rPr>
            <w:lang w:val="en-GB"/>
          </w:rPr>
          <w:t xml:space="preserve">entire </w:t>
        </w:r>
      </w:ins>
      <w:r w:rsidRPr="00414C19">
        <w:rPr>
          <w:lang w:val="en-GB"/>
          <w:rPrChange w:id="412" w:author="Nils Hailer" w:date="2021-05-17T11:11:00Z">
            <w:rPr/>
          </w:rPrChange>
        </w:rPr>
        <w:t>process</w:t>
      </w:r>
      <w:ins w:id="413" w:author="Nils Hailer" w:date="2021-05-17T11:49:00Z">
        <w:r w:rsidR="004B77C6">
          <w:rPr>
            <w:lang w:val="en-GB"/>
          </w:rPr>
          <w:t xml:space="preserve"> </w:t>
        </w:r>
      </w:ins>
      <w:del w:id="414" w:author="Nils Hailer" w:date="2021-05-17T11:49:00Z">
        <w:r w:rsidRPr="00414C19" w:rsidDel="004B77C6">
          <w:rPr>
            <w:lang w:val="en-GB"/>
            <w:rPrChange w:id="415" w:author="Nils Hailer" w:date="2021-05-17T11:11:00Z">
              <w:rPr/>
            </w:rPrChange>
          </w:rPr>
          <w:delText xml:space="preserve">, each with 100 Bootstrap replicates, </w:delText>
        </w:r>
      </w:del>
      <w:r w:rsidRPr="00414C19">
        <w:rPr>
          <w:lang w:val="en-GB"/>
          <w:rPrChange w:id="416" w:author="Nils Hailer" w:date="2021-05-17T11:11:00Z">
            <w:rPr/>
          </w:rPrChange>
        </w:rPr>
        <w:t>was repeated 100 times</w:t>
      </w:r>
      <w:ins w:id="417" w:author="Nils Hailer" w:date="2021-05-17T11:49:00Z">
        <w:r w:rsidR="004B77C6">
          <w:rPr>
            <w:lang w:val="en-GB"/>
          </w:rPr>
          <w:t>,</w:t>
        </w:r>
      </w:ins>
      <w:r w:rsidRPr="00414C19">
        <w:rPr>
          <w:lang w:val="en-GB"/>
          <w:rPrChange w:id="418" w:author="Nils Hailer" w:date="2021-05-17T11:11:00Z">
            <w:rPr/>
          </w:rPrChange>
        </w:rPr>
        <w:t xml:space="preserve"> </w:t>
      </w:r>
      <w:del w:id="419" w:author="Nils Hailer" w:date="2021-05-17T11:49:00Z">
        <w:r w:rsidRPr="00414C19" w:rsidDel="004B77C6">
          <w:rPr>
            <w:lang w:val="en-GB"/>
            <w:rPrChange w:id="420" w:author="Nils Hailer" w:date="2021-05-17T11:11:00Z">
              <w:rPr/>
            </w:rPrChange>
          </w:rPr>
          <w:delText>(</w:delText>
        </w:r>
      </w:del>
      <w:r w:rsidRPr="00414C19">
        <w:rPr>
          <w:lang w:val="en-GB"/>
          <w:rPrChange w:id="421" w:author="Nils Hailer" w:date="2021-05-17T11:11:00Z">
            <w:rPr/>
          </w:rPrChange>
        </w:rPr>
        <w:t>yielding 10,000 bootstrap samples in total</w:t>
      </w:r>
      <w:del w:id="422" w:author="Nils Hailer" w:date="2021-05-17T11:49:00Z">
        <w:r w:rsidRPr="00414C19" w:rsidDel="004B77C6">
          <w:rPr>
            <w:lang w:val="en-GB"/>
            <w:rPrChange w:id="423" w:author="Nils Hailer" w:date="2021-05-17T11:11:00Z">
              <w:rPr/>
            </w:rPrChange>
          </w:rPr>
          <w:delText>)</w:delText>
        </w:r>
      </w:del>
      <w:r w:rsidRPr="00414C19">
        <w:rPr>
          <w:lang w:val="en-GB"/>
          <w:rPrChange w:id="424" w:author="Nils Hailer" w:date="2021-05-17T11:11:00Z">
            <w:rPr/>
          </w:rPrChange>
        </w:rPr>
        <w:t xml:space="preserve">. Potential predictors that were selected at least 10 out of 100 times were then used in a main </w:t>
      </w:r>
      <w:proofErr w:type="gramStart"/>
      <w:r w:rsidRPr="00414C19">
        <w:rPr>
          <w:lang w:val="en-GB"/>
          <w:rPrChange w:id="425" w:author="Nils Hailer" w:date="2021-05-17T11:11:00Z">
            <w:rPr/>
          </w:rPrChange>
        </w:rPr>
        <w:t>effects</w:t>
      </w:r>
      <w:proofErr w:type="gramEnd"/>
      <w:r w:rsidRPr="00414C19">
        <w:rPr>
          <w:lang w:val="en-GB"/>
          <w:rPrChange w:id="426" w:author="Nils Hailer" w:date="2021-05-17T11:11:00Z">
            <w:rPr/>
          </w:rPrChange>
        </w:rPr>
        <w:t xml:space="preserve"> multivariable logistic regression model without penalty and without pre-normalization of numeric variables. An even more parsimonious </w:t>
      </w:r>
      <w:commentRangeStart w:id="427"/>
      <w:ins w:id="428" w:author="Nils Hailer" w:date="2021-05-17T11:50:00Z">
        <w:r w:rsidR="004B77C6">
          <w:rPr>
            <w:lang w:val="en-GB"/>
          </w:rPr>
          <w:t>“reduced”</w:t>
        </w:r>
        <w:commentRangeEnd w:id="427"/>
        <w:r w:rsidR="004B77C6">
          <w:rPr>
            <w:rStyle w:val="Kommentarsreferens"/>
            <w:rFonts w:asciiTheme="minorHAnsi" w:hAnsiTheme="minorHAnsi"/>
          </w:rPr>
          <w:commentReference w:id="427"/>
        </w:r>
        <w:r w:rsidR="004B77C6">
          <w:rPr>
            <w:lang w:val="en-GB"/>
          </w:rPr>
          <w:t xml:space="preserve"> </w:t>
        </w:r>
      </w:ins>
      <w:r w:rsidRPr="00414C19">
        <w:rPr>
          <w:lang w:val="en-GB"/>
          <w:rPrChange w:id="429" w:author="Nils Hailer" w:date="2021-05-17T11:11:00Z">
            <w:rPr/>
          </w:rPrChange>
        </w:rPr>
        <w:t xml:space="preserve">model with potential predictors chosen at least 80 out of 100 times </w:t>
      </w:r>
      <w:del w:id="430" w:author="Nils Hailer" w:date="2021-05-17T11:50:00Z">
        <w:r w:rsidRPr="00414C19" w:rsidDel="004B77C6">
          <w:rPr>
            <w:lang w:val="en-GB"/>
            <w:rPrChange w:id="431" w:author="Nils Hailer" w:date="2021-05-17T11:11:00Z">
              <w:rPr/>
            </w:rPrChange>
          </w:rPr>
          <w:lastRenderedPageBreak/>
          <w:delText xml:space="preserve">were </w:delText>
        </w:r>
      </w:del>
      <w:ins w:id="432" w:author="Nils Hailer" w:date="2021-05-17T11:50:00Z">
        <w:r w:rsidR="004B77C6">
          <w:rPr>
            <w:lang w:val="en-GB"/>
          </w:rPr>
          <w:t>was</w:t>
        </w:r>
        <w:r w:rsidR="004B77C6" w:rsidRPr="00414C19">
          <w:rPr>
            <w:lang w:val="en-GB"/>
            <w:rPrChange w:id="433" w:author="Nils Hailer" w:date="2021-05-17T11:11:00Z">
              <w:rPr/>
            </w:rPrChange>
          </w:rPr>
          <w:t xml:space="preserve"> </w:t>
        </w:r>
      </w:ins>
      <w:r w:rsidRPr="00414C19">
        <w:rPr>
          <w:lang w:val="en-GB"/>
          <w:rPrChange w:id="434" w:author="Nils Hailer" w:date="2021-05-17T11:11:00Z">
            <w:rPr/>
          </w:rPrChange>
        </w:rPr>
        <w:t>evaluated for comparison. Univariable prediction models based on either ASA class, the Charlson, Elixhauser, or the Rx Risk V comorbidity indices were fitted for comparison, as well as multivariable models combining those measures with age, gender and BMI (10 models in total). The Rx Risk V index is a comorbidity index based on medical prescriptions coded by the Anatomical Therapeutic Chemical (ATC) classification system during one year prior to surgery. This data was retrieved from the Swedish national prescription register and classified according to Pratt et al.</w:t>
      </w:r>
      <w:r w:rsidRPr="00414C19">
        <w:rPr>
          <w:vertAlign w:val="superscript"/>
          <w:lang w:val="en-GB"/>
          <w:rPrChange w:id="435" w:author="Nils Hailer" w:date="2021-05-17T11:11:00Z">
            <w:rPr>
              <w:vertAlign w:val="superscript"/>
            </w:rPr>
          </w:rPrChange>
        </w:rPr>
        <w:t>18</w:t>
      </w:r>
      <w:r w:rsidRPr="00414C19">
        <w:rPr>
          <w:lang w:val="en-GB"/>
          <w:rPrChange w:id="436" w:author="Nils Hailer" w:date="2021-05-17T11:11:00Z">
            <w:rPr/>
          </w:rPrChange>
        </w:rPr>
        <w:t xml:space="preserve"> Odds ratios for the final models were estimated with 95</w:t>
      </w:r>
      <w:del w:id="437" w:author="Nils Hailer" w:date="2021-05-17T11:51:00Z">
        <w:r w:rsidRPr="00414C19" w:rsidDel="004B77C6">
          <w:rPr>
            <w:lang w:val="en-GB"/>
            <w:rPrChange w:id="438" w:author="Nils Hailer" w:date="2021-05-17T11:11:00Z">
              <w:rPr/>
            </w:rPrChange>
          </w:rPr>
          <w:delText xml:space="preserve"> </w:delText>
        </w:r>
      </w:del>
      <w:r w:rsidRPr="00414C19">
        <w:rPr>
          <w:lang w:val="en-GB"/>
          <w:rPrChange w:id="439" w:author="Nils Hailer" w:date="2021-05-17T11:11:00Z">
            <w:rPr/>
          </w:rPrChange>
        </w:rPr>
        <w:t>% confidence intervals.</w:t>
      </w:r>
    </w:p>
    <w:p w14:paraId="7BE5D895" w14:textId="77777777" w:rsidR="00DE1FF7" w:rsidRPr="00414C19" w:rsidRDefault="00F5325D">
      <w:pPr>
        <w:pStyle w:val="Rubrik2"/>
        <w:rPr>
          <w:lang w:val="en-GB"/>
          <w:rPrChange w:id="440" w:author="Nils Hailer" w:date="2021-05-17T11:11:00Z">
            <w:rPr/>
          </w:rPrChange>
        </w:rPr>
      </w:pPr>
      <w:bookmarkStart w:id="441" w:name="model-validation"/>
      <w:bookmarkEnd w:id="357"/>
      <w:r w:rsidRPr="00414C19">
        <w:rPr>
          <w:lang w:val="en-GB"/>
          <w:rPrChange w:id="442" w:author="Nils Hailer" w:date="2021-05-17T11:11:00Z">
            <w:rPr/>
          </w:rPrChange>
        </w:rPr>
        <w:t>Model validation</w:t>
      </w:r>
    </w:p>
    <w:p w14:paraId="3BB2B3D5" w14:textId="6D32D2A1" w:rsidR="00DE1FF7" w:rsidRPr="00414C19" w:rsidRDefault="00F5325D">
      <w:pPr>
        <w:pStyle w:val="FirstParagraph"/>
        <w:rPr>
          <w:lang w:val="en-GB"/>
          <w:rPrChange w:id="443" w:author="Nils Hailer" w:date="2021-05-17T11:11:00Z">
            <w:rPr/>
          </w:rPrChange>
        </w:rPr>
      </w:pPr>
      <w:r w:rsidRPr="00414C19">
        <w:rPr>
          <w:lang w:val="en-GB"/>
          <w:rPrChange w:id="444" w:author="Nils Hailer" w:date="2021-05-17T11:11:00Z">
            <w:rPr/>
          </w:rPrChange>
        </w:rPr>
        <w:t xml:space="preserve">Each developed model was used to predict the probability of PJI within 90 days for patients derived from the SHAR (internal validation). Receiver operating characteristic (ROC) curves and their corresponding areas under </w:t>
      </w:r>
      <w:del w:id="445" w:author="Nils Hailer" w:date="2021-05-17T11:51:00Z">
        <w:r w:rsidRPr="00414C19" w:rsidDel="004B77C6">
          <w:rPr>
            <w:lang w:val="en-GB"/>
            <w:rPrChange w:id="446" w:author="Nils Hailer" w:date="2021-05-17T11:11:00Z">
              <w:rPr/>
            </w:rPrChange>
          </w:rPr>
          <w:delText xml:space="preserve">those </w:delText>
        </w:r>
      </w:del>
      <w:ins w:id="447" w:author="Nils Hailer" w:date="2021-05-17T11:51:00Z">
        <w:r w:rsidR="004B77C6">
          <w:rPr>
            <w:lang w:val="en-GB"/>
          </w:rPr>
          <w:t>the</w:t>
        </w:r>
        <w:r w:rsidR="004B77C6" w:rsidRPr="00414C19">
          <w:rPr>
            <w:lang w:val="en-GB"/>
            <w:rPrChange w:id="448" w:author="Nils Hailer" w:date="2021-05-17T11:11:00Z">
              <w:rPr/>
            </w:rPrChange>
          </w:rPr>
          <w:t xml:space="preserve"> </w:t>
        </w:r>
      </w:ins>
      <w:r w:rsidRPr="00414C19">
        <w:rPr>
          <w:lang w:val="en-GB"/>
          <w:rPrChange w:id="449" w:author="Nils Hailer" w:date="2021-05-17T11:11:00Z">
            <w:rPr/>
          </w:rPrChange>
        </w:rPr>
        <w:t>curve (AUC) were used to describe discrimination with 95 % confidence intervals based on an asymptotic approximation suggested by DeLong et al.</w:t>
      </w:r>
      <w:r w:rsidRPr="00414C19">
        <w:rPr>
          <w:vertAlign w:val="superscript"/>
          <w:lang w:val="en-GB"/>
          <w:rPrChange w:id="450" w:author="Nils Hailer" w:date="2021-05-17T11:11:00Z">
            <w:rPr>
              <w:vertAlign w:val="superscript"/>
            </w:rPr>
          </w:rPrChange>
        </w:rPr>
        <w:t>33</w:t>
      </w:r>
      <w:r w:rsidRPr="00414C19">
        <w:rPr>
          <w:lang w:val="en-GB"/>
          <w:rPrChange w:id="451" w:author="Nils Hailer" w:date="2021-05-17T11:11:00Z">
            <w:rPr/>
          </w:rPrChange>
        </w:rPr>
        <w:t xml:space="preserve"> The bias-corrected </w:t>
      </w:r>
      <w:proofErr w:type="spellStart"/>
      <w:r w:rsidRPr="00414C19">
        <w:rPr>
          <w:lang w:val="en-GB"/>
          <w:rPrChange w:id="452" w:author="Nils Hailer" w:date="2021-05-17T11:11:00Z">
            <w:rPr/>
          </w:rPrChange>
        </w:rPr>
        <w:t>Somers’</w:t>
      </w:r>
      <w:proofErr w:type="spellEnd"/>
      <w:r w:rsidRPr="00414C19">
        <w:rPr>
          <w:lang w:val="en-GB"/>
          <w:rPrChange w:id="453" w:author="Nils Hailer" w:date="2021-05-17T11:11:00Z">
            <w:rPr/>
          </w:rPrChange>
        </w:rPr>
        <w:t xml:space="preserve"> </w:t>
      </w:r>
      <m:oMath>
        <m:sSub>
          <m:sSubPr>
            <m:ctrlPr>
              <w:rPr>
                <w:rFonts w:ascii="Cambria Math" w:hAnsi="Cambria Math"/>
                <w:lang w:val="en-GB"/>
              </w:rPr>
            </m:ctrlPr>
          </m:sSubPr>
          <m:e>
            <m:r>
              <w:rPr>
                <w:rFonts w:ascii="Cambria Math" w:hAnsi="Cambria Math"/>
                <w:lang w:val="en-GB"/>
                <w:rPrChange w:id="454" w:author="Nils Hailer" w:date="2021-05-17T11:11:00Z">
                  <w:rPr>
                    <w:rFonts w:ascii="Cambria Math" w:hAnsi="Cambria Math"/>
                  </w:rPr>
                </w:rPrChange>
              </w:rPr>
              <m:t>D</m:t>
            </m:r>
          </m:e>
          <m:sub>
            <m:r>
              <w:rPr>
                <w:rFonts w:ascii="Cambria Math" w:hAnsi="Cambria Math"/>
                <w:lang w:val="en-GB"/>
                <w:rPrChange w:id="455" w:author="Nils Hailer" w:date="2021-05-17T11:11:00Z">
                  <w:rPr>
                    <w:rFonts w:ascii="Cambria Math" w:hAnsi="Cambria Math"/>
                  </w:rPr>
                </w:rPrChange>
              </w:rPr>
              <m:t>xy</m:t>
            </m:r>
          </m:sub>
        </m:sSub>
      </m:oMath>
      <w:r w:rsidRPr="00414C19">
        <w:rPr>
          <w:lang w:val="en-GB"/>
          <w:rPrChange w:id="456" w:author="Nils Hailer" w:date="2021-05-17T11:11:00Z">
            <w:rPr/>
          </w:rPrChange>
        </w:rPr>
        <w:t xml:space="preserve"> rank correlation based on 100 resamples was used to adjust for optimism, but the correction for optimism only affected the third decimals in the presented results, and will therefore not be further discussed. Predicted probabilities and observed proportions were plotted with 95 % confidence intervals to graphically assess model calibration.</w:t>
      </w:r>
      <w:r w:rsidRPr="00414C19">
        <w:rPr>
          <w:vertAlign w:val="superscript"/>
          <w:lang w:val="en-GB"/>
          <w:rPrChange w:id="457" w:author="Nils Hailer" w:date="2021-05-17T11:11:00Z">
            <w:rPr>
              <w:vertAlign w:val="superscript"/>
            </w:rPr>
          </w:rPrChange>
        </w:rPr>
        <w:t>34</w:t>
      </w:r>
      <w:r w:rsidRPr="00414C19">
        <w:rPr>
          <w:lang w:val="en-GB"/>
          <w:rPrChange w:id="458" w:author="Nils Hailer" w:date="2021-05-17T11:11:00Z">
            <w:rPr/>
          </w:rPrChange>
        </w:rPr>
        <w:t xml:space="preserve"> Coefficients of determination </w:t>
      </w:r>
      <w:del w:id="459" w:author="Nils Hailer" w:date="2021-05-17T11:52:00Z">
        <w:r w:rsidRPr="00414C19" w:rsidDel="004B77C6">
          <w:rPr>
            <w:lang w:val="en-GB"/>
            <w:rPrChange w:id="460" w:author="Nils Hailer" w:date="2021-05-17T11:11:00Z">
              <w:rPr/>
            </w:rPrChange>
          </w:rPr>
          <w:delText xml:space="preserve">was </w:delText>
        </w:r>
      </w:del>
      <w:ins w:id="461" w:author="Nils Hailer" w:date="2021-05-17T11:52:00Z">
        <w:r w:rsidR="004B77C6">
          <w:rPr>
            <w:lang w:val="en-GB"/>
          </w:rPr>
          <w:t>were</w:t>
        </w:r>
        <w:r w:rsidR="004B77C6" w:rsidRPr="00414C19">
          <w:rPr>
            <w:lang w:val="en-GB"/>
            <w:rPrChange w:id="462" w:author="Nils Hailer" w:date="2021-05-17T11:11:00Z">
              <w:rPr/>
            </w:rPrChange>
          </w:rPr>
          <w:t xml:space="preserve"> </w:t>
        </w:r>
      </w:ins>
      <w:r w:rsidRPr="00414C19">
        <w:rPr>
          <w:lang w:val="en-GB"/>
          <w:rPrChange w:id="463" w:author="Nils Hailer" w:date="2021-05-17T11:11:00Z">
            <w:rPr/>
          </w:rPrChange>
        </w:rPr>
        <w:t xml:space="preserve">estimated by </w:t>
      </w:r>
      <w:commentRangeStart w:id="464"/>
      <w:proofErr w:type="spellStart"/>
      <w:r w:rsidRPr="00414C19">
        <w:rPr>
          <w:lang w:val="en-GB"/>
          <w:rPrChange w:id="465" w:author="Nils Hailer" w:date="2021-05-17T11:11:00Z">
            <w:rPr/>
          </w:rPrChange>
        </w:rPr>
        <w:t>N</w:t>
      </w:r>
      <w:ins w:id="466" w:author="Nils Hailer" w:date="2021-05-17T11:52:00Z">
        <w:r w:rsidR="004B77C6">
          <w:rPr>
            <w:lang w:val="en-GB"/>
          </w:rPr>
          <w:t>a</w:t>
        </w:r>
      </w:ins>
      <w:del w:id="467" w:author="Nils Hailer" w:date="2021-05-17T11:52:00Z">
        <w:r w:rsidRPr="00414C19" w:rsidDel="004B77C6">
          <w:rPr>
            <w:lang w:val="en-GB"/>
            <w:rPrChange w:id="468" w:author="Nils Hailer" w:date="2021-05-17T11:11:00Z">
              <w:rPr/>
            </w:rPrChange>
          </w:rPr>
          <w:delText>e</w:delText>
        </w:r>
      </w:del>
      <w:r w:rsidRPr="00414C19">
        <w:rPr>
          <w:lang w:val="en-GB"/>
          <w:rPrChange w:id="469" w:author="Nils Hailer" w:date="2021-05-17T11:11:00Z">
            <w:rPr/>
          </w:rPrChange>
        </w:rPr>
        <w:t>gelkerke’s</w:t>
      </w:r>
      <w:proofErr w:type="spellEnd"/>
      <w:r w:rsidRPr="00414C19">
        <w:rPr>
          <w:lang w:val="en-GB"/>
          <w:rPrChange w:id="470" w:author="Nils Hailer" w:date="2021-05-17T11:11:00Z">
            <w:rPr/>
          </w:rPrChange>
        </w:rPr>
        <w:t xml:space="preserve"> </w:t>
      </w:r>
      <w:commentRangeEnd w:id="464"/>
      <w:r w:rsidR="004B77C6">
        <w:rPr>
          <w:rStyle w:val="Kommentarsreferens"/>
          <w:rFonts w:asciiTheme="minorHAnsi" w:hAnsiTheme="minorHAnsi"/>
        </w:rPr>
        <w:commentReference w:id="464"/>
      </w:r>
      <m:oMath>
        <m:sSup>
          <m:sSupPr>
            <m:ctrlPr>
              <w:rPr>
                <w:rFonts w:ascii="Cambria Math" w:hAnsi="Cambria Math"/>
                <w:lang w:val="en-GB"/>
              </w:rPr>
            </m:ctrlPr>
          </m:sSupPr>
          <m:e>
            <m:r>
              <w:rPr>
                <w:rFonts w:ascii="Cambria Math" w:hAnsi="Cambria Math"/>
                <w:lang w:val="en-GB"/>
                <w:rPrChange w:id="471" w:author="Nils Hailer" w:date="2021-05-17T11:11:00Z">
                  <w:rPr>
                    <w:rFonts w:ascii="Cambria Math" w:hAnsi="Cambria Math"/>
                  </w:rPr>
                </w:rPrChange>
              </w:rPr>
              <m:t>R</m:t>
            </m:r>
          </m:e>
          <m:sup>
            <m:r>
              <w:rPr>
                <w:rFonts w:ascii="Cambria Math" w:hAnsi="Cambria Math"/>
                <w:lang w:val="en-GB"/>
                <w:rPrChange w:id="472" w:author="Nils Hailer" w:date="2021-05-17T11:11:00Z">
                  <w:rPr>
                    <w:rFonts w:ascii="Cambria Math" w:hAnsi="Cambria Math"/>
                  </w:rPr>
                </w:rPrChange>
              </w:rPr>
              <m:t>2</m:t>
            </m:r>
          </m:sup>
        </m:sSup>
      </m:oMath>
      <w:r w:rsidRPr="00414C19">
        <w:rPr>
          <w:lang w:val="en-GB"/>
          <w:rPrChange w:id="473" w:author="Nils Hailer" w:date="2021-05-17T11:11:00Z">
            <w:rPr/>
          </w:rPrChange>
        </w:rPr>
        <w:t xml:space="preserve"> for each model. The model with the lowest </w:t>
      </w:r>
      <m:oMath>
        <m:sSup>
          <m:sSupPr>
            <m:ctrlPr>
              <w:rPr>
                <w:rFonts w:ascii="Cambria Math" w:hAnsi="Cambria Math"/>
                <w:lang w:val="en-GB"/>
              </w:rPr>
            </m:ctrlPr>
          </m:sSupPr>
          <m:e>
            <m:r>
              <w:rPr>
                <w:rFonts w:ascii="Cambria Math" w:hAnsi="Cambria Math"/>
                <w:lang w:val="en-GB"/>
                <w:rPrChange w:id="474" w:author="Nils Hailer" w:date="2021-05-17T11:11:00Z">
                  <w:rPr>
                    <w:rFonts w:ascii="Cambria Math" w:hAnsi="Cambria Math"/>
                  </w:rPr>
                </w:rPrChange>
              </w:rPr>
              <m:t>R</m:t>
            </m:r>
          </m:e>
          <m:sup>
            <m:r>
              <w:rPr>
                <w:rFonts w:ascii="Cambria Math" w:hAnsi="Cambria Math"/>
                <w:lang w:val="en-GB"/>
                <w:rPrChange w:id="475" w:author="Nils Hailer" w:date="2021-05-17T11:11:00Z">
                  <w:rPr>
                    <w:rFonts w:ascii="Cambria Math" w:hAnsi="Cambria Math"/>
                  </w:rPr>
                </w:rPrChange>
              </w:rPr>
              <m:t>2</m:t>
            </m:r>
          </m:sup>
        </m:sSup>
      </m:oMath>
      <w:r w:rsidRPr="00414C19">
        <w:rPr>
          <w:lang w:val="en-GB"/>
          <w:rPrChange w:id="476" w:author="Nils Hailer" w:date="2021-05-17T11:11:00Z">
            <w:rPr/>
          </w:rPrChange>
        </w:rPr>
        <w:t xml:space="preserve"> (</w:t>
      </w:r>
      <m:oMath>
        <m:sSubSup>
          <m:sSubSupPr>
            <m:ctrlPr>
              <w:rPr>
                <w:rFonts w:ascii="Cambria Math" w:hAnsi="Cambria Math"/>
                <w:lang w:val="en-GB"/>
              </w:rPr>
            </m:ctrlPr>
          </m:sSubSupPr>
          <m:e>
            <m:r>
              <w:rPr>
                <w:rFonts w:ascii="Cambria Math" w:hAnsi="Cambria Math"/>
                <w:lang w:val="en-GB"/>
                <w:rPrChange w:id="477" w:author="Nils Hailer" w:date="2021-05-17T11:11:00Z">
                  <w:rPr>
                    <w:rFonts w:ascii="Cambria Math" w:hAnsi="Cambria Math"/>
                  </w:rPr>
                </w:rPrChange>
              </w:rPr>
              <m:t>R</m:t>
            </m:r>
          </m:e>
          <m:sub>
            <m:r>
              <w:rPr>
                <w:rFonts w:ascii="Cambria Math" w:hAnsi="Cambria Math"/>
                <w:lang w:val="en-GB"/>
                <w:rPrChange w:id="478" w:author="Nils Hailer" w:date="2021-05-17T11:11:00Z">
                  <w:rPr>
                    <w:rFonts w:ascii="Cambria Math" w:hAnsi="Cambria Math"/>
                  </w:rPr>
                </w:rPrChange>
              </w:rPr>
              <m:t>0</m:t>
            </m:r>
          </m:sub>
          <m:sup>
            <m:r>
              <w:rPr>
                <w:rFonts w:ascii="Cambria Math" w:hAnsi="Cambria Math"/>
                <w:lang w:val="en-GB"/>
                <w:rPrChange w:id="479" w:author="Nils Hailer" w:date="2021-05-17T11:11:00Z">
                  <w:rPr>
                    <w:rFonts w:ascii="Cambria Math" w:hAnsi="Cambria Math"/>
                  </w:rPr>
                </w:rPrChange>
              </w:rPr>
              <m:t>2</m:t>
            </m:r>
          </m:sup>
        </m:sSubSup>
      </m:oMath>
      <w:r w:rsidRPr="00414C19">
        <w:rPr>
          <w:lang w:val="en-GB"/>
          <w:rPrChange w:id="480" w:author="Nils Hailer" w:date="2021-05-17T11:11:00Z">
            <w:rPr/>
          </w:rPrChange>
        </w:rPr>
        <w:t xml:space="preserve">) was compared to the other </w:t>
      </w:r>
      <m:oMath>
        <m:r>
          <w:rPr>
            <w:rFonts w:ascii="Cambria Math" w:hAnsi="Cambria Math"/>
            <w:lang w:val="en-GB"/>
            <w:rPrChange w:id="481" w:author="Nils Hailer" w:date="2021-05-17T11:11:00Z">
              <w:rPr>
                <w:rFonts w:ascii="Cambria Math" w:hAnsi="Cambria Math"/>
              </w:rPr>
            </w:rPrChange>
          </w:rPr>
          <m:t>k=1,…,11</m:t>
        </m:r>
      </m:oMath>
      <w:r w:rsidRPr="00414C19">
        <w:rPr>
          <w:lang w:val="en-GB"/>
          <w:rPrChange w:id="482" w:author="Nils Hailer" w:date="2021-05-17T11:11:00Z">
            <w:rPr/>
          </w:rPrChange>
        </w:rPr>
        <w:t xml:space="preserve"> models, by </w:t>
      </w:r>
      <m:oMath>
        <m:r>
          <w:rPr>
            <w:rFonts w:ascii="Cambria Math" w:hAnsi="Cambria Math"/>
            <w:lang w:val="en-GB"/>
            <w:rPrChange w:id="483" w:author="Nils Hailer" w:date="2021-05-17T11:11:00Z">
              <w:rPr>
                <w:rFonts w:ascii="Cambria Math" w:hAnsi="Cambria Math"/>
              </w:rPr>
            </w:rPrChange>
          </w:rPr>
          <m:t>1-</m:t>
        </m:r>
        <m:sSubSup>
          <m:sSubSupPr>
            <m:ctrlPr>
              <w:rPr>
                <w:rFonts w:ascii="Cambria Math" w:hAnsi="Cambria Math"/>
                <w:lang w:val="en-GB"/>
              </w:rPr>
            </m:ctrlPr>
          </m:sSubSupPr>
          <m:e>
            <m:r>
              <w:rPr>
                <w:rFonts w:ascii="Cambria Math" w:hAnsi="Cambria Math"/>
                <w:lang w:val="en-GB"/>
                <w:rPrChange w:id="484" w:author="Nils Hailer" w:date="2021-05-17T11:11:00Z">
                  <w:rPr>
                    <w:rFonts w:ascii="Cambria Math" w:hAnsi="Cambria Math"/>
                  </w:rPr>
                </w:rPrChange>
              </w:rPr>
              <m:t>R</m:t>
            </m:r>
          </m:e>
          <m:sub>
            <m:r>
              <w:rPr>
                <w:rFonts w:ascii="Cambria Math" w:hAnsi="Cambria Math"/>
                <w:lang w:val="en-GB"/>
                <w:rPrChange w:id="485" w:author="Nils Hailer" w:date="2021-05-17T11:11:00Z">
                  <w:rPr>
                    <w:rFonts w:ascii="Cambria Math" w:hAnsi="Cambria Math"/>
                  </w:rPr>
                </w:rPrChange>
              </w:rPr>
              <m:t>0</m:t>
            </m:r>
          </m:sub>
          <m:sup>
            <m:r>
              <w:rPr>
                <w:rFonts w:ascii="Cambria Math" w:hAnsi="Cambria Math"/>
                <w:lang w:val="en-GB"/>
                <w:rPrChange w:id="486" w:author="Nils Hailer" w:date="2021-05-17T11:11:00Z">
                  <w:rPr>
                    <w:rFonts w:ascii="Cambria Math" w:hAnsi="Cambria Math"/>
                  </w:rPr>
                </w:rPrChange>
              </w:rPr>
              <m:t>2</m:t>
            </m:r>
          </m:sup>
        </m:sSubSup>
        <m:r>
          <w:rPr>
            <w:rFonts w:ascii="Cambria Math" w:hAnsi="Cambria Math"/>
            <w:lang w:val="en-GB"/>
            <w:rPrChange w:id="487" w:author="Nils Hailer" w:date="2021-05-17T11:11:00Z">
              <w:rPr>
                <w:rFonts w:ascii="Cambria Math" w:hAnsi="Cambria Math"/>
              </w:rPr>
            </w:rPrChange>
          </w:rPr>
          <m:t>/</m:t>
        </m:r>
        <m:sSubSup>
          <m:sSubSupPr>
            <m:ctrlPr>
              <w:rPr>
                <w:rFonts w:ascii="Cambria Math" w:hAnsi="Cambria Math"/>
                <w:lang w:val="en-GB"/>
              </w:rPr>
            </m:ctrlPr>
          </m:sSubSupPr>
          <m:e>
            <m:r>
              <w:rPr>
                <w:rFonts w:ascii="Cambria Math" w:hAnsi="Cambria Math"/>
                <w:lang w:val="en-GB"/>
                <w:rPrChange w:id="488" w:author="Nils Hailer" w:date="2021-05-17T11:11:00Z">
                  <w:rPr>
                    <w:rFonts w:ascii="Cambria Math" w:hAnsi="Cambria Math"/>
                  </w:rPr>
                </w:rPrChange>
              </w:rPr>
              <m:t>R</m:t>
            </m:r>
          </m:e>
          <m:sub>
            <m:r>
              <w:rPr>
                <w:rFonts w:ascii="Cambria Math" w:hAnsi="Cambria Math"/>
                <w:lang w:val="en-GB"/>
                <w:rPrChange w:id="489" w:author="Nils Hailer" w:date="2021-05-17T11:11:00Z">
                  <w:rPr>
                    <w:rFonts w:ascii="Cambria Math" w:hAnsi="Cambria Math"/>
                  </w:rPr>
                </w:rPrChange>
              </w:rPr>
              <m:t>k</m:t>
            </m:r>
          </m:sub>
          <m:sup>
            <m:r>
              <w:rPr>
                <w:rFonts w:ascii="Cambria Math" w:hAnsi="Cambria Math"/>
                <w:lang w:val="en-GB"/>
                <w:rPrChange w:id="490" w:author="Nils Hailer" w:date="2021-05-17T11:11:00Z">
                  <w:rPr>
                    <w:rFonts w:ascii="Cambria Math" w:hAnsi="Cambria Math"/>
                  </w:rPr>
                </w:rPrChange>
              </w:rPr>
              <m:t>2</m:t>
            </m:r>
          </m:sup>
        </m:sSubSup>
      </m:oMath>
      <w:r w:rsidRPr="00414C19">
        <w:rPr>
          <w:lang w:val="en-GB"/>
          <w:rPrChange w:id="491" w:author="Nils Hailer" w:date="2021-05-17T11:11:00Z">
            <w:rPr/>
          </w:rPrChange>
        </w:rPr>
        <w:t xml:space="preserve">. This is the fraction of new information, or the proportion of added explainable variation for model </w:t>
      </w:r>
      <m:oMath>
        <m:r>
          <w:rPr>
            <w:rFonts w:ascii="Cambria Math" w:hAnsi="Cambria Math"/>
            <w:lang w:val="en-GB"/>
            <w:rPrChange w:id="492" w:author="Nils Hailer" w:date="2021-05-17T11:11:00Z">
              <w:rPr>
                <w:rFonts w:ascii="Cambria Math" w:hAnsi="Cambria Math"/>
              </w:rPr>
            </w:rPrChange>
          </w:rPr>
          <m:t>k</m:t>
        </m:r>
      </m:oMath>
      <w:r w:rsidRPr="00414C19">
        <w:rPr>
          <w:lang w:val="en-GB"/>
          <w:rPrChange w:id="493" w:author="Nils Hailer" w:date="2021-05-17T11:11:00Z">
            <w:rPr/>
          </w:rPrChange>
        </w:rPr>
        <w:t xml:space="preserve"> compared to the baseline model.</w:t>
      </w:r>
      <w:r w:rsidRPr="00414C19">
        <w:rPr>
          <w:vertAlign w:val="superscript"/>
          <w:lang w:val="en-GB"/>
          <w:rPrChange w:id="494" w:author="Nils Hailer" w:date="2021-05-17T11:11:00Z">
            <w:rPr>
              <w:vertAlign w:val="superscript"/>
            </w:rPr>
          </w:rPrChange>
        </w:rPr>
        <w:t>35</w:t>
      </w:r>
    </w:p>
    <w:p w14:paraId="51A9B4D7" w14:textId="0E9F8BB1" w:rsidR="00DE1FF7" w:rsidRPr="00414C19" w:rsidRDefault="00F5325D">
      <w:pPr>
        <w:pStyle w:val="Brdtext"/>
        <w:rPr>
          <w:lang w:val="en-GB"/>
          <w:rPrChange w:id="495" w:author="Nils Hailer" w:date="2021-05-17T11:11:00Z">
            <w:rPr/>
          </w:rPrChange>
        </w:rPr>
      </w:pPr>
      <w:r w:rsidRPr="00414C19">
        <w:rPr>
          <w:lang w:val="en-GB"/>
          <w:rPrChange w:id="496" w:author="Nils Hailer" w:date="2021-05-17T11:11:00Z">
            <w:rPr/>
          </w:rPrChange>
        </w:rPr>
        <w:t xml:space="preserve">The derived model was then externally validated on the Danish cohort, both with the coefficient estimates </w:t>
      </w:r>
      <w:del w:id="497" w:author="Nils Hailer" w:date="2021-05-17T11:53:00Z">
        <w:r w:rsidRPr="00414C19" w:rsidDel="004B77C6">
          <w:rPr>
            <w:lang w:val="en-GB"/>
            <w:rPrChange w:id="498" w:author="Nils Hailer" w:date="2021-05-17T11:11:00Z">
              <w:rPr/>
            </w:rPrChange>
          </w:rPr>
          <w:delText xml:space="preserve">intact </w:delText>
        </w:r>
      </w:del>
      <w:del w:id="499" w:author="Nils Hailer" w:date="2021-05-17T11:52:00Z">
        <w:r w:rsidRPr="00414C19" w:rsidDel="004B77C6">
          <w:rPr>
            <w:lang w:val="en-GB"/>
            <w:rPrChange w:id="500" w:author="Nils Hailer" w:date="2021-05-17T11:11:00Z">
              <w:rPr/>
            </w:rPrChange>
          </w:rPr>
          <w:delText>frmo</w:delText>
        </w:r>
      </w:del>
      <w:ins w:id="501" w:author="Nils Hailer" w:date="2021-05-17T11:52:00Z">
        <w:r w:rsidR="004B77C6" w:rsidRPr="004B77C6">
          <w:rPr>
            <w:lang w:val="en-GB"/>
          </w:rPr>
          <w:t>from</w:t>
        </w:r>
      </w:ins>
      <w:r w:rsidRPr="00414C19">
        <w:rPr>
          <w:lang w:val="en-GB"/>
          <w:rPrChange w:id="502" w:author="Nils Hailer" w:date="2021-05-17T11:11:00Z">
            <w:rPr/>
          </w:rPrChange>
        </w:rPr>
        <w:t xml:space="preserve"> the Swedish </w:t>
      </w:r>
      <w:del w:id="503" w:author="Nils Hailer" w:date="2021-05-17T11:53:00Z">
        <w:r w:rsidRPr="00414C19" w:rsidDel="004B77C6">
          <w:rPr>
            <w:lang w:val="en-GB"/>
            <w:rPrChange w:id="504" w:author="Nils Hailer" w:date="2021-05-17T11:11:00Z">
              <w:rPr/>
            </w:rPrChange>
          </w:rPr>
          <w:delText xml:space="preserve">data, </w:delText>
        </w:r>
      </w:del>
      <w:ins w:id="505" w:author="Nils Hailer" w:date="2021-05-17T11:53:00Z">
        <w:r w:rsidR="004B77C6">
          <w:rPr>
            <w:lang w:val="en-GB"/>
          </w:rPr>
          <w:t xml:space="preserve">cohort </w:t>
        </w:r>
      </w:ins>
      <w:r w:rsidRPr="00414C19">
        <w:rPr>
          <w:lang w:val="en-GB"/>
          <w:rPrChange w:id="506" w:author="Nils Hailer" w:date="2021-05-17T11:11:00Z">
            <w:rPr/>
          </w:rPrChange>
        </w:rPr>
        <w:t xml:space="preserve">and with new estimates based on the Danish cohort. </w:t>
      </w:r>
      <w:commentRangeStart w:id="507"/>
      <w:r w:rsidRPr="00414C19">
        <w:rPr>
          <w:lang w:val="en-GB"/>
          <w:rPrChange w:id="508" w:author="Nils Hailer" w:date="2021-05-17T11:11:00Z">
            <w:rPr/>
          </w:rPrChange>
        </w:rPr>
        <w:t xml:space="preserve">The 10 simpler models, with adopted coefficient estimates, were also applied to the </w:t>
      </w:r>
      <w:r w:rsidRPr="00414C19">
        <w:rPr>
          <w:lang w:val="en-GB"/>
          <w:rPrChange w:id="509" w:author="Nils Hailer" w:date="2021-05-17T11:11:00Z">
            <w:rPr/>
          </w:rPrChange>
        </w:rPr>
        <w:lastRenderedPageBreak/>
        <w:t>Danish cohort for comparison</w:t>
      </w:r>
      <w:commentRangeEnd w:id="507"/>
      <w:r w:rsidR="004B77C6">
        <w:rPr>
          <w:rStyle w:val="Kommentarsreferens"/>
          <w:rFonts w:asciiTheme="minorHAnsi" w:hAnsiTheme="minorHAnsi"/>
        </w:rPr>
        <w:commentReference w:id="507"/>
      </w:r>
      <w:r w:rsidRPr="00414C19">
        <w:rPr>
          <w:lang w:val="en-GB"/>
          <w:rPrChange w:id="510" w:author="Nils Hailer" w:date="2021-05-17T11:11:00Z">
            <w:rPr/>
          </w:rPrChange>
        </w:rPr>
        <w:t xml:space="preserve">. Finally, the new coefficient estimates for the derived model, re-estimated with Danish data, was empirically compared to </w:t>
      </w:r>
      <w:del w:id="511" w:author="Nils Hailer" w:date="2021-05-17T11:53:00Z">
        <w:r w:rsidRPr="00414C19" w:rsidDel="004B77C6">
          <w:rPr>
            <w:lang w:val="en-GB"/>
            <w:rPrChange w:id="512" w:author="Nils Hailer" w:date="2021-05-17T11:11:00Z">
              <w:rPr/>
            </w:rPrChange>
          </w:rPr>
          <w:delText>analog</w:delText>
        </w:r>
      </w:del>
      <w:ins w:id="513" w:author="Nils Hailer" w:date="2021-05-17T11:53:00Z">
        <w:r w:rsidR="004B77C6" w:rsidRPr="004B77C6">
          <w:rPr>
            <w:lang w:val="en-GB"/>
          </w:rPr>
          <w:t>analogue</w:t>
        </w:r>
        <w:r w:rsidR="004B77C6">
          <w:rPr>
            <w:lang w:val="en-GB"/>
          </w:rPr>
          <w:t>s</w:t>
        </w:r>
      </w:ins>
      <w:r w:rsidRPr="00414C19">
        <w:rPr>
          <w:lang w:val="en-GB"/>
          <w:rPrChange w:id="514" w:author="Nils Hailer" w:date="2021-05-17T11:11:00Z">
            <w:rPr/>
          </w:rPrChange>
        </w:rPr>
        <w:t xml:space="preserve"> estimates derived from subsamples of the Swedish data with sample sizes to match the Danish cohort (supplementary</w:t>
      </w:r>
      <w:ins w:id="515" w:author="Nils Hailer" w:date="2021-05-17T11:54:00Z">
        <w:r w:rsidR="004B77C6">
          <w:rPr>
            <w:lang w:val="en-GB"/>
          </w:rPr>
          <w:t xml:space="preserve"> </w:t>
        </w:r>
        <w:commentRangeStart w:id="516"/>
        <w:r w:rsidR="004B77C6">
          <w:rPr>
            <w:lang w:val="en-GB"/>
          </w:rPr>
          <w:t>table x</w:t>
        </w:r>
        <w:commentRangeEnd w:id="516"/>
        <w:r w:rsidR="004B77C6">
          <w:rPr>
            <w:rStyle w:val="Kommentarsreferens"/>
            <w:rFonts w:asciiTheme="minorHAnsi" w:hAnsiTheme="minorHAnsi"/>
          </w:rPr>
          <w:commentReference w:id="516"/>
        </w:r>
      </w:ins>
      <w:r w:rsidRPr="00414C19">
        <w:rPr>
          <w:lang w:val="en-GB"/>
          <w:rPrChange w:id="517" w:author="Nils Hailer" w:date="2021-05-17T11:11:00Z">
            <w:rPr/>
          </w:rPrChange>
        </w:rPr>
        <w:t>).</w:t>
      </w:r>
    </w:p>
    <w:p w14:paraId="768B7A5D" w14:textId="77777777" w:rsidR="00DE1FF7" w:rsidRPr="00414C19" w:rsidRDefault="00F5325D">
      <w:pPr>
        <w:pStyle w:val="Rubrik2"/>
        <w:rPr>
          <w:lang w:val="en-GB"/>
          <w:rPrChange w:id="518" w:author="Nils Hailer" w:date="2021-05-17T11:11:00Z">
            <w:rPr/>
          </w:rPrChange>
        </w:rPr>
      </w:pPr>
      <w:bookmarkStart w:id="519" w:name="statistical-tools"/>
      <w:bookmarkEnd w:id="441"/>
      <w:r w:rsidRPr="00414C19">
        <w:rPr>
          <w:lang w:val="en-GB"/>
          <w:rPrChange w:id="520" w:author="Nils Hailer" w:date="2021-05-17T11:11:00Z">
            <w:rPr/>
          </w:rPrChange>
        </w:rPr>
        <w:t>Statistical tools</w:t>
      </w:r>
    </w:p>
    <w:p w14:paraId="5FE22EF4" w14:textId="77777777" w:rsidR="00DE1FF7" w:rsidRPr="00414C19" w:rsidRDefault="00F5325D">
      <w:pPr>
        <w:pStyle w:val="FirstParagraph"/>
        <w:rPr>
          <w:lang w:val="en-GB"/>
          <w:rPrChange w:id="521" w:author="Nils Hailer" w:date="2021-05-17T11:11:00Z">
            <w:rPr/>
          </w:rPrChange>
        </w:rPr>
      </w:pPr>
      <w:r w:rsidRPr="00414C19">
        <w:rPr>
          <w:lang w:val="en-GB"/>
          <w:rPrChange w:id="522" w:author="Nils Hailer" w:date="2021-05-17T11:11:00Z">
            <w:rPr/>
          </w:rPrChange>
        </w:rPr>
        <w:t>We used R version 4.0.5 (2021-03-31) (R Foundation for Statistical Computing, Vienna, Austria) with significant packages coder</w:t>
      </w:r>
      <w:r w:rsidRPr="00414C19">
        <w:rPr>
          <w:vertAlign w:val="superscript"/>
          <w:lang w:val="en-GB"/>
          <w:rPrChange w:id="523" w:author="Nils Hailer" w:date="2021-05-17T11:11:00Z">
            <w:rPr>
              <w:vertAlign w:val="superscript"/>
            </w:rPr>
          </w:rPrChange>
        </w:rPr>
        <w:t>36</w:t>
      </w:r>
      <w:r w:rsidRPr="00414C19">
        <w:rPr>
          <w:lang w:val="en-GB"/>
          <w:rPrChange w:id="524" w:author="Nils Hailer" w:date="2021-05-17T11:11:00Z">
            <w:rPr/>
          </w:rPrChange>
        </w:rPr>
        <w:t xml:space="preserve">, decoder, </w:t>
      </w:r>
      <w:proofErr w:type="spellStart"/>
      <w:r w:rsidRPr="00414C19">
        <w:rPr>
          <w:lang w:val="en-GB"/>
          <w:rPrChange w:id="525" w:author="Nils Hailer" w:date="2021-05-17T11:11:00Z">
            <w:rPr/>
          </w:rPrChange>
        </w:rPr>
        <w:t>furrr</w:t>
      </w:r>
      <w:proofErr w:type="spellEnd"/>
      <w:r w:rsidRPr="00414C19">
        <w:rPr>
          <w:lang w:val="en-GB"/>
          <w:rPrChange w:id="526" w:author="Nils Hailer" w:date="2021-05-17T11:11:00Z">
            <w:rPr/>
          </w:rPrChange>
        </w:rPr>
        <w:t xml:space="preserve">, </w:t>
      </w:r>
      <w:proofErr w:type="spellStart"/>
      <w:r w:rsidRPr="00414C19">
        <w:rPr>
          <w:lang w:val="en-GB"/>
          <w:rPrChange w:id="527" w:author="Nils Hailer" w:date="2021-05-17T11:11:00Z">
            <w:rPr/>
          </w:rPrChange>
        </w:rPr>
        <w:t>pROC</w:t>
      </w:r>
      <w:proofErr w:type="spellEnd"/>
      <w:r w:rsidRPr="00414C19">
        <w:rPr>
          <w:lang w:val="en-GB"/>
          <w:rPrChange w:id="528" w:author="Nils Hailer" w:date="2021-05-17T11:11:00Z">
            <w:rPr/>
          </w:rPrChange>
        </w:rPr>
        <w:t xml:space="preserve">, rms, </w:t>
      </w:r>
      <w:proofErr w:type="spellStart"/>
      <w:r w:rsidRPr="00414C19">
        <w:rPr>
          <w:lang w:val="en-GB"/>
          <w:rPrChange w:id="529" w:author="Nils Hailer" w:date="2021-05-17T11:11:00Z">
            <w:rPr/>
          </w:rPrChange>
        </w:rPr>
        <w:t>tidymodels</w:t>
      </w:r>
      <w:proofErr w:type="spellEnd"/>
      <w:r w:rsidRPr="00414C19">
        <w:rPr>
          <w:lang w:val="en-GB"/>
          <w:rPrChange w:id="530" w:author="Nils Hailer" w:date="2021-05-17T11:11:00Z">
            <w:rPr/>
          </w:rPrChange>
        </w:rPr>
        <w:t xml:space="preserve"> and </w:t>
      </w:r>
      <w:proofErr w:type="spellStart"/>
      <w:r w:rsidRPr="00414C19">
        <w:rPr>
          <w:lang w:val="en-GB"/>
          <w:rPrChange w:id="531" w:author="Nils Hailer" w:date="2021-05-17T11:11:00Z">
            <w:rPr/>
          </w:rPrChange>
        </w:rPr>
        <w:t>tidyverse</w:t>
      </w:r>
      <w:proofErr w:type="spellEnd"/>
      <w:r w:rsidRPr="00414C19">
        <w:rPr>
          <w:lang w:val="en-GB"/>
          <w:rPrChange w:id="532" w:author="Nils Hailer" w:date="2021-05-17T11:11:00Z">
            <w:rPr/>
          </w:rPrChange>
        </w:rPr>
        <w:t>.</w:t>
      </w:r>
    </w:p>
    <w:p w14:paraId="03303982" w14:textId="77777777" w:rsidR="00DE1FF7" w:rsidRPr="00414C19" w:rsidRDefault="00F5325D">
      <w:pPr>
        <w:pStyle w:val="Rubrik2"/>
        <w:rPr>
          <w:lang w:val="en-GB"/>
          <w:rPrChange w:id="533" w:author="Nils Hailer" w:date="2021-05-17T11:11:00Z">
            <w:rPr/>
          </w:rPrChange>
        </w:rPr>
      </w:pPr>
      <w:bookmarkStart w:id="534" w:name="ethical-approval"/>
      <w:bookmarkEnd w:id="519"/>
      <w:r w:rsidRPr="00414C19">
        <w:rPr>
          <w:lang w:val="en-GB"/>
          <w:rPrChange w:id="535" w:author="Nils Hailer" w:date="2021-05-17T11:11:00Z">
            <w:rPr/>
          </w:rPrChange>
        </w:rPr>
        <w:t>Ethical approval</w:t>
      </w:r>
    </w:p>
    <w:p w14:paraId="6C1AF529" w14:textId="77777777" w:rsidR="00DE1FF7" w:rsidRPr="00414C19" w:rsidRDefault="00F5325D">
      <w:pPr>
        <w:pStyle w:val="FirstParagraph"/>
        <w:rPr>
          <w:lang w:val="en-GB"/>
          <w:rPrChange w:id="536" w:author="Nils Hailer" w:date="2021-05-17T11:11:00Z">
            <w:rPr/>
          </w:rPrChange>
        </w:rPr>
      </w:pPr>
      <w:r w:rsidRPr="00414C19">
        <w:rPr>
          <w:lang w:val="en-GB"/>
          <w:rPrChange w:id="537" w:author="Nils Hailer" w:date="2021-05-17T11:11:00Z">
            <w:rPr/>
          </w:rPrChange>
        </w:rPr>
        <w:t xml:space="preserve">Ethical approval for this study was obtained from the Regional Ethical Review Board in Gothenburg (360-13) and by </w:t>
      </w:r>
      <w:r w:rsidRPr="00414C19">
        <w:rPr>
          <w:b/>
          <w:lang w:val="en-GB"/>
          <w:rPrChange w:id="538" w:author="Nils Hailer" w:date="2021-05-17T11:11:00Z">
            <w:rPr>
              <w:b/>
            </w:rPr>
          </w:rPrChange>
        </w:rPr>
        <w:t>XXX in Denmark</w:t>
      </w:r>
      <w:r w:rsidRPr="00414C19">
        <w:rPr>
          <w:lang w:val="en-GB"/>
          <w:rPrChange w:id="539" w:author="Nils Hailer" w:date="2021-05-17T11:11:00Z">
            <w:rPr/>
          </w:rPrChange>
        </w:rPr>
        <w:t>.</w:t>
      </w:r>
    </w:p>
    <w:p w14:paraId="613C03EE" w14:textId="77777777" w:rsidR="00DE1FF7" w:rsidRPr="00414C19" w:rsidRDefault="00F5325D">
      <w:pPr>
        <w:pStyle w:val="Rubrik1"/>
        <w:rPr>
          <w:lang w:val="en-GB"/>
          <w:rPrChange w:id="540" w:author="Nils Hailer" w:date="2021-05-17T11:11:00Z">
            <w:rPr/>
          </w:rPrChange>
        </w:rPr>
      </w:pPr>
      <w:bookmarkStart w:id="541" w:name="results"/>
      <w:bookmarkEnd w:id="259"/>
      <w:bookmarkEnd w:id="534"/>
      <w:r w:rsidRPr="00414C19">
        <w:rPr>
          <w:lang w:val="en-GB"/>
          <w:rPrChange w:id="542" w:author="Nils Hailer" w:date="2021-05-17T11:11:00Z">
            <w:rPr/>
          </w:rPrChange>
        </w:rPr>
        <w:t>Results</w:t>
      </w:r>
    </w:p>
    <w:p w14:paraId="566FB0BA" w14:textId="77777777" w:rsidR="00DE1FF7" w:rsidRPr="00414C19" w:rsidRDefault="00F5325D">
      <w:pPr>
        <w:pStyle w:val="Rubrik2"/>
        <w:rPr>
          <w:lang w:val="en-GB"/>
          <w:rPrChange w:id="543" w:author="Nils Hailer" w:date="2021-05-17T11:11:00Z">
            <w:rPr/>
          </w:rPrChange>
        </w:rPr>
      </w:pPr>
      <w:bookmarkStart w:id="544" w:name="study-participants"/>
      <w:r w:rsidRPr="00414C19">
        <w:rPr>
          <w:lang w:val="en-GB"/>
          <w:rPrChange w:id="545" w:author="Nils Hailer" w:date="2021-05-17T11:11:00Z">
            <w:rPr/>
          </w:rPrChange>
        </w:rPr>
        <w:t>Study participants</w:t>
      </w:r>
    </w:p>
    <w:p w14:paraId="7C8F0BD8" w14:textId="77777777" w:rsidR="000917EC" w:rsidRDefault="00F5325D">
      <w:pPr>
        <w:pStyle w:val="FirstParagraph"/>
        <w:rPr>
          <w:ins w:id="546" w:author="Nils Hailer" w:date="2021-05-17T13:12:00Z"/>
          <w:lang w:val="en-GB"/>
        </w:rPr>
      </w:pPr>
      <w:r w:rsidRPr="00414C19">
        <w:rPr>
          <w:lang w:val="en-GB"/>
          <w:rPrChange w:id="547" w:author="Nils Hailer" w:date="2021-05-17T11:11:00Z">
            <w:rPr/>
          </w:rPrChange>
        </w:rPr>
        <w:t>We included 88,830 patients (43.54 % males) with a mean age of 68 (SD = 11) years in the derivation cohort from the SHAR (Fig. 1). 2.45 % (n = 2,173) of the</w:t>
      </w:r>
      <w:ins w:id="548" w:author="Nils Hailer" w:date="2021-05-17T11:54:00Z">
        <w:r w:rsidR="004B77C6">
          <w:rPr>
            <w:lang w:val="en-GB"/>
          </w:rPr>
          <w:t>se</w:t>
        </w:r>
      </w:ins>
      <w:r w:rsidRPr="00414C19">
        <w:rPr>
          <w:lang w:val="en-GB"/>
          <w:rPrChange w:id="549" w:author="Nils Hailer" w:date="2021-05-17T11:11:00Z">
            <w:rPr/>
          </w:rPrChange>
        </w:rPr>
        <w:t xml:space="preserve"> </w:t>
      </w:r>
      <w:del w:id="550" w:author="Nils Hailer" w:date="2021-05-17T11:54:00Z">
        <w:r w:rsidRPr="00414C19" w:rsidDel="004B77C6">
          <w:rPr>
            <w:lang w:val="en-GB"/>
            <w:rPrChange w:id="551" w:author="Nils Hailer" w:date="2021-05-17T11:11:00Z">
              <w:rPr/>
            </w:rPrChange>
          </w:rPr>
          <w:delText xml:space="preserve">patients </w:delText>
        </w:r>
      </w:del>
      <w:r w:rsidRPr="00414C19">
        <w:rPr>
          <w:lang w:val="en-GB"/>
          <w:rPrChange w:id="552" w:author="Nils Hailer" w:date="2021-05-17T11:11:00Z">
            <w:rPr/>
          </w:rPrChange>
        </w:rPr>
        <w:t xml:space="preserve">developed a PJI within 90 days (Tab. 3). The proportion of patients with ASA class III was 17 % (n = 14,945); 24 % (n = 21,393) had at least one comorbidity according to the Charlson comorbidity index, 43 % (n = 38,617) according to Elixhauser index, and 71 % (n = 62,874) had medications classified according to Rx Risk V. In addition, 18,854 patients from DHR were included as an external validation cohort (Fig. 2). </w:t>
      </w:r>
    </w:p>
    <w:p w14:paraId="15DBC5A9" w14:textId="4D8B858B" w:rsidR="00DE1FF7" w:rsidRPr="00414C19" w:rsidRDefault="004B77C6">
      <w:pPr>
        <w:pStyle w:val="FirstParagraph"/>
        <w:rPr>
          <w:lang w:val="en-GB"/>
          <w:rPrChange w:id="553" w:author="Nils Hailer" w:date="2021-05-17T11:11:00Z">
            <w:rPr/>
          </w:rPrChange>
        </w:rPr>
      </w:pPr>
      <w:commentRangeStart w:id="554"/>
      <w:ins w:id="555" w:author="Nils Hailer" w:date="2021-05-17T11:56:00Z">
        <w:r>
          <w:rPr>
            <w:lang w:val="en-GB"/>
          </w:rPr>
          <w:t>XXX</w:t>
        </w:r>
        <w:commentRangeEnd w:id="554"/>
        <w:r>
          <w:rPr>
            <w:rStyle w:val="Kommentarsreferens"/>
            <w:rFonts w:asciiTheme="minorHAnsi" w:hAnsiTheme="minorHAnsi"/>
          </w:rPr>
          <w:commentReference w:id="554"/>
        </w:r>
      </w:ins>
      <w:moveFromRangeStart w:id="556" w:author="Nils Hailer" w:date="2021-05-17T11:55:00Z" w:name="move72144961"/>
      <w:moveFrom w:id="557" w:author="Nils Hailer" w:date="2021-05-17T11:55:00Z">
        <w:r w:rsidR="00F5325D" w:rsidRPr="00414C19" w:rsidDel="004B77C6">
          <w:rPr>
            <w:lang w:val="en-GB"/>
            <w:rPrChange w:id="558" w:author="Nils Hailer" w:date="2021-05-17T11:11:00Z">
              <w:rPr/>
            </w:rPrChange>
          </w:rPr>
          <w:t>Those patients were operated from 2016 until the last of September 2018. This period was chosen due to availability of data and thus follows after the period used for model derivation in Sweden.</w:t>
        </w:r>
      </w:moveFrom>
      <w:moveFromRangeEnd w:id="556"/>
    </w:p>
    <w:p w14:paraId="2B3AA210" w14:textId="77777777" w:rsidR="00DE1FF7" w:rsidRPr="00414C19" w:rsidRDefault="00F5325D">
      <w:pPr>
        <w:pStyle w:val="Rubrik2"/>
        <w:rPr>
          <w:lang w:val="en-GB"/>
          <w:rPrChange w:id="559" w:author="Nils Hailer" w:date="2021-05-17T11:11:00Z">
            <w:rPr/>
          </w:rPrChange>
        </w:rPr>
      </w:pPr>
      <w:bookmarkStart w:id="560" w:name="X97f55da61655794c4500bb5dee5b0e7e0a00da4"/>
      <w:bookmarkEnd w:id="544"/>
      <w:r w:rsidRPr="00414C19">
        <w:rPr>
          <w:lang w:val="en-GB"/>
          <w:rPrChange w:id="561" w:author="Nils Hailer" w:date="2021-05-17T11:11:00Z">
            <w:rPr/>
          </w:rPrChange>
        </w:rPr>
        <w:lastRenderedPageBreak/>
        <w:t>Model development and internal validation</w:t>
      </w:r>
    </w:p>
    <w:p w14:paraId="03680619" w14:textId="7372A3DA" w:rsidR="00DE1FF7" w:rsidRPr="00414C19" w:rsidRDefault="00F5325D">
      <w:pPr>
        <w:pStyle w:val="FirstParagraph"/>
        <w:rPr>
          <w:lang w:val="en-GB"/>
          <w:rPrChange w:id="562" w:author="Nils Hailer" w:date="2021-05-17T11:11:00Z">
            <w:rPr/>
          </w:rPrChange>
        </w:rPr>
      </w:pPr>
      <w:r w:rsidRPr="00414C19">
        <w:rPr>
          <w:lang w:val="en-GB"/>
          <w:rPrChange w:id="563" w:author="Nils Hailer" w:date="2021-05-17T11:11:00Z">
            <w:rPr/>
          </w:rPrChange>
        </w:rPr>
        <w:t xml:space="preserve">Patients with AIDS/HIV, </w:t>
      </w:r>
      <w:del w:id="564" w:author="Nils Hailer" w:date="2021-05-17T11:56:00Z">
        <w:r w:rsidRPr="00414C19" w:rsidDel="004B77C6">
          <w:rPr>
            <w:lang w:val="en-GB"/>
            <w:rPrChange w:id="565" w:author="Nils Hailer" w:date="2021-05-17T11:11:00Z">
              <w:rPr/>
            </w:rPrChange>
          </w:rPr>
          <w:delText>C</w:delText>
        </w:r>
      </w:del>
      <w:ins w:id="566" w:author="Nils Hailer" w:date="2021-05-17T11:56:00Z">
        <w:r w:rsidR="004B77C6">
          <w:rPr>
            <w:lang w:val="en-GB"/>
          </w:rPr>
          <w:t>c</w:t>
        </w:r>
      </w:ins>
      <w:r w:rsidRPr="00414C19">
        <w:rPr>
          <w:lang w:val="en-GB"/>
          <w:rPrChange w:id="567" w:author="Nils Hailer" w:date="2021-05-17T11:11:00Z">
            <w:rPr/>
          </w:rPrChange>
        </w:rPr>
        <w:t xml:space="preserve">oagulopathy </w:t>
      </w:r>
      <w:del w:id="568" w:author="Nils Hailer" w:date="2021-05-17T11:57:00Z">
        <w:r w:rsidRPr="00414C19" w:rsidDel="004B77C6">
          <w:rPr>
            <w:lang w:val="en-GB"/>
            <w:rPrChange w:id="569" w:author="Nils Hailer" w:date="2021-05-17T11:11:00Z">
              <w:rPr/>
            </w:rPrChange>
          </w:rPr>
          <w:delText xml:space="preserve">and </w:delText>
        </w:r>
      </w:del>
      <w:ins w:id="570" w:author="Nils Hailer" w:date="2021-05-17T11:57:00Z">
        <w:r w:rsidR="004B77C6">
          <w:rPr>
            <w:lang w:val="en-GB"/>
          </w:rPr>
          <w:t xml:space="preserve">or </w:t>
        </w:r>
      </w:ins>
      <w:del w:id="571" w:author="Nils Hailer" w:date="2021-05-17T11:56:00Z">
        <w:r w:rsidRPr="00414C19" w:rsidDel="004B77C6">
          <w:rPr>
            <w:lang w:val="en-GB"/>
            <w:rPrChange w:id="572" w:author="Nils Hailer" w:date="2021-05-17T11:11:00Z">
              <w:rPr/>
            </w:rPrChange>
          </w:rPr>
          <w:delText>W</w:delText>
        </w:r>
      </w:del>
      <w:ins w:id="573" w:author="Nils Hailer" w:date="2021-05-17T11:56:00Z">
        <w:r w:rsidR="004B77C6">
          <w:rPr>
            <w:lang w:val="en-GB"/>
          </w:rPr>
          <w:t>w</w:t>
        </w:r>
      </w:ins>
      <w:r w:rsidRPr="00414C19">
        <w:rPr>
          <w:lang w:val="en-GB"/>
          <w:rPrChange w:id="574" w:author="Nils Hailer" w:date="2021-05-17T11:11:00Z">
            <w:rPr/>
          </w:rPrChange>
        </w:rPr>
        <w:t>eight loss were uncommon</w:t>
      </w:r>
      <w:del w:id="575" w:author="Nils Hailer" w:date="2021-05-17T11:57:00Z">
        <w:r w:rsidRPr="00414C19" w:rsidDel="004B77C6">
          <w:rPr>
            <w:lang w:val="en-GB"/>
            <w:rPrChange w:id="576" w:author="Nils Hailer" w:date="2021-05-17T11:11:00Z">
              <w:rPr/>
            </w:rPrChange>
          </w:rPr>
          <w:delText xml:space="preserve">, wherefore those </w:delText>
        </w:r>
      </w:del>
      <w:ins w:id="577" w:author="Nils Hailer" w:date="2021-05-17T11:57:00Z">
        <w:r w:rsidR="004B77C6">
          <w:rPr>
            <w:lang w:val="en-GB"/>
          </w:rPr>
          <w:t xml:space="preserve"> why these </w:t>
        </w:r>
      </w:ins>
      <w:r w:rsidRPr="00414C19">
        <w:rPr>
          <w:lang w:val="en-GB"/>
          <w:rPrChange w:id="578" w:author="Nils Hailer" w:date="2021-05-17T11:11:00Z">
            <w:rPr/>
          </w:rPrChange>
        </w:rPr>
        <w:t xml:space="preserve">comorbidities were excluded as potential predictors prior to further </w:t>
      </w:r>
      <w:del w:id="579" w:author="Nils Hailer" w:date="2021-05-17T11:57:00Z">
        <w:r w:rsidRPr="00414C19" w:rsidDel="004B77C6">
          <w:rPr>
            <w:lang w:val="en-GB"/>
            <w:rPrChange w:id="580" w:author="Nils Hailer" w:date="2021-05-17T11:11:00Z">
              <w:rPr/>
            </w:rPrChange>
          </w:rPr>
          <w:delText>modeling</w:delText>
        </w:r>
      </w:del>
      <w:ins w:id="581" w:author="Nils Hailer" w:date="2021-05-17T11:57:00Z">
        <w:r w:rsidR="004B77C6" w:rsidRPr="004B77C6">
          <w:rPr>
            <w:lang w:val="en-GB"/>
          </w:rPr>
          <w:t>modelling</w:t>
        </w:r>
      </w:ins>
      <w:r w:rsidRPr="00414C19">
        <w:rPr>
          <w:lang w:val="en-GB"/>
          <w:rPrChange w:id="582" w:author="Nils Hailer" w:date="2021-05-17T11:11:00Z">
            <w:rPr/>
          </w:rPrChange>
        </w:rPr>
        <w:t xml:space="preserve">. ROC-curves (Fig. 3 left panel) and AUC-values (Fig. 4 left panel) for the main and reduced models were very similar, and for simplicity, we therefore focused on the reduced model. </w:t>
      </w:r>
      <w:commentRangeStart w:id="583"/>
      <w:r w:rsidRPr="00414C19">
        <w:rPr>
          <w:lang w:val="en-GB"/>
          <w:rPrChange w:id="584" w:author="Nils Hailer" w:date="2021-05-17T11:11:00Z">
            <w:rPr/>
          </w:rPrChange>
        </w:rPr>
        <w:t>The derived model performed better than all of the 10 models included for comparison.</w:t>
      </w:r>
      <w:commentRangeEnd w:id="583"/>
      <w:r w:rsidR="004B77C6">
        <w:rPr>
          <w:rStyle w:val="Kommentarsreferens"/>
          <w:rFonts w:asciiTheme="minorHAnsi" w:hAnsiTheme="minorHAnsi"/>
        </w:rPr>
        <w:commentReference w:id="583"/>
      </w:r>
    </w:p>
    <w:p w14:paraId="48BEAF18" w14:textId="06CE1643" w:rsidR="00DE1FF7" w:rsidRPr="00414C19" w:rsidRDefault="00F5325D">
      <w:pPr>
        <w:pStyle w:val="Brdtext"/>
        <w:rPr>
          <w:lang w:val="en-GB"/>
          <w:rPrChange w:id="585" w:author="Nils Hailer" w:date="2021-05-17T11:11:00Z">
            <w:rPr/>
          </w:rPrChange>
        </w:rPr>
      </w:pPr>
      <w:r w:rsidRPr="00414C19">
        <w:rPr>
          <w:lang w:val="en-GB"/>
          <w:rPrChange w:id="586" w:author="Nils Hailer" w:date="2021-05-17T11:11:00Z">
            <w:rPr/>
          </w:rPrChange>
        </w:rPr>
        <w:t xml:space="preserve">The univariable model with the Charlson comorbidity index had the lowest AUC and </w:t>
      </w:r>
      <w:proofErr w:type="spellStart"/>
      <w:r w:rsidRPr="00414C19">
        <w:rPr>
          <w:lang w:val="en-GB"/>
          <w:rPrChange w:id="587" w:author="Nils Hailer" w:date="2021-05-17T11:11:00Z">
            <w:rPr/>
          </w:rPrChange>
        </w:rPr>
        <w:t>Negelkerke’s</w:t>
      </w:r>
      <w:proofErr w:type="spellEnd"/>
      <w:r w:rsidRPr="00414C19">
        <w:rPr>
          <w:lang w:val="en-GB"/>
          <w:rPrChange w:id="588" w:author="Nils Hailer" w:date="2021-05-17T11:11:00Z">
            <w:rPr/>
          </w:rPrChange>
        </w:rPr>
        <w:t xml:space="preserve"> </w:t>
      </w:r>
      <m:oMath>
        <m:sSup>
          <m:sSupPr>
            <m:ctrlPr>
              <w:rPr>
                <w:rFonts w:ascii="Cambria Math" w:hAnsi="Cambria Math"/>
                <w:lang w:val="en-GB"/>
              </w:rPr>
            </m:ctrlPr>
          </m:sSupPr>
          <m:e>
            <m:r>
              <w:rPr>
                <w:rFonts w:ascii="Cambria Math" w:hAnsi="Cambria Math"/>
                <w:lang w:val="en-GB"/>
                <w:rPrChange w:id="589" w:author="Nils Hailer" w:date="2021-05-17T11:11:00Z">
                  <w:rPr>
                    <w:rFonts w:ascii="Cambria Math" w:hAnsi="Cambria Math"/>
                  </w:rPr>
                </w:rPrChange>
              </w:rPr>
              <m:t>R</m:t>
            </m:r>
          </m:e>
          <m:sup>
            <m:r>
              <w:rPr>
                <w:rFonts w:ascii="Cambria Math" w:hAnsi="Cambria Math"/>
                <w:lang w:val="en-GB"/>
                <w:rPrChange w:id="590" w:author="Nils Hailer" w:date="2021-05-17T11:11:00Z">
                  <w:rPr>
                    <w:rFonts w:ascii="Cambria Math" w:hAnsi="Cambria Math"/>
                  </w:rPr>
                </w:rPrChange>
              </w:rPr>
              <m:t>2</m:t>
            </m:r>
          </m:sup>
        </m:sSup>
      </m:oMath>
      <w:r w:rsidRPr="00414C19">
        <w:rPr>
          <w:lang w:val="en-GB"/>
          <w:rPrChange w:id="591" w:author="Nils Hailer" w:date="2021-05-17T11:11:00Z">
            <w:rPr/>
          </w:rPrChange>
        </w:rPr>
        <w:t xml:space="preserve"> (Tab. 5)</w:t>
      </w:r>
      <w:ins w:id="592" w:author="Nils Hailer" w:date="2021-05-17T11:59:00Z">
        <w:r w:rsidR="00660681">
          <w:rPr>
            <w:lang w:val="en-GB"/>
          </w:rPr>
          <w:t xml:space="preserve">, and, compared to this model, </w:t>
        </w:r>
      </w:ins>
      <w:del w:id="593" w:author="Nils Hailer" w:date="2021-05-17T11:59:00Z">
        <w:r w:rsidRPr="00414C19" w:rsidDel="00660681">
          <w:rPr>
            <w:lang w:val="en-GB"/>
            <w:rPrChange w:id="594" w:author="Nils Hailer" w:date="2021-05-17T11:11:00Z">
              <w:rPr/>
            </w:rPrChange>
          </w:rPr>
          <w:delText>. T</w:delText>
        </w:r>
      </w:del>
      <w:ins w:id="595" w:author="Nils Hailer" w:date="2021-05-17T11:59:00Z">
        <w:r w:rsidR="00660681">
          <w:rPr>
            <w:lang w:val="en-GB"/>
          </w:rPr>
          <w:t>t</w:t>
        </w:r>
      </w:ins>
      <w:r w:rsidRPr="00414C19">
        <w:rPr>
          <w:lang w:val="en-GB"/>
          <w:rPrChange w:id="596" w:author="Nils Hailer" w:date="2021-05-17T11:11:00Z">
            <w:rPr/>
          </w:rPrChange>
        </w:rPr>
        <w:t>he fraction of new information for the reduced model was 8</w:t>
      </w:r>
      <w:ins w:id="597" w:author="Nils Hailer" w:date="2021-05-17T11:59:00Z">
        <w:r w:rsidR="00660681">
          <w:rPr>
            <w:lang w:val="en-GB"/>
          </w:rPr>
          <w:t>4.</w:t>
        </w:r>
      </w:ins>
      <w:del w:id="598" w:author="Nils Hailer" w:date="2021-05-17T11:58:00Z">
        <w:r w:rsidRPr="00414C19" w:rsidDel="00660681">
          <w:rPr>
            <w:lang w:val="en-GB"/>
            <w:rPrChange w:id="599" w:author="Nils Hailer" w:date="2021-05-17T11:11:00Z">
              <w:rPr/>
            </w:rPrChange>
          </w:rPr>
          <w:delText>4.4</w:delText>
        </w:r>
      </w:del>
      <w:r w:rsidRPr="00414C19">
        <w:rPr>
          <w:lang w:val="en-GB"/>
          <w:rPrChange w:id="600" w:author="Nils Hailer" w:date="2021-05-17T11:11:00Z">
            <w:rPr/>
          </w:rPrChange>
        </w:rPr>
        <w:t>5</w:t>
      </w:r>
      <w:ins w:id="601" w:author="Nils Hailer" w:date="2021-05-17T11:59:00Z">
        <w:r w:rsidR="00660681">
          <w:rPr>
            <w:lang w:val="en-GB"/>
          </w:rPr>
          <w:t>%</w:t>
        </w:r>
      </w:ins>
      <w:r w:rsidRPr="00414C19">
        <w:rPr>
          <w:lang w:val="en-GB"/>
          <w:rPrChange w:id="602" w:author="Nils Hailer" w:date="2021-05-17T11:11:00Z">
            <w:rPr/>
          </w:rPrChange>
        </w:rPr>
        <w:t>.</w:t>
      </w:r>
    </w:p>
    <w:p w14:paraId="56500688" w14:textId="77777777" w:rsidR="00DE1FF7" w:rsidRPr="00414C19" w:rsidRDefault="00F5325D">
      <w:pPr>
        <w:pStyle w:val="Brdtext"/>
        <w:rPr>
          <w:lang w:val="en-GB"/>
          <w:rPrChange w:id="603" w:author="Nils Hailer" w:date="2021-05-17T11:11:00Z">
            <w:rPr/>
          </w:rPrChange>
        </w:rPr>
      </w:pPr>
      <w:commentRangeStart w:id="604"/>
      <w:r w:rsidRPr="00414C19">
        <w:rPr>
          <w:lang w:val="en-GB"/>
          <w:rPrChange w:id="605" w:author="Nils Hailer" w:date="2021-05-17T11:11:00Z">
            <w:rPr/>
          </w:rPrChange>
        </w:rPr>
        <w:t>Estimated probability density curves for patients with and without PJI were partially overlapping, although patients with PJI had on average higher predicted probabilities for this outcome (Fig. 5).</w:t>
      </w:r>
      <w:commentRangeEnd w:id="604"/>
      <w:r w:rsidR="00660681">
        <w:rPr>
          <w:rStyle w:val="Kommentarsreferens"/>
          <w:rFonts w:asciiTheme="minorHAnsi" w:hAnsiTheme="minorHAnsi"/>
        </w:rPr>
        <w:commentReference w:id="604"/>
      </w:r>
    </w:p>
    <w:p w14:paraId="57176EF0" w14:textId="335B14FB" w:rsidR="00DE1FF7" w:rsidRPr="00414C19" w:rsidRDefault="00F5325D">
      <w:pPr>
        <w:pStyle w:val="Brdtext"/>
        <w:rPr>
          <w:lang w:val="en-GB"/>
          <w:rPrChange w:id="606" w:author="Nils Hailer" w:date="2021-05-17T11:11:00Z">
            <w:rPr/>
          </w:rPrChange>
        </w:rPr>
      </w:pPr>
      <w:r w:rsidRPr="00414C19">
        <w:rPr>
          <w:lang w:val="en-GB"/>
          <w:rPrChange w:id="607" w:author="Nils Hailer" w:date="2021-05-17T11:11:00Z">
            <w:rPr/>
          </w:rPrChange>
        </w:rPr>
        <w:t>The reduced model for the prediction of PJI within 90 days in the Swedish cohort included the underl</w:t>
      </w:r>
      <w:del w:id="608" w:author="Nils Hailer" w:date="2021-05-17T12:01:00Z">
        <w:r w:rsidRPr="00414C19" w:rsidDel="00660681">
          <w:rPr>
            <w:lang w:val="en-GB"/>
            <w:rPrChange w:id="609" w:author="Nils Hailer" w:date="2021-05-17T11:11:00Z">
              <w:rPr/>
            </w:rPrChange>
          </w:rPr>
          <w:delText>a</w:delText>
        </w:r>
      </w:del>
      <w:r w:rsidRPr="00414C19">
        <w:rPr>
          <w:lang w:val="en-GB"/>
          <w:rPrChange w:id="610" w:author="Nils Hailer" w:date="2021-05-17T11:11:00Z">
            <w:rPr/>
          </w:rPrChange>
        </w:rPr>
        <w:t xml:space="preserve">ying diagnosis for THA, body mass index (BMI), American Society for </w:t>
      </w:r>
      <w:proofErr w:type="spellStart"/>
      <w:r w:rsidRPr="00414C19">
        <w:rPr>
          <w:lang w:val="en-GB"/>
          <w:rPrChange w:id="611" w:author="Nils Hailer" w:date="2021-05-17T11:11:00Z">
            <w:rPr/>
          </w:rPrChange>
        </w:rPr>
        <w:t>Anesthesiologists</w:t>
      </w:r>
      <w:proofErr w:type="spellEnd"/>
      <w:r w:rsidRPr="00414C19">
        <w:rPr>
          <w:lang w:val="en-GB"/>
          <w:rPrChange w:id="612" w:author="Nils Hailer" w:date="2021-05-17T11:11:00Z">
            <w:rPr/>
          </w:rPrChange>
        </w:rPr>
        <w:t xml:space="preserve"> (ASA) class, </w:t>
      </w:r>
      <w:del w:id="613" w:author="Nils Hailer" w:date="2021-05-17T12:02:00Z">
        <w:r w:rsidRPr="00414C19" w:rsidDel="00660681">
          <w:rPr>
            <w:lang w:val="en-GB"/>
            <w:rPrChange w:id="614" w:author="Nils Hailer" w:date="2021-05-17T11:11:00Z">
              <w:rPr/>
            </w:rPrChange>
          </w:rPr>
          <w:delText>gender</w:delText>
        </w:r>
      </w:del>
      <w:ins w:id="615" w:author="Nils Hailer" w:date="2021-05-17T12:02:00Z">
        <w:r w:rsidR="00660681">
          <w:rPr>
            <w:lang w:val="en-GB"/>
          </w:rPr>
          <w:t>sex</w:t>
        </w:r>
      </w:ins>
      <w:r w:rsidRPr="00414C19">
        <w:rPr>
          <w:lang w:val="en-GB"/>
          <w:rPrChange w:id="616" w:author="Nils Hailer" w:date="2021-05-17T11:11:00Z">
            <w:rPr/>
          </w:rPrChange>
        </w:rPr>
        <w:t xml:space="preserve">, age, and the </w:t>
      </w:r>
      <w:del w:id="617" w:author="Nils Hailer" w:date="2021-05-17T12:01:00Z">
        <w:r w:rsidRPr="00414C19" w:rsidDel="00660681">
          <w:rPr>
            <w:lang w:val="en-GB"/>
            <w:rPrChange w:id="618" w:author="Nils Hailer" w:date="2021-05-17T11:11:00Z">
              <w:rPr/>
            </w:rPrChange>
          </w:rPr>
          <w:delText>precense</w:delText>
        </w:r>
      </w:del>
      <w:ins w:id="619" w:author="Nils Hailer" w:date="2021-05-17T12:01:00Z">
        <w:r w:rsidR="00660681" w:rsidRPr="00660681">
          <w:rPr>
            <w:lang w:val="en-GB"/>
          </w:rPr>
          <w:t>presence</w:t>
        </w:r>
      </w:ins>
      <w:r w:rsidRPr="00414C19">
        <w:rPr>
          <w:lang w:val="en-GB"/>
          <w:rPrChange w:id="620" w:author="Nils Hailer" w:date="2021-05-17T11:11:00Z">
            <w:rPr/>
          </w:rPrChange>
        </w:rPr>
        <w:t xml:space="preserve"> of arrhythmia, CNS disease, fluid electrolyte disorders, liver disease or lung </w:t>
      </w:r>
      <w:ins w:id="621" w:author="Nils Hailer" w:date="2021-05-17T12:02:00Z">
        <w:r w:rsidR="00660681">
          <w:rPr>
            <w:lang w:val="en-GB"/>
          </w:rPr>
          <w:t xml:space="preserve">and </w:t>
        </w:r>
      </w:ins>
      <w:r w:rsidRPr="00414C19">
        <w:rPr>
          <w:lang w:val="en-GB"/>
          <w:rPrChange w:id="622" w:author="Nils Hailer" w:date="2021-05-17T11:11:00Z">
            <w:rPr/>
          </w:rPrChange>
        </w:rPr>
        <w:t xml:space="preserve">airways disease (Tab. 6). This reduced model had an AUC = 0.68 (95 % CI: 0.66 to 0.69), whereas ASA class </w:t>
      </w:r>
      <w:ins w:id="623" w:author="Nils Hailer" w:date="2021-05-17T12:02:00Z">
        <w:r w:rsidR="00660681">
          <w:rPr>
            <w:lang w:val="en-GB"/>
          </w:rPr>
          <w:t>(</w:t>
        </w:r>
        <w:commentRangeStart w:id="624"/>
        <w:r w:rsidR="00660681">
          <w:rPr>
            <w:lang w:val="en-GB"/>
          </w:rPr>
          <w:t>AUC, CI</w:t>
        </w:r>
        <w:commentRangeEnd w:id="624"/>
        <w:r w:rsidR="00660681">
          <w:rPr>
            <w:rStyle w:val="Kommentarsreferens"/>
            <w:rFonts w:asciiTheme="minorHAnsi" w:hAnsiTheme="minorHAnsi"/>
          </w:rPr>
          <w:commentReference w:id="624"/>
        </w:r>
        <w:r w:rsidR="00660681">
          <w:rPr>
            <w:lang w:val="en-GB"/>
          </w:rPr>
          <w:t>)</w:t>
        </w:r>
      </w:ins>
      <w:r w:rsidRPr="00414C19">
        <w:rPr>
          <w:lang w:val="en-GB"/>
          <w:rPrChange w:id="625" w:author="Nils Hailer" w:date="2021-05-17T11:11:00Z">
            <w:rPr/>
          </w:rPrChange>
        </w:rPr>
        <w:t xml:space="preserve">, the Charlson comorbidity index (AUC = 0.56, 95 % CI: 0.55 to 0.57), the Elixhauser comorbidity index (AUC = 0.58, 95 % CI: 0.57 to 0.60), and Rx Risk V </w:t>
      </w:r>
      <w:ins w:id="626" w:author="Nils Hailer" w:date="2021-05-17T13:13:00Z">
        <w:r w:rsidR="002040C0">
          <w:rPr>
            <w:lang w:val="en-GB"/>
          </w:rPr>
          <w:t>(</w:t>
        </w:r>
        <w:commentRangeStart w:id="627"/>
        <w:r w:rsidR="002040C0">
          <w:rPr>
            <w:lang w:val="en-GB"/>
          </w:rPr>
          <w:t>AUC, CI</w:t>
        </w:r>
        <w:commentRangeEnd w:id="627"/>
        <w:r w:rsidR="002040C0">
          <w:rPr>
            <w:rStyle w:val="Kommentarsreferens"/>
            <w:rFonts w:asciiTheme="minorHAnsi" w:hAnsiTheme="minorHAnsi"/>
          </w:rPr>
          <w:commentReference w:id="627"/>
        </w:r>
        <w:r w:rsidR="002040C0">
          <w:rPr>
            <w:lang w:val="en-GB"/>
          </w:rPr>
          <w:t xml:space="preserve">) </w:t>
        </w:r>
      </w:ins>
      <w:r w:rsidRPr="00414C19">
        <w:rPr>
          <w:lang w:val="en-GB"/>
          <w:rPrChange w:id="628" w:author="Nils Hailer" w:date="2021-05-17T11:11:00Z">
            <w:rPr/>
          </w:rPrChange>
        </w:rPr>
        <w:t xml:space="preserve">had less discriminative ability (Fig. 3 left panel and 4 left panel). The reduced model </w:t>
      </w:r>
      <w:commentRangeStart w:id="629"/>
      <w:r w:rsidRPr="00414C19">
        <w:rPr>
          <w:lang w:val="en-GB"/>
          <w:rPrChange w:id="630" w:author="Nils Hailer" w:date="2021-05-17T11:11:00Z">
            <w:rPr/>
          </w:rPrChange>
        </w:rPr>
        <w:t xml:space="preserve">had good accuracy </w:t>
      </w:r>
      <w:commentRangeEnd w:id="629"/>
      <w:r w:rsidR="002040C0">
        <w:rPr>
          <w:rStyle w:val="Kommentarsreferens"/>
          <w:rFonts w:asciiTheme="minorHAnsi" w:hAnsiTheme="minorHAnsi"/>
        </w:rPr>
        <w:commentReference w:id="629"/>
      </w:r>
      <w:r w:rsidRPr="00414C19">
        <w:rPr>
          <w:lang w:val="en-GB"/>
          <w:rPrChange w:id="631" w:author="Nils Hailer" w:date="2021-05-17T11:11:00Z">
            <w:rPr/>
          </w:rPrChange>
        </w:rPr>
        <w:t>as visualized by the calibration plot (Fig. 6).</w:t>
      </w:r>
    </w:p>
    <w:p w14:paraId="3907DDBB" w14:textId="77777777" w:rsidR="00DE1FF7" w:rsidRPr="00414C19" w:rsidRDefault="00F5325D">
      <w:pPr>
        <w:pStyle w:val="Rubrik2"/>
        <w:rPr>
          <w:lang w:val="en-GB"/>
          <w:rPrChange w:id="632" w:author="Nils Hailer" w:date="2021-05-17T11:11:00Z">
            <w:rPr/>
          </w:rPrChange>
        </w:rPr>
      </w:pPr>
      <w:bookmarkStart w:id="633" w:name="external-validation"/>
      <w:bookmarkEnd w:id="560"/>
      <w:r w:rsidRPr="00414C19">
        <w:rPr>
          <w:lang w:val="en-GB"/>
          <w:rPrChange w:id="634" w:author="Nils Hailer" w:date="2021-05-17T11:11:00Z">
            <w:rPr/>
          </w:rPrChange>
        </w:rPr>
        <w:lastRenderedPageBreak/>
        <w:t>External validation</w:t>
      </w:r>
    </w:p>
    <w:p w14:paraId="7DD22207" w14:textId="156D8B4D" w:rsidR="00DE1FF7" w:rsidRPr="00414C19" w:rsidRDefault="00F5325D">
      <w:pPr>
        <w:pStyle w:val="FirstParagraph"/>
        <w:rPr>
          <w:lang w:val="en-GB"/>
          <w:rPrChange w:id="635" w:author="Nils Hailer" w:date="2021-05-17T11:11:00Z">
            <w:rPr/>
          </w:rPrChange>
        </w:rPr>
      </w:pPr>
      <w:r w:rsidRPr="00414C19">
        <w:rPr>
          <w:lang w:val="en-GB"/>
          <w:rPrChange w:id="636" w:author="Nils Hailer" w:date="2021-05-17T11:11:00Z">
            <w:rPr/>
          </w:rPrChange>
        </w:rPr>
        <w:t xml:space="preserve">The reduced model </w:t>
      </w:r>
      <w:ins w:id="637" w:author="Nils Hailer" w:date="2021-05-17T13:15:00Z">
        <w:r w:rsidR="002040C0">
          <w:rPr>
            <w:lang w:val="en-GB"/>
          </w:rPr>
          <w:t xml:space="preserve">derived on the Swedish cohort </w:t>
        </w:r>
      </w:ins>
      <w:r w:rsidRPr="00414C19">
        <w:rPr>
          <w:lang w:val="en-GB"/>
          <w:rPrChange w:id="638" w:author="Nils Hailer" w:date="2021-05-17T11:11:00Z">
            <w:rPr/>
          </w:rPrChange>
        </w:rPr>
        <w:t xml:space="preserve">produced </w:t>
      </w:r>
      <w:del w:id="639" w:author="Nils Hailer" w:date="2021-05-17T13:15:00Z">
        <w:r w:rsidRPr="00414C19" w:rsidDel="002040C0">
          <w:rPr>
            <w:lang w:val="en-GB"/>
            <w:rPrChange w:id="640" w:author="Nils Hailer" w:date="2021-05-17T11:11:00Z">
              <w:rPr/>
            </w:rPrChange>
          </w:rPr>
          <w:delText xml:space="preserve">almost the same </w:delText>
        </w:r>
      </w:del>
      <w:ins w:id="641" w:author="Nils Hailer" w:date="2021-05-17T13:15:00Z">
        <w:r w:rsidR="002040C0">
          <w:rPr>
            <w:lang w:val="en-GB"/>
          </w:rPr>
          <w:t xml:space="preserve">a very similar </w:t>
        </w:r>
      </w:ins>
      <w:r w:rsidRPr="00414C19">
        <w:rPr>
          <w:lang w:val="en-GB"/>
          <w:rPrChange w:id="642" w:author="Nils Hailer" w:date="2021-05-17T11:11:00Z">
            <w:rPr/>
          </w:rPrChange>
        </w:rPr>
        <w:t>ROC curve when applied to the Danish cohort</w:t>
      </w:r>
      <w:del w:id="643" w:author="Nils Hailer" w:date="2021-05-17T13:15:00Z">
        <w:r w:rsidRPr="00414C19" w:rsidDel="002040C0">
          <w:rPr>
            <w:lang w:val="en-GB"/>
            <w:rPrChange w:id="644" w:author="Nils Hailer" w:date="2021-05-17T11:11:00Z">
              <w:rPr/>
            </w:rPrChange>
          </w:rPr>
          <w:delText>, as when used in the derivation cohort</w:delText>
        </w:r>
      </w:del>
      <w:r w:rsidRPr="00414C19">
        <w:rPr>
          <w:lang w:val="en-GB"/>
          <w:rPrChange w:id="645" w:author="Nils Hailer" w:date="2021-05-17T11:11:00Z">
            <w:rPr/>
          </w:rPrChange>
        </w:rPr>
        <w:t xml:space="preserve"> (Fig. 3 right panel)</w:t>
      </w:r>
      <w:del w:id="646" w:author="Nils Hailer" w:date="2021-05-17T13:16:00Z">
        <w:r w:rsidRPr="00414C19" w:rsidDel="002040C0">
          <w:rPr>
            <w:lang w:val="en-GB"/>
            <w:rPrChange w:id="647" w:author="Nils Hailer" w:date="2021-05-17T11:11:00Z">
              <w:rPr/>
            </w:rPrChange>
          </w:rPr>
          <w:delText>.</w:delText>
        </w:r>
      </w:del>
      <w:ins w:id="648" w:author="Nils Hailer" w:date="2021-05-17T13:16:00Z">
        <w:r w:rsidR="002040C0">
          <w:rPr>
            <w:lang w:val="en-GB"/>
          </w:rPr>
          <w:t xml:space="preserve">, and its </w:t>
        </w:r>
      </w:ins>
      <w:del w:id="649" w:author="Nils Hailer" w:date="2021-05-17T13:16:00Z">
        <w:r w:rsidRPr="00414C19" w:rsidDel="002040C0">
          <w:rPr>
            <w:lang w:val="en-GB"/>
            <w:rPrChange w:id="650" w:author="Nils Hailer" w:date="2021-05-17T11:11:00Z">
              <w:rPr/>
            </w:rPrChange>
          </w:rPr>
          <w:delText xml:space="preserve"> </w:delText>
        </w:r>
      </w:del>
      <w:del w:id="651" w:author="Nils Hailer" w:date="2021-05-17T13:18:00Z">
        <w:r w:rsidRPr="00414C19" w:rsidDel="002040C0">
          <w:rPr>
            <w:lang w:val="en-GB"/>
            <w:rPrChange w:id="652" w:author="Nils Hailer" w:date="2021-05-17T11:11:00Z">
              <w:rPr/>
            </w:rPrChange>
          </w:rPr>
          <w:delText xml:space="preserve">The </w:delText>
        </w:r>
      </w:del>
      <w:r w:rsidRPr="00414C19">
        <w:rPr>
          <w:lang w:val="en-GB"/>
          <w:rPrChange w:id="653" w:author="Nils Hailer" w:date="2021-05-17T11:11:00Z">
            <w:rPr/>
          </w:rPrChange>
        </w:rPr>
        <w:t xml:space="preserve">AUC value </w:t>
      </w:r>
      <w:del w:id="654" w:author="Nils Hailer" w:date="2021-05-17T13:16:00Z">
        <w:r w:rsidRPr="00414C19" w:rsidDel="002040C0">
          <w:rPr>
            <w:lang w:val="en-GB"/>
            <w:rPrChange w:id="655" w:author="Nils Hailer" w:date="2021-05-17T11:11:00Z">
              <w:rPr/>
            </w:rPrChange>
          </w:rPr>
          <w:delText>for the reduced model (</w:delText>
        </w:r>
      </w:del>
      <w:ins w:id="656" w:author="Nils Hailer" w:date="2021-05-17T13:16:00Z">
        <w:r w:rsidR="002040C0">
          <w:rPr>
            <w:lang w:val="en-GB"/>
          </w:rPr>
          <w:t xml:space="preserve">was </w:t>
        </w:r>
      </w:ins>
      <w:r w:rsidRPr="00414C19">
        <w:rPr>
          <w:lang w:val="en-GB"/>
          <w:rPrChange w:id="657" w:author="Nils Hailer" w:date="2021-05-17T11:11:00Z">
            <w:rPr/>
          </w:rPrChange>
        </w:rPr>
        <w:t>0.66</w:t>
      </w:r>
      <w:del w:id="658" w:author="Nils Hailer" w:date="2021-05-17T13:16:00Z">
        <w:r w:rsidRPr="00414C19" w:rsidDel="002040C0">
          <w:rPr>
            <w:lang w:val="en-GB"/>
            <w:rPrChange w:id="659" w:author="Nils Hailer" w:date="2021-05-17T11:11:00Z">
              <w:rPr/>
            </w:rPrChange>
          </w:rPr>
          <w:delText>,</w:delText>
        </w:r>
      </w:del>
      <w:r w:rsidRPr="00414C19">
        <w:rPr>
          <w:lang w:val="en-GB"/>
          <w:rPrChange w:id="660" w:author="Nils Hailer" w:date="2021-05-17T11:11:00Z">
            <w:rPr/>
          </w:rPrChange>
        </w:rPr>
        <w:t xml:space="preserve"> </w:t>
      </w:r>
      <w:ins w:id="661" w:author="Nils Hailer" w:date="2021-05-17T13:16:00Z">
        <w:r w:rsidR="002040C0">
          <w:rPr>
            <w:lang w:val="en-GB"/>
          </w:rPr>
          <w:t>(</w:t>
        </w:r>
      </w:ins>
      <w:r w:rsidRPr="00414C19">
        <w:rPr>
          <w:lang w:val="en-GB"/>
          <w:rPrChange w:id="662" w:author="Nils Hailer" w:date="2021-05-17T11:11:00Z">
            <w:rPr/>
          </w:rPrChange>
        </w:rPr>
        <w:t>95% CI: 0.64 to 0.69)</w:t>
      </w:r>
      <w:ins w:id="663" w:author="Nils Hailer" w:date="2021-05-17T13:16:00Z">
        <w:r w:rsidR="002040C0">
          <w:rPr>
            <w:lang w:val="en-GB"/>
          </w:rPr>
          <w:t xml:space="preserve">, </w:t>
        </w:r>
      </w:ins>
      <w:del w:id="664" w:author="Nils Hailer" w:date="2021-05-17T13:16:00Z">
        <w:r w:rsidRPr="00414C19" w:rsidDel="002040C0">
          <w:rPr>
            <w:lang w:val="en-GB"/>
            <w:rPrChange w:id="665" w:author="Nils Hailer" w:date="2021-05-17T11:11:00Z">
              <w:rPr/>
            </w:rPrChange>
          </w:rPr>
          <w:delText xml:space="preserve"> did not differ </w:delText>
        </w:r>
      </w:del>
      <w:ins w:id="666" w:author="Nils Hailer" w:date="2021-05-17T13:16:00Z">
        <w:r w:rsidR="002040C0">
          <w:rPr>
            <w:lang w:val="en-GB"/>
          </w:rPr>
          <w:t xml:space="preserve">thus not </w:t>
        </w:r>
      </w:ins>
      <w:ins w:id="667" w:author="Nils Hailer" w:date="2021-05-17T13:17:00Z">
        <w:r w:rsidR="002040C0">
          <w:rPr>
            <w:lang w:val="en-GB"/>
          </w:rPr>
          <w:t xml:space="preserve">statistically </w:t>
        </w:r>
      </w:ins>
      <w:r w:rsidRPr="00414C19">
        <w:rPr>
          <w:lang w:val="en-GB"/>
          <w:rPrChange w:id="668" w:author="Nils Hailer" w:date="2021-05-17T11:11:00Z">
            <w:rPr/>
          </w:rPrChange>
        </w:rPr>
        <w:t xml:space="preserve">significantly </w:t>
      </w:r>
      <w:ins w:id="669" w:author="Nils Hailer" w:date="2021-05-17T13:17:00Z">
        <w:r w:rsidR="002040C0">
          <w:rPr>
            <w:lang w:val="en-GB"/>
          </w:rPr>
          <w:t xml:space="preserve">different </w:t>
        </w:r>
      </w:ins>
      <w:del w:id="670" w:author="Nils Hailer" w:date="2021-05-17T13:17:00Z">
        <w:r w:rsidRPr="00414C19" w:rsidDel="002040C0">
          <w:rPr>
            <w:lang w:val="en-GB"/>
            <w:rPrChange w:id="671" w:author="Nils Hailer" w:date="2021-05-17T11:11:00Z">
              <w:rPr/>
            </w:rPrChange>
          </w:rPr>
          <w:delText>when applied to the Danish cohort</w:delText>
        </w:r>
      </w:del>
      <w:ins w:id="672" w:author="Nils Hailer" w:date="2021-05-17T13:17:00Z">
        <w:r w:rsidR="002040C0">
          <w:rPr>
            <w:lang w:val="en-GB"/>
          </w:rPr>
          <w:t>from the derivation model</w:t>
        </w:r>
      </w:ins>
      <w:r w:rsidRPr="00414C19">
        <w:rPr>
          <w:lang w:val="en-GB"/>
          <w:rPrChange w:id="673" w:author="Nils Hailer" w:date="2021-05-17T11:11:00Z">
            <w:rPr/>
          </w:rPrChange>
        </w:rPr>
        <w:t>. This did not change for the model with re-estimated coefficient values</w:t>
      </w:r>
      <w:ins w:id="674" w:author="Nils Hailer" w:date="2021-05-17T13:17:00Z">
        <w:r w:rsidR="002040C0">
          <w:rPr>
            <w:lang w:val="en-GB"/>
          </w:rPr>
          <w:t xml:space="preserve"> (data not shown)</w:t>
        </w:r>
      </w:ins>
      <w:r w:rsidRPr="00414C19">
        <w:rPr>
          <w:lang w:val="en-GB"/>
          <w:rPrChange w:id="675" w:author="Nils Hailer" w:date="2021-05-17T11:11:00Z">
            <w:rPr/>
          </w:rPrChange>
        </w:rPr>
        <w:t xml:space="preserve">. AUC values for some of the </w:t>
      </w:r>
      <w:ins w:id="676" w:author="Nils Hailer" w:date="2021-05-17T13:18:00Z">
        <w:r w:rsidR="002040C0">
          <w:rPr>
            <w:lang w:val="en-GB"/>
          </w:rPr>
          <w:t xml:space="preserve">other </w:t>
        </w:r>
      </w:ins>
      <w:del w:id="677" w:author="Nils Hailer" w:date="2021-05-17T13:18:00Z">
        <w:r w:rsidRPr="00414C19" w:rsidDel="002040C0">
          <w:rPr>
            <w:lang w:val="en-GB"/>
            <w:rPrChange w:id="678" w:author="Nils Hailer" w:date="2021-05-17T11:11:00Z">
              <w:rPr/>
            </w:rPrChange>
          </w:rPr>
          <w:delText xml:space="preserve">10 comparison </w:delText>
        </w:r>
      </w:del>
      <w:r w:rsidRPr="00414C19">
        <w:rPr>
          <w:lang w:val="en-GB"/>
          <w:rPrChange w:id="679" w:author="Nils Hailer" w:date="2021-05-17T11:11:00Z">
            <w:rPr/>
          </w:rPrChange>
        </w:rPr>
        <w:t xml:space="preserve">models </w:t>
      </w:r>
      <w:ins w:id="680" w:author="Nils Hailer" w:date="2021-05-17T13:18:00Z">
        <w:r w:rsidR="002040C0">
          <w:rPr>
            <w:lang w:val="en-GB"/>
          </w:rPr>
          <w:t xml:space="preserve">estimated on the Danish cohort </w:t>
        </w:r>
      </w:ins>
      <w:r w:rsidRPr="00414C19">
        <w:rPr>
          <w:lang w:val="en-GB"/>
          <w:rPrChange w:id="681" w:author="Nils Hailer" w:date="2021-05-17T11:11:00Z">
            <w:rPr/>
          </w:rPrChange>
        </w:rPr>
        <w:t xml:space="preserve">did differ from the Swedish cohort, </w:t>
      </w:r>
      <w:ins w:id="682" w:author="Nils Hailer" w:date="2021-05-17T13:19:00Z">
        <w:r w:rsidR="002040C0">
          <w:rPr>
            <w:lang w:val="en-GB"/>
          </w:rPr>
          <w:t xml:space="preserve">with a statistically different estimate obtained for the two models based on the Rx Risk V, </w:t>
        </w:r>
      </w:ins>
      <w:r w:rsidRPr="00414C19">
        <w:rPr>
          <w:lang w:val="en-GB"/>
          <w:rPrChange w:id="683" w:author="Nils Hailer" w:date="2021-05-17T11:11:00Z">
            <w:rPr/>
          </w:rPrChange>
        </w:rPr>
        <w:t xml:space="preserve">but all those models were still less accurate compared to the reduced model (Fig. 4 right panel). The re-estimated model coefficients </w:t>
      </w:r>
      <w:del w:id="684" w:author="Nils Hailer" w:date="2021-05-17T13:20:00Z">
        <w:r w:rsidRPr="00414C19" w:rsidDel="002040C0">
          <w:rPr>
            <w:lang w:val="en-GB"/>
            <w:rPrChange w:id="685" w:author="Nils Hailer" w:date="2021-05-17T11:11:00Z">
              <w:rPr/>
            </w:rPrChange>
          </w:rPr>
          <w:delText xml:space="preserve">(odds ratios) </w:delText>
        </w:r>
      </w:del>
      <w:r w:rsidRPr="00414C19">
        <w:rPr>
          <w:lang w:val="en-GB"/>
          <w:rPrChange w:id="686" w:author="Nils Hailer" w:date="2021-05-17T11:11:00Z">
            <w:rPr/>
          </w:rPrChange>
        </w:rPr>
        <w:t>of the reduced model were coherent with the estimates based on the Swedish data (see supplementary</w:t>
      </w:r>
      <w:ins w:id="687" w:author="Nils Hailer" w:date="2021-05-17T13:20:00Z">
        <w:r w:rsidR="002040C0">
          <w:rPr>
            <w:lang w:val="en-GB"/>
          </w:rPr>
          <w:t xml:space="preserve"> data</w:t>
        </w:r>
      </w:ins>
      <w:r w:rsidRPr="00414C19">
        <w:rPr>
          <w:lang w:val="en-GB"/>
          <w:rPrChange w:id="688" w:author="Nils Hailer" w:date="2021-05-17T11:11:00Z">
            <w:rPr/>
          </w:rPrChange>
        </w:rPr>
        <w:t>).</w:t>
      </w:r>
    </w:p>
    <w:p w14:paraId="0170513F" w14:textId="77777777" w:rsidR="00DE1FF7" w:rsidRPr="00414C19" w:rsidRDefault="00F5325D">
      <w:pPr>
        <w:pStyle w:val="Rubrik1"/>
        <w:rPr>
          <w:lang w:val="en-GB"/>
          <w:rPrChange w:id="689" w:author="Nils Hailer" w:date="2021-05-17T11:11:00Z">
            <w:rPr/>
          </w:rPrChange>
        </w:rPr>
      </w:pPr>
      <w:bookmarkStart w:id="690" w:name="discussion"/>
      <w:bookmarkEnd w:id="541"/>
      <w:bookmarkEnd w:id="633"/>
      <w:r w:rsidRPr="00414C19">
        <w:rPr>
          <w:lang w:val="en-GB"/>
          <w:rPrChange w:id="691" w:author="Nils Hailer" w:date="2021-05-17T11:11:00Z">
            <w:rPr/>
          </w:rPrChange>
        </w:rPr>
        <w:t>Discussion</w:t>
      </w:r>
    </w:p>
    <w:p w14:paraId="4CE9842D" w14:textId="77777777" w:rsidR="00DE1FF7" w:rsidRPr="00414C19" w:rsidRDefault="00F5325D">
      <w:pPr>
        <w:pStyle w:val="Rubrik2"/>
        <w:rPr>
          <w:lang w:val="en-GB"/>
          <w:rPrChange w:id="692" w:author="Nils Hailer" w:date="2021-05-17T11:11:00Z">
            <w:rPr/>
          </w:rPrChange>
        </w:rPr>
      </w:pPr>
      <w:bookmarkStart w:id="693" w:name="principal-findings"/>
      <w:r w:rsidRPr="00414C19">
        <w:rPr>
          <w:lang w:val="en-GB"/>
          <w:rPrChange w:id="694" w:author="Nils Hailer" w:date="2021-05-17T11:11:00Z">
            <w:rPr/>
          </w:rPrChange>
        </w:rPr>
        <w:t>Principal findings</w:t>
      </w:r>
    </w:p>
    <w:p w14:paraId="35808538" w14:textId="20C27D2C" w:rsidR="00DE1FF7" w:rsidRPr="00414C19" w:rsidRDefault="00F5325D">
      <w:pPr>
        <w:pStyle w:val="FirstParagraph"/>
        <w:rPr>
          <w:lang w:val="en-GB"/>
          <w:rPrChange w:id="695" w:author="Nils Hailer" w:date="2021-05-17T11:11:00Z">
            <w:rPr/>
          </w:rPrChange>
        </w:rPr>
      </w:pPr>
      <w:r w:rsidRPr="00414C19">
        <w:rPr>
          <w:lang w:val="en-GB"/>
          <w:rPrChange w:id="696" w:author="Nils Hailer" w:date="2021-05-17T11:11:00Z">
            <w:rPr/>
          </w:rPrChange>
        </w:rPr>
        <w:t xml:space="preserve">We found that a </w:t>
      </w:r>
      <w:del w:id="697" w:author="Nils Hailer" w:date="2021-05-17T13:21:00Z">
        <w:r w:rsidRPr="00414C19" w:rsidDel="004F359E">
          <w:rPr>
            <w:lang w:val="en-GB"/>
            <w:rPrChange w:id="698" w:author="Nils Hailer" w:date="2021-05-17T11:11:00Z">
              <w:rPr/>
            </w:rPrChange>
          </w:rPr>
          <w:delText>multivariable main effects logistic regression</w:delText>
        </w:r>
      </w:del>
      <w:ins w:id="699" w:author="Nils Hailer" w:date="2021-05-17T13:21:00Z">
        <w:r w:rsidR="004F359E">
          <w:rPr>
            <w:lang w:val="en-GB"/>
          </w:rPr>
          <w:t>reduced</w:t>
        </w:r>
      </w:ins>
      <w:r w:rsidRPr="00414C19">
        <w:rPr>
          <w:lang w:val="en-GB"/>
          <w:rPrChange w:id="700" w:author="Nils Hailer" w:date="2021-05-17T11:11:00Z">
            <w:rPr/>
          </w:rPrChange>
        </w:rPr>
        <w:t xml:space="preserve"> </w:t>
      </w:r>
      <w:ins w:id="701" w:author="Nils Hailer" w:date="2021-05-17T13:21:00Z">
        <w:r w:rsidR="004F359E">
          <w:rPr>
            <w:lang w:val="en-GB"/>
          </w:rPr>
          <w:t xml:space="preserve">prediction </w:t>
        </w:r>
      </w:ins>
      <w:r w:rsidRPr="00414C19">
        <w:rPr>
          <w:lang w:val="en-GB"/>
          <w:rPrChange w:id="702" w:author="Nils Hailer" w:date="2021-05-17T11:11:00Z">
            <w:rPr/>
          </w:rPrChange>
        </w:rPr>
        <w:t xml:space="preserve">model based on some easily identifiable clinical conditions, gender, and BMI was better at predicting PJI within 90 days after THA than models based on either ASA class or the Charlson, Elixhauser or Rx Risk V comorbidity indices. This model </w:t>
      </w:r>
      <w:del w:id="703" w:author="Nils Hailer" w:date="2021-05-17T13:21:00Z">
        <w:r w:rsidRPr="00414C19" w:rsidDel="004F359E">
          <w:rPr>
            <w:lang w:val="en-GB"/>
            <w:rPrChange w:id="704" w:author="Nils Hailer" w:date="2021-05-17T11:11:00Z">
              <w:rPr/>
            </w:rPrChange>
          </w:rPr>
          <w:delText xml:space="preserve">also </w:delText>
        </w:r>
      </w:del>
      <w:r w:rsidRPr="00414C19">
        <w:rPr>
          <w:lang w:val="en-GB"/>
          <w:rPrChange w:id="705" w:author="Nils Hailer" w:date="2021-05-17T11:11:00Z">
            <w:rPr/>
          </w:rPrChange>
        </w:rPr>
        <w:t xml:space="preserve">performed better than the established comorbidity measures in terms of AUC, </w:t>
      </w:r>
      <w:proofErr w:type="spellStart"/>
      <w:r w:rsidRPr="00414C19">
        <w:rPr>
          <w:lang w:val="en-GB"/>
          <w:rPrChange w:id="706" w:author="Nils Hailer" w:date="2021-05-17T11:11:00Z">
            <w:rPr/>
          </w:rPrChange>
        </w:rPr>
        <w:t>Negelkerke’s</w:t>
      </w:r>
      <w:proofErr w:type="spellEnd"/>
      <w:r w:rsidRPr="00414C19">
        <w:rPr>
          <w:lang w:val="en-GB"/>
          <w:rPrChange w:id="707" w:author="Nils Hailer" w:date="2021-05-17T11:11:00Z">
            <w:rPr/>
          </w:rPrChange>
        </w:rPr>
        <w:t xml:space="preserve"> </w:t>
      </w:r>
      <m:oMath>
        <m:sSup>
          <m:sSupPr>
            <m:ctrlPr>
              <w:rPr>
                <w:rFonts w:ascii="Cambria Math" w:hAnsi="Cambria Math"/>
                <w:lang w:val="en-GB"/>
              </w:rPr>
            </m:ctrlPr>
          </m:sSupPr>
          <m:e>
            <m:r>
              <w:rPr>
                <w:rFonts w:ascii="Cambria Math" w:hAnsi="Cambria Math"/>
                <w:lang w:val="en-GB"/>
                <w:rPrChange w:id="708" w:author="Nils Hailer" w:date="2021-05-17T11:11:00Z">
                  <w:rPr>
                    <w:rFonts w:ascii="Cambria Math" w:hAnsi="Cambria Math"/>
                  </w:rPr>
                </w:rPrChange>
              </w:rPr>
              <m:t>R</m:t>
            </m:r>
          </m:e>
          <m:sup>
            <m:r>
              <w:rPr>
                <w:rFonts w:ascii="Cambria Math" w:hAnsi="Cambria Math"/>
                <w:lang w:val="en-GB"/>
                <w:rPrChange w:id="709" w:author="Nils Hailer" w:date="2021-05-17T11:11:00Z">
                  <w:rPr>
                    <w:rFonts w:ascii="Cambria Math" w:hAnsi="Cambria Math"/>
                  </w:rPr>
                </w:rPrChange>
              </w:rPr>
              <m:t>2</m:t>
            </m:r>
          </m:sup>
        </m:sSup>
      </m:oMath>
      <w:r w:rsidRPr="00414C19">
        <w:rPr>
          <w:lang w:val="en-GB"/>
          <w:rPrChange w:id="710" w:author="Nils Hailer" w:date="2021-05-17T11:11:00Z">
            <w:rPr/>
          </w:rPrChange>
        </w:rPr>
        <w:t xml:space="preserve"> and calibration.</w:t>
      </w:r>
    </w:p>
    <w:p w14:paraId="1E83969A" w14:textId="77777777" w:rsidR="00DE1FF7" w:rsidRPr="00414C19" w:rsidRDefault="00F5325D">
      <w:pPr>
        <w:pStyle w:val="Rubrik2"/>
        <w:rPr>
          <w:lang w:val="en-GB"/>
          <w:rPrChange w:id="711" w:author="Nils Hailer" w:date="2021-05-17T11:11:00Z">
            <w:rPr/>
          </w:rPrChange>
        </w:rPr>
      </w:pPr>
      <w:bookmarkStart w:id="712" w:name="clinical-usage"/>
      <w:bookmarkEnd w:id="693"/>
      <w:r w:rsidRPr="00414C19">
        <w:rPr>
          <w:lang w:val="en-GB"/>
          <w:rPrChange w:id="713" w:author="Nils Hailer" w:date="2021-05-17T11:11:00Z">
            <w:rPr/>
          </w:rPrChange>
        </w:rPr>
        <w:t>Clinical usage</w:t>
      </w:r>
    </w:p>
    <w:p w14:paraId="393562F2" w14:textId="4DE7F94E" w:rsidR="00DE1FF7" w:rsidRPr="00414C19" w:rsidRDefault="00F5325D">
      <w:pPr>
        <w:pStyle w:val="FirstParagraph"/>
        <w:rPr>
          <w:lang w:val="en-GB"/>
          <w:rPrChange w:id="714" w:author="Nils Hailer" w:date="2021-05-17T11:11:00Z">
            <w:rPr/>
          </w:rPrChange>
        </w:rPr>
      </w:pPr>
      <w:r w:rsidRPr="00414C19">
        <w:rPr>
          <w:lang w:val="en-GB"/>
          <w:rPrChange w:id="715" w:author="Nils Hailer" w:date="2021-05-17T11:11:00Z">
            <w:rPr/>
          </w:rPrChange>
        </w:rPr>
        <w:t xml:space="preserve">Since the prediction model was based on easily accessible information it can be translated into a simple formula </w:t>
      </w:r>
      <m:oMath>
        <m:acc>
          <m:accPr>
            <m:ctrlPr>
              <w:rPr>
                <w:rFonts w:ascii="Cambria Math" w:hAnsi="Cambria Math"/>
                <w:lang w:val="en-GB"/>
              </w:rPr>
            </m:ctrlPr>
          </m:accPr>
          <m:e>
            <m:r>
              <w:rPr>
                <w:rFonts w:ascii="Cambria Math" w:hAnsi="Cambria Math"/>
                <w:lang w:val="en-GB"/>
                <w:rPrChange w:id="716" w:author="Nils Hailer" w:date="2021-05-17T11:11:00Z">
                  <w:rPr>
                    <w:rFonts w:ascii="Cambria Math" w:hAnsi="Cambria Math"/>
                  </w:rPr>
                </w:rPrChange>
              </w:rPr>
              <m:t>p</m:t>
            </m:r>
          </m:e>
        </m:acc>
        <m:r>
          <w:rPr>
            <w:rFonts w:ascii="Cambria Math" w:hAnsi="Cambria Math"/>
            <w:lang w:val="en-GB"/>
            <w:rPrChange w:id="717" w:author="Nils Hailer" w:date="2021-05-17T11:11:00Z">
              <w:rPr>
                <w:rFonts w:ascii="Cambria Math" w:hAnsi="Cambria Math"/>
              </w:rPr>
            </w:rPrChange>
          </w:rPr>
          <m:t>=1/(1+</m:t>
        </m:r>
        <m:sSup>
          <m:sSupPr>
            <m:ctrlPr>
              <w:rPr>
                <w:rFonts w:ascii="Cambria Math" w:hAnsi="Cambria Math"/>
                <w:lang w:val="en-GB"/>
              </w:rPr>
            </m:ctrlPr>
          </m:sSupPr>
          <m:e>
            <m:r>
              <w:rPr>
                <w:rFonts w:ascii="Cambria Math" w:hAnsi="Cambria Math"/>
                <w:lang w:val="en-GB"/>
                <w:rPrChange w:id="718" w:author="Nils Hailer" w:date="2021-05-17T11:11:00Z">
                  <w:rPr>
                    <w:rFonts w:ascii="Cambria Math" w:hAnsi="Cambria Math"/>
                  </w:rPr>
                </w:rPrChange>
              </w:rPr>
              <m:t>e</m:t>
            </m:r>
          </m:e>
          <m:sup>
            <m:r>
              <w:rPr>
                <w:rFonts w:ascii="Cambria Math" w:hAnsi="Cambria Math"/>
                <w:lang w:val="en-GB"/>
                <w:rPrChange w:id="719" w:author="Nils Hailer" w:date="2021-05-17T11:11:00Z">
                  <w:rPr>
                    <w:rFonts w:ascii="Cambria Math" w:hAnsi="Cambria Math"/>
                  </w:rPr>
                </w:rPrChange>
              </w:rPr>
              <m:t>-</m:t>
            </m:r>
            <m:acc>
              <m:accPr>
                <m:ctrlPr>
                  <w:rPr>
                    <w:rFonts w:ascii="Cambria Math" w:hAnsi="Cambria Math"/>
                    <w:lang w:val="en-GB"/>
                  </w:rPr>
                </m:ctrlPr>
              </m:accPr>
              <m:e>
                <m:r>
                  <w:rPr>
                    <w:rFonts w:ascii="Cambria Math" w:hAnsi="Cambria Math"/>
                    <w:lang w:val="en-GB"/>
                    <w:rPrChange w:id="720" w:author="Nils Hailer" w:date="2021-05-17T11:11:00Z">
                      <w:rPr>
                        <w:rFonts w:ascii="Cambria Math" w:hAnsi="Cambria Math"/>
                      </w:rPr>
                    </w:rPrChange>
                  </w:rPr>
                  <m:t>α</m:t>
                </m:r>
              </m:e>
            </m:acc>
            <m:r>
              <w:rPr>
                <w:rFonts w:ascii="Cambria Math" w:hAnsi="Cambria Math"/>
                <w:lang w:val="en-GB"/>
                <w:rPrChange w:id="721" w:author="Nils Hailer" w:date="2021-05-17T11:11:00Z">
                  <w:rPr>
                    <w:rFonts w:ascii="Cambria Math" w:hAnsi="Cambria Math"/>
                  </w:rPr>
                </w:rPrChange>
              </w:rPr>
              <m:t>-</m:t>
            </m:r>
            <m:acc>
              <m:accPr>
                <m:ctrlPr>
                  <w:rPr>
                    <w:rFonts w:ascii="Cambria Math" w:hAnsi="Cambria Math"/>
                    <w:lang w:val="en-GB"/>
                  </w:rPr>
                </m:ctrlPr>
              </m:accPr>
              <m:e>
                <m:r>
                  <m:rPr>
                    <m:sty m:val="b"/>
                  </m:rPr>
                  <w:rPr>
                    <w:rFonts w:ascii="Cambria Math" w:hAnsi="Cambria Math"/>
                    <w:lang w:val="en-GB"/>
                    <w:rPrChange w:id="722" w:author="Nils Hailer" w:date="2021-05-17T11:11:00Z">
                      <w:rPr>
                        <w:rFonts w:ascii="Cambria Math" w:hAnsi="Cambria Math"/>
                      </w:rPr>
                    </w:rPrChange>
                  </w:rPr>
                  <m:t>β</m:t>
                </m:r>
              </m:e>
            </m:acc>
            <m:r>
              <m:rPr>
                <m:sty m:val="b"/>
              </m:rPr>
              <w:rPr>
                <w:rFonts w:ascii="Cambria Math" w:hAnsi="Cambria Math"/>
                <w:lang w:val="en-GB"/>
                <w:rPrChange w:id="723" w:author="Nils Hailer" w:date="2021-05-17T11:11:00Z">
                  <w:rPr>
                    <w:rFonts w:ascii="Cambria Math" w:hAnsi="Cambria Math"/>
                  </w:rPr>
                </w:rPrChange>
              </w:rPr>
              <m:t>X</m:t>
            </m:r>
          </m:sup>
        </m:sSup>
        <m:r>
          <w:rPr>
            <w:rFonts w:ascii="Cambria Math" w:hAnsi="Cambria Math"/>
            <w:lang w:val="en-GB"/>
            <w:rPrChange w:id="724" w:author="Nils Hailer" w:date="2021-05-17T11:11:00Z">
              <w:rPr>
                <w:rFonts w:ascii="Cambria Math" w:hAnsi="Cambria Math"/>
              </w:rPr>
            </w:rPrChange>
          </w:rPr>
          <m:t>)</m:t>
        </m:r>
      </m:oMath>
      <w:r w:rsidRPr="00414C19">
        <w:rPr>
          <w:lang w:val="en-GB"/>
          <w:rPrChange w:id="725" w:author="Nils Hailer" w:date="2021-05-17T11:11:00Z">
            <w:rPr/>
          </w:rPrChange>
        </w:rPr>
        <w:t xml:space="preserve"> where </w:t>
      </w:r>
      <m:oMath>
        <m:acc>
          <m:accPr>
            <m:ctrlPr>
              <w:rPr>
                <w:rFonts w:ascii="Cambria Math" w:hAnsi="Cambria Math"/>
                <w:lang w:val="en-GB"/>
              </w:rPr>
            </m:ctrlPr>
          </m:accPr>
          <m:e>
            <m:r>
              <w:rPr>
                <w:rFonts w:ascii="Cambria Math" w:hAnsi="Cambria Math"/>
                <w:lang w:val="en-GB"/>
                <w:rPrChange w:id="726" w:author="Nils Hailer" w:date="2021-05-17T11:11:00Z">
                  <w:rPr>
                    <w:rFonts w:ascii="Cambria Math" w:hAnsi="Cambria Math"/>
                  </w:rPr>
                </w:rPrChange>
              </w:rPr>
              <m:t>p</m:t>
            </m:r>
          </m:e>
        </m:acc>
      </m:oMath>
      <w:r w:rsidRPr="00414C19">
        <w:rPr>
          <w:lang w:val="en-GB"/>
          <w:rPrChange w:id="727" w:author="Nils Hailer" w:date="2021-05-17T11:11:00Z">
            <w:rPr/>
          </w:rPrChange>
        </w:rPr>
        <w:t xml:space="preserve"> is the estimated probability, </w:t>
      </w:r>
      <m:oMath>
        <m:acc>
          <m:accPr>
            <m:ctrlPr>
              <w:rPr>
                <w:rFonts w:ascii="Cambria Math" w:hAnsi="Cambria Math"/>
                <w:lang w:val="en-GB"/>
              </w:rPr>
            </m:ctrlPr>
          </m:accPr>
          <m:e>
            <m:r>
              <w:rPr>
                <w:rFonts w:ascii="Cambria Math" w:hAnsi="Cambria Math"/>
                <w:lang w:val="en-GB"/>
                <w:rPrChange w:id="728" w:author="Nils Hailer" w:date="2021-05-17T11:11:00Z">
                  <w:rPr>
                    <w:rFonts w:ascii="Cambria Math" w:hAnsi="Cambria Math"/>
                  </w:rPr>
                </w:rPrChange>
              </w:rPr>
              <m:t>α</m:t>
            </m:r>
          </m:e>
        </m:acc>
      </m:oMath>
      <w:r w:rsidRPr="00414C19">
        <w:rPr>
          <w:lang w:val="en-GB"/>
          <w:rPrChange w:id="729" w:author="Nils Hailer" w:date="2021-05-17T11:11:00Z">
            <w:rPr/>
          </w:rPrChange>
        </w:rPr>
        <w:t xml:space="preserve"> and </w:t>
      </w:r>
      <m:oMath>
        <m:r>
          <m:rPr>
            <m:sty m:val="b"/>
          </m:rPr>
          <w:rPr>
            <w:rFonts w:ascii="Cambria Math" w:hAnsi="Cambria Math"/>
            <w:lang w:val="en-GB"/>
            <w:rPrChange w:id="730" w:author="Nils Hailer" w:date="2021-05-17T11:11:00Z">
              <w:rPr>
                <w:rFonts w:ascii="Cambria Math" w:hAnsi="Cambria Math"/>
              </w:rPr>
            </w:rPrChange>
          </w:rPr>
          <m:t>β</m:t>
        </m:r>
        <m:r>
          <w:rPr>
            <w:rFonts w:ascii="Cambria Math" w:hAnsi="Cambria Math"/>
            <w:lang w:val="en-GB"/>
            <w:rPrChange w:id="731" w:author="Nils Hailer" w:date="2021-05-17T11:11:00Z">
              <w:rPr>
                <w:rFonts w:ascii="Cambria Math" w:hAnsi="Cambria Math"/>
              </w:rPr>
            </w:rPrChange>
          </w:rPr>
          <m:t>=</m:t>
        </m:r>
        <m:sSub>
          <m:sSubPr>
            <m:ctrlPr>
              <w:rPr>
                <w:rFonts w:ascii="Cambria Math" w:hAnsi="Cambria Math"/>
                <w:lang w:val="en-GB"/>
              </w:rPr>
            </m:ctrlPr>
          </m:sSubPr>
          <m:e>
            <m:acc>
              <m:accPr>
                <m:ctrlPr>
                  <w:rPr>
                    <w:rFonts w:ascii="Cambria Math" w:hAnsi="Cambria Math"/>
                    <w:lang w:val="en-GB"/>
                  </w:rPr>
                </m:ctrlPr>
              </m:accPr>
              <m:e>
                <m:r>
                  <w:rPr>
                    <w:rFonts w:ascii="Cambria Math" w:hAnsi="Cambria Math"/>
                    <w:lang w:val="en-GB"/>
                    <w:rPrChange w:id="732" w:author="Nils Hailer" w:date="2021-05-17T11:11:00Z">
                      <w:rPr>
                        <w:rFonts w:ascii="Cambria Math" w:hAnsi="Cambria Math"/>
                      </w:rPr>
                    </w:rPrChange>
                  </w:rPr>
                  <m:t>β</m:t>
                </m:r>
              </m:e>
            </m:acc>
          </m:e>
          <m:sub>
            <m:r>
              <w:rPr>
                <w:rFonts w:ascii="Cambria Math" w:hAnsi="Cambria Math"/>
                <w:lang w:val="en-GB"/>
                <w:rPrChange w:id="733" w:author="Nils Hailer" w:date="2021-05-17T11:11:00Z">
                  <w:rPr>
                    <w:rFonts w:ascii="Cambria Math" w:hAnsi="Cambria Math"/>
                  </w:rPr>
                </w:rPrChange>
              </w:rPr>
              <m:t>1</m:t>
            </m:r>
          </m:sub>
        </m:sSub>
        <m:r>
          <w:rPr>
            <w:rFonts w:ascii="Cambria Math" w:hAnsi="Cambria Math"/>
            <w:lang w:val="en-GB"/>
            <w:rPrChange w:id="734" w:author="Nils Hailer" w:date="2021-05-17T11:11:00Z">
              <w:rPr>
                <w:rFonts w:ascii="Cambria Math" w:hAnsi="Cambria Math"/>
              </w:rPr>
            </w:rPrChange>
          </w:rPr>
          <m:t>,</m:t>
        </m:r>
        <m:sSub>
          <m:sSubPr>
            <m:ctrlPr>
              <w:rPr>
                <w:rFonts w:ascii="Cambria Math" w:hAnsi="Cambria Math"/>
                <w:lang w:val="en-GB"/>
              </w:rPr>
            </m:ctrlPr>
          </m:sSubPr>
          <m:e>
            <m:acc>
              <m:accPr>
                <m:ctrlPr>
                  <w:rPr>
                    <w:rFonts w:ascii="Cambria Math" w:hAnsi="Cambria Math"/>
                    <w:lang w:val="en-GB"/>
                  </w:rPr>
                </m:ctrlPr>
              </m:accPr>
              <m:e>
                <m:r>
                  <w:rPr>
                    <w:rFonts w:ascii="Cambria Math" w:hAnsi="Cambria Math"/>
                    <w:lang w:val="en-GB"/>
                    <w:rPrChange w:id="735" w:author="Nils Hailer" w:date="2021-05-17T11:11:00Z">
                      <w:rPr>
                        <w:rFonts w:ascii="Cambria Math" w:hAnsi="Cambria Math"/>
                      </w:rPr>
                    </w:rPrChange>
                  </w:rPr>
                  <m:t>β</m:t>
                </m:r>
              </m:e>
            </m:acc>
          </m:e>
          <m:sub>
            <m:r>
              <w:rPr>
                <w:rFonts w:ascii="Cambria Math" w:hAnsi="Cambria Math"/>
                <w:lang w:val="en-GB"/>
                <w:rPrChange w:id="736" w:author="Nils Hailer" w:date="2021-05-17T11:11:00Z">
                  <w:rPr>
                    <w:rFonts w:ascii="Cambria Math" w:hAnsi="Cambria Math"/>
                  </w:rPr>
                </w:rPrChange>
              </w:rPr>
              <m:t>2</m:t>
            </m:r>
          </m:sub>
        </m:sSub>
        <m:r>
          <w:rPr>
            <w:rFonts w:ascii="Cambria Math" w:hAnsi="Cambria Math"/>
            <w:lang w:val="en-GB"/>
            <w:rPrChange w:id="737" w:author="Nils Hailer" w:date="2021-05-17T11:11:00Z">
              <w:rPr>
                <w:rFonts w:ascii="Cambria Math" w:hAnsi="Cambria Math"/>
              </w:rPr>
            </w:rPrChange>
          </w:rPr>
          <m:t>,…,</m:t>
        </m:r>
        <m:sSub>
          <m:sSubPr>
            <m:ctrlPr>
              <w:rPr>
                <w:rFonts w:ascii="Cambria Math" w:hAnsi="Cambria Math"/>
                <w:lang w:val="en-GB"/>
              </w:rPr>
            </m:ctrlPr>
          </m:sSubPr>
          <m:e>
            <m:acc>
              <m:accPr>
                <m:ctrlPr>
                  <w:rPr>
                    <w:rFonts w:ascii="Cambria Math" w:hAnsi="Cambria Math"/>
                    <w:lang w:val="en-GB"/>
                  </w:rPr>
                </m:ctrlPr>
              </m:accPr>
              <m:e>
                <m:r>
                  <w:rPr>
                    <w:rFonts w:ascii="Cambria Math" w:hAnsi="Cambria Math"/>
                    <w:lang w:val="en-GB"/>
                    <w:rPrChange w:id="738" w:author="Nils Hailer" w:date="2021-05-17T11:11:00Z">
                      <w:rPr>
                        <w:rFonts w:ascii="Cambria Math" w:hAnsi="Cambria Math"/>
                      </w:rPr>
                    </w:rPrChange>
                  </w:rPr>
                  <m:t>β</m:t>
                </m:r>
              </m:e>
            </m:acc>
          </m:e>
          <m:sub>
            <m:r>
              <w:rPr>
                <w:rFonts w:ascii="Cambria Math" w:hAnsi="Cambria Math"/>
                <w:lang w:val="en-GB"/>
                <w:rPrChange w:id="739" w:author="Nils Hailer" w:date="2021-05-17T11:11:00Z">
                  <w:rPr>
                    <w:rFonts w:ascii="Cambria Math" w:hAnsi="Cambria Math"/>
                  </w:rPr>
                </w:rPrChange>
              </w:rPr>
              <m:t>k</m:t>
            </m:r>
          </m:sub>
        </m:sSub>
      </m:oMath>
      <w:r w:rsidRPr="00414C19">
        <w:rPr>
          <w:lang w:val="en-GB"/>
          <w:rPrChange w:id="740" w:author="Nils Hailer" w:date="2021-05-17T11:11:00Z">
            <w:rPr/>
          </w:rPrChange>
        </w:rPr>
        <w:t xml:space="preserve"> are the estimated intercept and coefficients (Tab. 6) and </w:t>
      </w:r>
      <m:oMath>
        <m:r>
          <m:rPr>
            <m:sty m:val="b"/>
          </m:rPr>
          <w:rPr>
            <w:rFonts w:ascii="Cambria Math" w:hAnsi="Cambria Math"/>
            <w:lang w:val="en-GB"/>
            <w:rPrChange w:id="741" w:author="Nils Hailer" w:date="2021-05-17T11:11:00Z">
              <w:rPr>
                <w:rFonts w:ascii="Cambria Math" w:hAnsi="Cambria Math"/>
              </w:rPr>
            </w:rPrChange>
          </w:rPr>
          <m:t>X</m:t>
        </m:r>
        <m:r>
          <w:rPr>
            <w:rFonts w:ascii="Cambria Math" w:hAnsi="Cambria Math"/>
            <w:lang w:val="en-GB"/>
            <w:rPrChange w:id="742" w:author="Nils Hailer" w:date="2021-05-17T11:11:00Z">
              <w:rPr>
                <w:rFonts w:ascii="Cambria Math" w:hAnsi="Cambria Math"/>
              </w:rPr>
            </w:rPrChange>
          </w:rPr>
          <m:t>=</m:t>
        </m:r>
        <m:sSub>
          <m:sSubPr>
            <m:ctrlPr>
              <w:rPr>
                <w:rFonts w:ascii="Cambria Math" w:hAnsi="Cambria Math"/>
                <w:lang w:val="en-GB"/>
              </w:rPr>
            </m:ctrlPr>
          </m:sSubPr>
          <m:e>
            <m:r>
              <w:rPr>
                <w:rFonts w:ascii="Cambria Math" w:hAnsi="Cambria Math"/>
                <w:lang w:val="en-GB"/>
                <w:rPrChange w:id="743" w:author="Nils Hailer" w:date="2021-05-17T11:11:00Z">
                  <w:rPr>
                    <w:rFonts w:ascii="Cambria Math" w:hAnsi="Cambria Math"/>
                  </w:rPr>
                </w:rPrChange>
              </w:rPr>
              <m:t>X</m:t>
            </m:r>
          </m:e>
          <m:sub>
            <m:r>
              <w:rPr>
                <w:rFonts w:ascii="Cambria Math" w:hAnsi="Cambria Math"/>
                <w:lang w:val="en-GB"/>
                <w:rPrChange w:id="744" w:author="Nils Hailer" w:date="2021-05-17T11:11:00Z">
                  <w:rPr>
                    <w:rFonts w:ascii="Cambria Math" w:hAnsi="Cambria Math"/>
                  </w:rPr>
                </w:rPrChange>
              </w:rPr>
              <m:t>1</m:t>
            </m:r>
          </m:sub>
        </m:sSub>
        <m:r>
          <w:rPr>
            <w:rFonts w:ascii="Cambria Math" w:hAnsi="Cambria Math"/>
            <w:lang w:val="en-GB"/>
            <w:rPrChange w:id="745" w:author="Nils Hailer" w:date="2021-05-17T11:11:00Z">
              <w:rPr>
                <w:rFonts w:ascii="Cambria Math" w:hAnsi="Cambria Math"/>
              </w:rPr>
            </w:rPrChange>
          </w:rPr>
          <m:t>,</m:t>
        </m:r>
        <m:sSub>
          <m:sSubPr>
            <m:ctrlPr>
              <w:rPr>
                <w:rFonts w:ascii="Cambria Math" w:hAnsi="Cambria Math"/>
                <w:lang w:val="en-GB"/>
              </w:rPr>
            </m:ctrlPr>
          </m:sSubPr>
          <m:e>
            <m:r>
              <w:rPr>
                <w:rFonts w:ascii="Cambria Math" w:hAnsi="Cambria Math"/>
                <w:lang w:val="en-GB"/>
                <w:rPrChange w:id="746" w:author="Nils Hailer" w:date="2021-05-17T11:11:00Z">
                  <w:rPr>
                    <w:rFonts w:ascii="Cambria Math" w:hAnsi="Cambria Math"/>
                  </w:rPr>
                </w:rPrChange>
              </w:rPr>
              <m:t>X</m:t>
            </m:r>
          </m:e>
          <m:sub>
            <m:r>
              <w:rPr>
                <w:rFonts w:ascii="Cambria Math" w:hAnsi="Cambria Math"/>
                <w:lang w:val="en-GB"/>
                <w:rPrChange w:id="747" w:author="Nils Hailer" w:date="2021-05-17T11:11:00Z">
                  <w:rPr>
                    <w:rFonts w:ascii="Cambria Math" w:hAnsi="Cambria Math"/>
                  </w:rPr>
                </w:rPrChange>
              </w:rPr>
              <m:t>2</m:t>
            </m:r>
          </m:sub>
        </m:sSub>
        <m:r>
          <w:rPr>
            <w:rFonts w:ascii="Cambria Math" w:hAnsi="Cambria Math"/>
            <w:lang w:val="en-GB"/>
            <w:rPrChange w:id="748" w:author="Nils Hailer" w:date="2021-05-17T11:11:00Z">
              <w:rPr>
                <w:rFonts w:ascii="Cambria Math" w:hAnsi="Cambria Math"/>
              </w:rPr>
            </w:rPrChange>
          </w:rPr>
          <m:t>,…,</m:t>
        </m:r>
        <m:sSub>
          <m:sSubPr>
            <m:ctrlPr>
              <w:rPr>
                <w:rFonts w:ascii="Cambria Math" w:hAnsi="Cambria Math"/>
                <w:lang w:val="en-GB"/>
              </w:rPr>
            </m:ctrlPr>
          </m:sSubPr>
          <m:e>
            <m:r>
              <w:rPr>
                <w:rFonts w:ascii="Cambria Math" w:hAnsi="Cambria Math"/>
                <w:lang w:val="en-GB"/>
                <w:rPrChange w:id="749" w:author="Nils Hailer" w:date="2021-05-17T11:11:00Z">
                  <w:rPr>
                    <w:rFonts w:ascii="Cambria Math" w:hAnsi="Cambria Math"/>
                  </w:rPr>
                </w:rPrChange>
              </w:rPr>
              <m:t>X</m:t>
            </m:r>
          </m:e>
          <m:sub>
            <m:r>
              <w:rPr>
                <w:rFonts w:ascii="Cambria Math" w:hAnsi="Cambria Math"/>
                <w:lang w:val="en-GB"/>
                <w:rPrChange w:id="750" w:author="Nils Hailer" w:date="2021-05-17T11:11:00Z">
                  <w:rPr>
                    <w:rFonts w:ascii="Cambria Math" w:hAnsi="Cambria Math"/>
                  </w:rPr>
                </w:rPrChange>
              </w:rPr>
              <m:t>k</m:t>
            </m:r>
          </m:sub>
        </m:sSub>
      </m:oMath>
      <w:r w:rsidRPr="00414C19">
        <w:rPr>
          <w:lang w:val="en-GB"/>
          <w:rPrChange w:id="751" w:author="Nils Hailer" w:date="2021-05-17T11:11:00Z">
            <w:rPr/>
          </w:rPrChange>
        </w:rPr>
        <w:t xml:space="preserve"> are corresponding patient characteristics. For example, a </w:t>
      </w:r>
      <w:del w:id="752" w:author="Nils Hailer" w:date="2021-05-17T13:21:00Z">
        <w:r w:rsidRPr="00414C19" w:rsidDel="004F359E">
          <w:rPr>
            <w:lang w:val="en-GB"/>
            <w:rPrChange w:id="753" w:author="Nils Hailer" w:date="2021-05-17T11:11:00Z">
              <w:rPr/>
            </w:rPrChange>
          </w:rPr>
          <w:delText>60 year old</w:delText>
        </w:r>
      </w:del>
      <w:ins w:id="754" w:author="Nils Hailer" w:date="2021-05-17T13:21:00Z">
        <w:r w:rsidR="004F359E" w:rsidRPr="004F359E">
          <w:rPr>
            <w:lang w:val="en-GB"/>
          </w:rPr>
          <w:t>60-year-old</w:t>
        </w:r>
      </w:ins>
      <w:r w:rsidRPr="00414C19">
        <w:rPr>
          <w:lang w:val="en-GB"/>
          <w:rPrChange w:id="755" w:author="Nils Hailer" w:date="2021-05-17T11:11:00Z">
            <w:rPr/>
          </w:rPrChange>
        </w:rPr>
        <w:t xml:space="preserve"> female with normal BMI, primary osteoarthritis </w:t>
      </w:r>
      <w:del w:id="756" w:author="Nils Hailer" w:date="2021-05-17T13:22:00Z">
        <w:r w:rsidRPr="00414C19" w:rsidDel="004F359E">
          <w:rPr>
            <w:lang w:val="en-GB"/>
            <w:rPrChange w:id="757" w:author="Nils Hailer" w:date="2021-05-17T11:11:00Z">
              <w:rPr/>
            </w:rPrChange>
          </w:rPr>
          <w:delText xml:space="preserve">and no </w:delText>
        </w:r>
      </w:del>
      <w:ins w:id="758" w:author="Nils Hailer" w:date="2021-05-17T13:22:00Z">
        <w:r w:rsidR="004F359E">
          <w:rPr>
            <w:lang w:val="en-GB"/>
          </w:rPr>
          <w:t xml:space="preserve">without </w:t>
        </w:r>
      </w:ins>
      <w:r w:rsidRPr="00414C19">
        <w:rPr>
          <w:lang w:val="en-GB"/>
          <w:rPrChange w:id="759" w:author="Nils Hailer" w:date="2021-05-17T11:11:00Z">
            <w:rPr/>
          </w:rPrChange>
        </w:rPr>
        <w:t>co-morbidities would have a probability of 0.7 %</w:t>
      </w:r>
      <w:ins w:id="760" w:author="Nils Hailer" w:date="2021-05-17T13:22:00Z">
        <w:r w:rsidR="004F359E">
          <w:rPr>
            <w:lang w:val="en-GB"/>
          </w:rPr>
          <w:t xml:space="preserve"> of suffering from a PJI</w:t>
        </w:r>
        <w:r w:rsidR="004F359E" w:rsidRPr="004F359E">
          <w:rPr>
            <w:lang w:val="en-GB"/>
          </w:rPr>
          <w:t xml:space="preserve"> </w:t>
        </w:r>
        <w:r w:rsidR="004F359E" w:rsidRPr="009A24F3">
          <w:rPr>
            <w:lang w:val="en-GB"/>
          </w:rPr>
          <w:t>within 90 days</w:t>
        </w:r>
      </w:ins>
      <w:r w:rsidRPr="00414C19">
        <w:rPr>
          <w:lang w:val="en-GB"/>
          <w:rPrChange w:id="761" w:author="Nils Hailer" w:date="2021-05-17T11:11:00Z">
            <w:rPr/>
          </w:rPrChange>
        </w:rPr>
        <w:t xml:space="preserve">, </w:t>
      </w:r>
      <w:ins w:id="762" w:author="Nils Hailer" w:date="2021-05-17T13:22:00Z">
        <w:r w:rsidR="004F359E">
          <w:rPr>
            <w:lang w:val="en-GB"/>
          </w:rPr>
          <w:t xml:space="preserve">whereas </w:t>
        </w:r>
      </w:ins>
      <w:r w:rsidRPr="00414C19">
        <w:rPr>
          <w:lang w:val="en-GB"/>
          <w:rPrChange w:id="763" w:author="Nils Hailer" w:date="2021-05-17T11:11:00Z">
            <w:rPr/>
          </w:rPrChange>
        </w:rPr>
        <w:t>a</w:t>
      </w:r>
      <w:ins w:id="764" w:author="Nils Hailer" w:date="2021-05-17T13:22:00Z">
        <w:r w:rsidR="004F359E">
          <w:rPr>
            <w:lang w:val="en-GB"/>
          </w:rPr>
          <w:t>n</w:t>
        </w:r>
      </w:ins>
      <w:r w:rsidRPr="00414C19">
        <w:rPr>
          <w:lang w:val="en-GB"/>
          <w:rPrChange w:id="765" w:author="Nils Hailer" w:date="2021-05-17T11:11:00Z">
            <w:rPr/>
          </w:rPrChange>
        </w:rPr>
        <w:t xml:space="preserve"> 85</w:t>
      </w:r>
      <w:del w:id="766" w:author="Nils Hailer" w:date="2021-05-17T13:22:00Z">
        <w:r w:rsidRPr="00414C19" w:rsidDel="004F359E">
          <w:rPr>
            <w:lang w:val="en-GB"/>
            <w:rPrChange w:id="767" w:author="Nils Hailer" w:date="2021-05-17T11:11:00Z">
              <w:rPr/>
            </w:rPrChange>
          </w:rPr>
          <w:delText xml:space="preserve"> </w:delText>
        </w:r>
      </w:del>
      <w:ins w:id="768" w:author="Nils Hailer" w:date="2021-05-17T13:22:00Z">
        <w:r w:rsidR="004F359E">
          <w:rPr>
            <w:lang w:val="en-GB"/>
          </w:rPr>
          <w:t>-</w:t>
        </w:r>
      </w:ins>
      <w:r w:rsidRPr="00414C19">
        <w:rPr>
          <w:lang w:val="en-GB"/>
          <w:rPrChange w:id="769" w:author="Nils Hailer" w:date="2021-05-17T11:11:00Z">
            <w:rPr/>
          </w:rPrChange>
        </w:rPr>
        <w:t>year</w:t>
      </w:r>
      <w:ins w:id="770" w:author="Nils Hailer" w:date="2021-05-17T13:22:00Z">
        <w:r w:rsidR="004F359E">
          <w:rPr>
            <w:lang w:val="en-GB"/>
          </w:rPr>
          <w:t>-</w:t>
        </w:r>
      </w:ins>
      <w:del w:id="771" w:author="Nils Hailer" w:date="2021-05-17T13:22:00Z">
        <w:r w:rsidRPr="00414C19" w:rsidDel="004F359E">
          <w:rPr>
            <w:lang w:val="en-GB"/>
            <w:rPrChange w:id="772" w:author="Nils Hailer" w:date="2021-05-17T11:11:00Z">
              <w:rPr/>
            </w:rPrChange>
          </w:rPr>
          <w:delText xml:space="preserve"> </w:delText>
        </w:r>
      </w:del>
      <w:r w:rsidRPr="00414C19">
        <w:rPr>
          <w:lang w:val="en-GB"/>
          <w:rPrChange w:id="773" w:author="Nils Hailer" w:date="2021-05-17T11:11:00Z">
            <w:rPr/>
          </w:rPrChange>
        </w:rPr>
        <w:t xml:space="preserve">old male with overweight, secondary osteoarthritis, psoriasis, dementia </w:t>
      </w:r>
      <w:del w:id="774" w:author="Nils Hailer" w:date="2021-05-17T13:22:00Z">
        <w:r w:rsidRPr="00414C19" w:rsidDel="004F359E">
          <w:rPr>
            <w:lang w:val="en-GB"/>
            <w:rPrChange w:id="775" w:author="Nils Hailer" w:date="2021-05-17T11:11:00Z">
              <w:rPr/>
            </w:rPrChange>
          </w:rPr>
          <w:delText xml:space="preserve">(CNS disease) </w:delText>
        </w:r>
      </w:del>
      <w:r w:rsidRPr="00414C19">
        <w:rPr>
          <w:lang w:val="en-GB"/>
          <w:rPrChange w:id="776" w:author="Nils Hailer" w:date="2021-05-17T11:11:00Z">
            <w:rPr/>
          </w:rPrChange>
        </w:rPr>
        <w:t>and ASA class III would have a probability of 15.1 %</w:t>
      </w:r>
      <w:del w:id="777" w:author="Nils Hailer" w:date="2021-05-17T13:22:00Z">
        <w:r w:rsidRPr="00414C19" w:rsidDel="004F359E">
          <w:rPr>
            <w:lang w:val="en-GB"/>
            <w:rPrChange w:id="778" w:author="Nils Hailer" w:date="2021-05-17T11:11:00Z">
              <w:rPr/>
            </w:rPrChange>
          </w:rPr>
          <w:delText xml:space="preserve"> for PJI within 90 days</w:delText>
        </w:r>
      </w:del>
      <w:r w:rsidRPr="00414C19">
        <w:rPr>
          <w:lang w:val="en-GB"/>
          <w:rPrChange w:id="779" w:author="Nils Hailer" w:date="2021-05-17T11:11:00Z">
            <w:rPr/>
          </w:rPrChange>
        </w:rPr>
        <w:t>. Note, however, that observed proportions above 10 % were rare</w:t>
      </w:r>
      <w:ins w:id="780" w:author="Nils Hailer" w:date="2021-05-17T13:23:00Z">
        <w:r w:rsidR="00927067">
          <w:rPr>
            <w:lang w:val="en-GB"/>
          </w:rPr>
          <w:t>, and</w:t>
        </w:r>
      </w:ins>
      <w:del w:id="781" w:author="Nils Hailer" w:date="2021-05-17T13:23:00Z">
        <w:r w:rsidRPr="00414C19" w:rsidDel="00927067">
          <w:rPr>
            <w:lang w:val="en-GB"/>
            <w:rPrChange w:id="782" w:author="Nils Hailer" w:date="2021-05-17T11:11:00Z">
              <w:rPr/>
            </w:rPrChange>
          </w:rPr>
          <w:delText>.</w:delText>
        </w:r>
      </w:del>
      <w:r w:rsidRPr="00414C19">
        <w:rPr>
          <w:lang w:val="en-GB"/>
          <w:rPrChange w:id="783" w:author="Nils Hailer" w:date="2021-05-17T11:11:00Z">
            <w:rPr/>
          </w:rPrChange>
        </w:rPr>
        <w:t xml:space="preserve"> </w:t>
      </w:r>
      <w:del w:id="784" w:author="Nils Hailer" w:date="2021-05-17T13:23:00Z">
        <w:r w:rsidRPr="00414C19" w:rsidDel="00927067">
          <w:rPr>
            <w:lang w:val="en-GB"/>
            <w:rPrChange w:id="785" w:author="Nils Hailer" w:date="2021-05-17T11:11:00Z">
              <w:rPr/>
            </w:rPrChange>
          </w:rPr>
          <w:delText>P</w:delText>
        </w:r>
      </w:del>
      <w:ins w:id="786" w:author="Nils Hailer" w:date="2021-05-17T13:23:00Z">
        <w:r w:rsidR="00927067">
          <w:rPr>
            <w:lang w:val="en-GB"/>
          </w:rPr>
          <w:t>p</w:t>
        </w:r>
      </w:ins>
      <w:r w:rsidRPr="00414C19">
        <w:rPr>
          <w:lang w:val="en-GB"/>
          <w:rPrChange w:id="787" w:author="Nils Hailer" w:date="2021-05-17T11:11:00Z">
            <w:rPr/>
          </w:rPrChange>
        </w:rPr>
        <w:t>redicted probabilities above this limit are therefore subject to extrapolation.</w:t>
      </w:r>
    </w:p>
    <w:p w14:paraId="50219EF3" w14:textId="77777777" w:rsidR="00DE1FF7" w:rsidRPr="00414C19" w:rsidRDefault="00F5325D">
      <w:pPr>
        <w:pStyle w:val="Rubrik2"/>
        <w:rPr>
          <w:lang w:val="en-GB"/>
          <w:rPrChange w:id="788" w:author="Nils Hailer" w:date="2021-05-17T11:11:00Z">
            <w:rPr/>
          </w:rPrChange>
        </w:rPr>
      </w:pPr>
      <w:bookmarkStart w:id="789" w:name="model-predictors"/>
      <w:bookmarkEnd w:id="712"/>
      <w:r w:rsidRPr="00414C19">
        <w:rPr>
          <w:lang w:val="en-GB"/>
          <w:rPrChange w:id="790" w:author="Nils Hailer" w:date="2021-05-17T11:11:00Z">
            <w:rPr/>
          </w:rPrChange>
        </w:rPr>
        <w:t>Model predictors</w:t>
      </w:r>
    </w:p>
    <w:p w14:paraId="34DBC398" w14:textId="5A6F5429" w:rsidR="00DE1FF7" w:rsidRPr="00414C19" w:rsidRDefault="00F5325D">
      <w:pPr>
        <w:pStyle w:val="FirstParagraph"/>
        <w:rPr>
          <w:lang w:val="en-GB"/>
          <w:rPrChange w:id="791" w:author="Nils Hailer" w:date="2021-05-17T11:11:00Z">
            <w:rPr/>
          </w:rPrChange>
        </w:rPr>
      </w:pPr>
      <w:r w:rsidRPr="00414C19">
        <w:rPr>
          <w:lang w:val="en-GB"/>
          <w:rPrChange w:id="792" w:author="Nils Hailer" w:date="2021-05-17T11:11:00Z">
            <w:rPr/>
          </w:rPrChange>
        </w:rPr>
        <w:t>The predictors in our models were chosen based on a combination of clinical and analytical reasons</w:t>
      </w:r>
      <w:del w:id="793" w:author="Nils Hailer" w:date="2021-05-17T13:23:00Z">
        <w:r w:rsidRPr="00414C19" w:rsidDel="00927067">
          <w:rPr>
            <w:lang w:val="en-GB"/>
            <w:rPrChange w:id="794" w:author="Nils Hailer" w:date="2021-05-17T11:11:00Z">
              <w:rPr/>
            </w:rPrChange>
          </w:rPr>
          <w:delText>.</w:delText>
        </w:r>
      </w:del>
      <w:ins w:id="795" w:author="Nils Hailer" w:date="2021-05-17T13:23:00Z">
        <w:r w:rsidR="00927067">
          <w:rPr>
            <w:lang w:val="en-GB"/>
          </w:rPr>
          <w:t>,</w:t>
        </w:r>
      </w:ins>
      <w:r w:rsidRPr="00414C19">
        <w:rPr>
          <w:lang w:val="en-GB"/>
          <w:rPrChange w:id="796" w:author="Nils Hailer" w:date="2021-05-17T11:11:00Z">
            <w:rPr/>
          </w:rPrChange>
        </w:rPr>
        <w:t xml:space="preserve"> </w:t>
      </w:r>
      <w:del w:id="797" w:author="Nils Hailer" w:date="2021-05-17T13:23:00Z">
        <w:r w:rsidRPr="00414C19" w:rsidDel="00927067">
          <w:rPr>
            <w:lang w:val="en-GB"/>
            <w:rPrChange w:id="798" w:author="Nils Hailer" w:date="2021-05-17T11:11:00Z">
              <w:rPr/>
            </w:rPrChange>
          </w:rPr>
          <w:delText xml:space="preserve">The predictors should therefore </w:delText>
        </w:r>
      </w:del>
      <w:ins w:id="799" w:author="Nils Hailer" w:date="2021-05-17T13:23:00Z">
        <w:r w:rsidR="00927067">
          <w:rPr>
            <w:lang w:val="en-GB"/>
          </w:rPr>
          <w:t xml:space="preserve">but they should </w:t>
        </w:r>
      </w:ins>
      <w:r w:rsidRPr="00414C19">
        <w:rPr>
          <w:lang w:val="en-GB"/>
          <w:rPrChange w:id="800" w:author="Nils Hailer" w:date="2021-05-17T11:11:00Z">
            <w:rPr/>
          </w:rPrChange>
        </w:rPr>
        <w:t>not be interpreted as having direct causal effects on the outcome</w:t>
      </w:r>
      <w:ins w:id="801" w:author="Nils Hailer" w:date="2021-05-17T13:24:00Z">
        <w:r w:rsidR="00927067">
          <w:rPr>
            <w:lang w:val="en-GB"/>
          </w:rPr>
          <w:t xml:space="preserve"> PJI</w:t>
        </w:r>
      </w:ins>
      <w:r w:rsidRPr="00414C19">
        <w:rPr>
          <w:lang w:val="en-GB"/>
          <w:rPrChange w:id="802" w:author="Nils Hailer" w:date="2021-05-17T11:11:00Z">
            <w:rPr/>
          </w:rPrChange>
        </w:rPr>
        <w:t>. The majority of the identified predictor variables are, however, associated with the risk of developing PJI in previously developed prediction models and within the setting of observational studies, which is supportive of our own model</w:t>
      </w:r>
      <w:del w:id="803" w:author="Nils Hailer" w:date="2021-05-17T13:24:00Z">
        <w:r w:rsidRPr="00414C19" w:rsidDel="00927067">
          <w:rPr>
            <w:lang w:val="en-GB"/>
            <w:rPrChange w:id="804" w:author="Nils Hailer" w:date="2021-05-17T11:11:00Z">
              <w:rPr/>
            </w:rPrChange>
          </w:rPr>
          <w:delText>s</w:delText>
        </w:r>
      </w:del>
      <w:r w:rsidRPr="00414C19">
        <w:rPr>
          <w:lang w:val="en-GB"/>
          <w:rPrChange w:id="805" w:author="Nils Hailer" w:date="2021-05-17T11:11:00Z">
            <w:rPr/>
          </w:rPrChange>
        </w:rPr>
        <w:t>.</w:t>
      </w:r>
    </w:p>
    <w:p w14:paraId="6DEB6699" w14:textId="7C48249B" w:rsidR="00DE1FF7" w:rsidRPr="00414C19" w:rsidRDefault="00F5325D">
      <w:pPr>
        <w:pStyle w:val="Brdtext"/>
        <w:rPr>
          <w:lang w:val="en-GB"/>
          <w:rPrChange w:id="806" w:author="Nils Hailer" w:date="2021-05-17T11:11:00Z">
            <w:rPr/>
          </w:rPrChange>
        </w:rPr>
      </w:pPr>
      <w:r w:rsidRPr="00414C19">
        <w:rPr>
          <w:lang w:val="en-GB"/>
          <w:rPrChange w:id="807" w:author="Nils Hailer" w:date="2021-05-17T11:11:00Z">
            <w:rPr/>
          </w:rPrChange>
        </w:rPr>
        <w:t>Patients with primary osteoarthritis seem less prone to developing PJI than patients receiving THA for other reasons, and in agreement with previous observational data we found that both AVN and secondary osteoarthritis conferred a nearly two-fold increased risk of PJI in our prediction models.</w:t>
      </w:r>
      <w:r w:rsidRPr="00414C19">
        <w:rPr>
          <w:vertAlign w:val="superscript"/>
          <w:lang w:val="en-GB"/>
          <w:rPrChange w:id="808" w:author="Nils Hailer" w:date="2021-05-17T11:11:00Z">
            <w:rPr>
              <w:vertAlign w:val="superscript"/>
            </w:rPr>
          </w:rPrChange>
        </w:rPr>
        <w:t>37,38</w:t>
      </w:r>
      <w:r w:rsidRPr="00414C19">
        <w:rPr>
          <w:lang w:val="en-GB"/>
          <w:rPrChange w:id="809" w:author="Nils Hailer" w:date="2021-05-17T11:11:00Z">
            <w:rPr/>
          </w:rPrChange>
        </w:rPr>
        <w:t xml:space="preserve"> Rheumatoid arthritis as the diagnosis underlying THA surgery is pointed out as a risk factor for PJI,</w:t>
      </w:r>
      <w:r w:rsidRPr="00414C19">
        <w:rPr>
          <w:vertAlign w:val="superscript"/>
          <w:lang w:val="en-GB"/>
          <w:rPrChange w:id="810" w:author="Nils Hailer" w:date="2021-05-17T11:11:00Z">
            <w:rPr>
              <w:vertAlign w:val="superscript"/>
            </w:rPr>
          </w:rPrChange>
        </w:rPr>
        <w:t>9,22</w:t>
      </w:r>
      <w:r w:rsidRPr="00414C19">
        <w:rPr>
          <w:lang w:val="en-GB"/>
          <w:rPrChange w:id="811" w:author="Nils Hailer" w:date="2021-05-17T11:11:00Z">
            <w:rPr/>
          </w:rPrChange>
        </w:rPr>
        <w:t xml:space="preserve"> and this predictor variable was </w:t>
      </w:r>
      <w:del w:id="812" w:author="Nils Hailer" w:date="2021-05-17T13:27:00Z">
        <w:r w:rsidRPr="00414C19" w:rsidDel="00927067">
          <w:rPr>
            <w:lang w:val="en-GB"/>
            <w:rPrChange w:id="813" w:author="Nils Hailer" w:date="2021-05-17T11:11:00Z">
              <w:rPr/>
            </w:rPrChange>
          </w:rPr>
          <w:delText xml:space="preserve">statistically significance </w:delText>
        </w:r>
      </w:del>
      <w:ins w:id="814" w:author="Nils Hailer" w:date="2021-05-17T13:27:00Z">
        <w:r w:rsidR="00927067">
          <w:rPr>
            <w:lang w:val="en-GB"/>
          </w:rPr>
          <w:t xml:space="preserve">also associated with a more than doubled risk </w:t>
        </w:r>
      </w:ins>
      <w:del w:id="815" w:author="Nils Hailer" w:date="2021-05-17T13:27:00Z">
        <w:r w:rsidRPr="00414C19" w:rsidDel="00927067">
          <w:rPr>
            <w:lang w:val="en-GB"/>
            <w:rPrChange w:id="816" w:author="Nils Hailer" w:date="2021-05-17T11:11:00Z">
              <w:rPr/>
            </w:rPrChange>
          </w:rPr>
          <w:delText xml:space="preserve">in our model </w:delText>
        </w:r>
      </w:del>
      <w:r w:rsidRPr="00414C19">
        <w:rPr>
          <w:lang w:val="en-GB"/>
          <w:rPrChange w:id="817" w:author="Nils Hailer" w:date="2021-05-17T11:11:00Z">
            <w:rPr/>
          </w:rPrChange>
        </w:rPr>
        <w:t xml:space="preserve">of PJI </w:t>
      </w:r>
      <w:del w:id="818" w:author="Nils Hailer" w:date="2021-05-17T13:27:00Z">
        <w:r w:rsidRPr="00414C19" w:rsidDel="00927067">
          <w:rPr>
            <w:lang w:val="en-GB"/>
            <w:rPrChange w:id="819" w:author="Nils Hailer" w:date="2021-05-17T11:11:00Z">
              <w:rPr/>
            </w:rPrChange>
          </w:rPr>
          <w:delText>within two years</w:delText>
        </w:r>
      </w:del>
      <w:ins w:id="820" w:author="Nils Hailer" w:date="2021-05-17T13:27:00Z">
        <w:r w:rsidR="00927067">
          <w:rPr>
            <w:lang w:val="en-GB"/>
          </w:rPr>
          <w:t>in our model</w:t>
        </w:r>
      </w:ins>
      <w:r w:rsidRPr="00414C19">
        <w:rPr>
          <w:lang w:val="en-GB"/>
          <w:rPrChange w:id="821" w:author="Nils Hailer" w:date="2021-05-17T11:11:00Z">
            <w:rPr/>
          </w:rPrChange>
        </w:rPr>
        <w:t>.</w:t>
      </w:r>
    </w:p>
    <w:p w14:paraId="7ACBE740" w14:textId="523BC439" w:rsidR="00DE1FF7" w:rsidRPr="00414C19" w:rsidRDefault="00F5325D">
      <w:pPr>
        <w:pStyle w:val="Brdtext"/>
        <w:rPr>
          <w:lang w:val="en-GB"/>
          <w:rPrChange w:id="822" w:author="Nils Hailer" w:date="2021-05-17T11:11:00Z">
            <w:rPr/>
          </w:rPrChange>
        </w:rPr>
      </w:pPr>
      <w:r w:rsidRPr="00414C19">
        <w:rPr>
          <w:lang w:val="en-GB"/>
          <w:rPrChange w:id="823" w:author="Nils Hailer" w:date="2021-05-17T11:11:00Z">
            <w:rPr/>
          </w:rPrChange>
        </w:rPr>
        <w:t>Obesity is associated with an increase</w:t>
      </w:r>
      <w:ins w:id="824" w:author="Nils Hailer" w:date="2021-05-17T13:27:00Z">
        <w:r w:rsidR="00927067">
          <w:rPr>
            <w:lang w:val="en-GB"/>
          </w:rPr>
          <w:t>d</w:t>
        </w:r>
      </w:ins>
      <w:r w:rsidRPr="00414C19">
        <w:rPr>
          <w:lang w:val="en-GB"/>
          <w:rPrChange w:id="825" w:author="Nils Hailer" w:date="2021-05-17T11:11:00Z">
            <w:rPr/>
          </w:rPrChange>
        </w:rPr>
        <w:t xml:space="preserve"> </w:t>
      </w:r>
      <w:del w:id="826" w:author="Nils Hailer" w:date="2021-05-17T13:27:00Z">
        <w:r w:rsidRPr="00414C19" w:rsidDel="00927067">
          <w:rPr>
            <w:lang w:val="en-GB"/>
            <w:rPrChange w:id="827" w:author="Nils Hailer" w:date="2021-05-17T11:11:00Z">
              <w:rPr/>
            </w:rPrChange>
          </w:rPr>
          <w:delText xml:space="preserve">in the </w:delText>
        </w:r>
      </w:del>
      <w:r w:rsidRPr="00414C19">
        <w:rPr>
          <w:lang w:val="en-GB"/>
          <w:rPrChange w:id="828" w:author="Nils Hailer" w:date="2021-05-17T11:11:00Z">
            <w:rPr/>
          </w:rPrChange>
        </w:rPr>
        <w:t>risk of reoperations or adverse events after THA</w:t>
      </w:r>
      <w:r w:rsidRPr="00414C19">
        <w:rPr>
          <w:vertAlign w:val="superscript"/>
          <w:lang w:val="en-GB"/>
          <w:rPrChange w:id="829" w:author="Nils Hailer" w:date="2021-05-17T11:11:00Z">
            <w:rPr>
              <w:vertAlign w:val="superscript"/>
            </w:rPr>
          </w:rPrChange>
        </w:rPr>
        <w:t>39</w:t>
      </w:r>
      <w:r w:rsidRPr="00414C19">
        <w:rPr>
          <w:lang w:val="en-GB"/>
          <w:rPrChange w:id="830" w:author="Nils Hailer" w:date="2021-05-17T11:11:00Z">
            <w:rPr/>
          </w:rPrChange>
        </w:rPr>
        <w:t xml:space="preserve"> and with </w:t>
      </w:r>
      <w:del w:id="831" w:author="Nils Hailer" w:date="2021-05-17T13:28:00Z">
        <w:r w:rsidRPr="00414C19" w:rsidDel="00927067">
          <w:rPr>
            <w:lang w:val="en-GB"/>
            <w:rPrChange w:id="832" w:author="Nils Hailer" w:date="2021-05-17T11:11:00Z">
              <w:rPr/>
            </w:rPrChange>
          </w:rPr>
          <w:delText xml:space="preserve">the </w:delText>
        </w:r>
      </w:del>
      <w:ins w:id="833" w:author="Nils Hailer" w:date="2021-05-17T13:28:00Z">
        <w:r w:rsidR="00927067">
          <w:rPr>
            <w:lang w:val="en-GB"/>
          </w:rPr>
          <w:t>an increased</w:t>
        </w:r>
        <w:r w:rsidR="00927067" w:rsidRPr="00414C19">
          <w:rPr>
            <w:lang w:val="en-GB"/>
            <w:rPrChange w:id="834" w:author="Nils Hailer" w:date="2021-05-17T11:11:00Z">
              <w:rPr/>
            </w:rPrChange>
          </w:rPr>
          <w:t xml:space="preserve"> </w:t>
        </w:r>
      </w:ins>
      <w:r w:rsidRPr="00414C19">
        <w:rPr>
          <w:lang w:val="en-GB"/>
          <w:rPrChange w:id="835" w:author="Nils Hailer" w:date="2021-05-17T11:11:00Z">
            <w:rPr/>
          </w:rPrChange>
        </w:rPr>
        <w:t>risk of developing surgical site infections or PJI after total hip or knee arthroplasty.</w:t>
      </w:r>
      <w:r w:rsidRPr="00414C19">
        <w:rPr>
          <w:vertAlign w:val="superscript"/>
          <w:lang w:val="en-GB"/>
          <w:rPrChange w:id="836" w:author="Nils Hailer" w:date="2021-05-17T11:11:00Z">
            <w:rPr>
              <w:vertAlign w:val="superscript"/>
            </w:rPr>
          </w:rPrChange>
        </w:rPr>
        <w:t>6,10,12,40</w:t>
      </w:r>
      <w:r w:rsidRPr="00414C19">
        <w:rPr>
          <w:lang w:val="en-GB"/>
          <w:rPrChange w:id="837" w:author="Nils Hailer" w:date="2021-05-17T11:11:00Z">
            <w:rPr/>
          </w:rPrChange>
        </w:rPr>
        <w:t xml:space="preserve"> Obesity is identified as a risk factor for PJI in a risk calculator derived on two independent US institutional cohorts, which agrees with our identification of obesity as a </w:t>
      </w:r>
      <w:r w:rsidRPr="00414C19">
        <w:rPr>
          <w:lang w:val="en-GB"/>
          <w:rPrChange w:id="838" w:author="Nils Hailer" w:date="2021-05-17T11:11:00Z">
            <w:rPr/>
          </w:rPrChange>
        </w:rPr>
        <w:lastRenderedPageBreak/>
        <w:t>predictor variable in both models.</w:t>
      </w:r>
      <w:r w:rsidRPr="00414C19">
        <w:rPr>
          <w:vertAlign w:val="superscript"/>
          <w:lang w:val="en-GB"/>
          <w:rPrChange w:id="839" w:author="Nils Hailer" w:date="2021-05-17T11:11:00Z">
            <w:rPr>
              <w:vertAlign w:val="superscript"/>
            </w:rPr>
          </w:rPrChange>
        </w:rPr>
        <w:t>41</w:t>
      </w:r>
      <w:r w:rsidRPr="00414C19">
        <w:rPr>
          <w:lang w:val="en-GB"/>
          <w:rPrChange w:id="840" w:author="Nils Hailer" w:date="2021-05-17T11:11:00Z">
            <w:rPr/>
          </w:rPrChange>
        </w:rPr>
        <w:t xml:space="preserve"> In accordance with </w:t>
      </w:r>
      <w:commentRangeStart w:id="841"/>
      <w:r w:rsidRPr="00414C19">
        <w:rPr>
          <w:lang w:val="en-GB"/>
          <w:rPrChange w:id="842" w:author="Nils Hailer" w:date="2021-05-17T11:11:00Z">
            <w:rPr/>
          </w:rPrChange>
        </w:rPr>
        <w:t>observational studies</w:t>
      </w:r>
      <w:r w:rsidRPr="00414C19">
        <w:rPr>
          <w:vertAlign w:val="superscript"/>
          <w:lang w:val="en-GB"/>
          <w:rPrChange w:id="843" w:author="Nils Hailer" w:date="2021-05-17T11:11:00Z">
            <w:rPr>
              <w:vertAlign w:val="superscript"/>
            </w:rPr>
          </w:rPrChange>
        </w:rPr>
        <w:t>10</w:t>
      </w:r>
      <w:r w:rsidRPr="00414C19">
        <w:rPr>
          <w:lang w:val="en-GB"/>
          <w:rPrChange w:id="844" w:author="Nils Hailer" w:date="2021-05-17T11:11:00Z">
            <w:rPr/>
          </w:rPrChange>
        </w:rPr>
        <w:t xml:space="preserve"> </w:t>
      </w:r>
      <w:commentRangeEnd w:id="841"/>
      <w:r w:rsidR="00927067">
        <w:rPr>
          <w:rStyle w:val="Kommentarsreferens"/>
          <w:rFonts w:asciiTheme="minorHAnsi" w:hAnsiTheme="minorHAnsi"/>
        </w:rPr>
        <w:commentReference w:id="841"/>
      </w:r>
      <w:r w:rsidRPr="00414C19">
        <w:rPr>
          <w:lang w:val="en-GB"/>
          <w:rPrChange w:id="845" w:author="Nils Hailer" w:date="2021-05-17T11:11:00Z">
            <w:rPr/>
          </w:rPrChange>
        </w:rPr>
        <w:t>we found the presence of CNS diseases to be a predictor of PJI</w:t>
      </w:r>
      <w:del w:id="846" w:author="Nils Hailer" w:date="2021-05-17T13:29:00Z">
        <w:r w:rsidRPr="00414C19" w:rsidDel="00927067">
          <w:rPr>
            <w:lang w:val="en-GB"/>
            <w:rPrChange w:id="847" w:author="Nils Hailer" w:date="2021-05-17T11:11:00Z">
              <w:rPr/>
            </w:rPrChange>
          </w:rPr>
          <w:delText xml:space="preserve"> within two years</w:delText>
        </w:r>
      </w:del>
      <w:r w:rsidRPr="00414C19">
        <w:rPr>
          <w:lang w:val="en-GB"/>
          <w:rPrChange w:id="848" w:author="Nils Hailer" w:date="2021-05-17T11:11:00Z">
            <w:rPr/>
          </w:rPrChange>
        </w:rPr>
        <w:t xml:space="preserve">, and our </w:t>
      </w:r>
      <w:del w:id="849" w:author="Nils Hailer" w:date="2021-05-17T13:31:00Z">
        <w:r w:rsidRPr="00414C19" w:rsidDel="00927067">
          <w:rPr>
            <w:lang w:val="en-GB"/>
            <w:rPrChange w:id="850" w:author="Nils Hailer" w:date="2021-05-17T11:11:00Z">
              <w:rPr/>
            </w:rPrChange>
          </w:rPr>
          <w:delText xml:space="preserve">rather </w:delText>
        </w:r>
      </w:del>
      <w:r w:rsidRPr="00414C19">
        <w:rPr>
          <w:lang w:val="en-GB"/>
          <w:rPrChange w:id="851" w:author="Nils Hailer" w:date="2021-05-17T11:11:00Z">
            <w:rPr/>
          </w:rPrChange>
        </w:rPr>
        <w:t xml:space="preserve">broad </w:t>
      </w:r>
      <w:del w:id="852" w:author="Nils Hailer" w:date="2021-05-17T13:32:00Z">
        <w:r w:rsidRPr="00414C19" w:rsidDel="00927067">
          <w:rPr>
            <w:lang w:val="en-GB"/>
            <w:rPrChange w:id="853" w:author="Nils Hailer" w:date="2021-05-17T11:11:00Z">
              <w:rPr/>
            </w:rPrChange>
          </w:rPr>
          <w:delText xml:space="preserve">category </w:delText>
        </w:r>
      </w:del>
      <w:ins w:id="854" w:author="Nils Hailer" w:date="2021-05-17T13:32:00Z">
        <w:r w:rsidR="00927067">
          <w:rPr>
            <w:lang w:val="en-GB"/>
          </w:rPr>
          <w:t xml:space="preserve">definition of CNS diseases </w:t>
        </w:r>
      </w:ins>
      <w:r w:rsidRPr="00414C19">
        <w:rPr>
          <w:lang w:val="en-GB"/>
          <w:rPrChange w:id="855" w:author="Nils Hailer" w:date="2021-05-17T11:11:00Z">
            <w:rPr/>
          </w:rPrChange>
        </w:rPr>
        <w:t>encompasses both cerebrovascular disease, dementia, hemiplegia, and Parkinson’s disease</w:t>
      </w:r>
      <w:ins w:id="856" w:author="Nils Hailer" w:date="2021-05-17T13:32:00Z">
        <w:r w:rsidR="00927067">
          <w:rPr>
            <w:lang w:val="en-GB"/>
          </w:rPr>
          <w:t>,</w:t>
        </w:r>
      </w:ins>
      <w:r w:rsidRPr="00414C19">
        <w:rPr>
          <w:lang w:val="en-GB"/>
          <w:rPrChange w:id="857" w:author="Nils Hailer" w:date="2021-05-17T11:11:00Z">
            <w:rPr/>
          </w:rPrChange>
        </w:rPr>
        <w:t xml:space="preserve"> </w:t>
      </w:r>
      <w:ins w:id="858" w:author="Nils Hailer" w:date="2021-05-17T13:32:00Z">
        <w:r w:rsidR="00927067">
          <w:rPr>
            <w:lang w:val="en-GB"/>
          </w:rPr>
          <w:t xml:space="preserve">most of </w:t>
        </w:r>
      </w:ins>
      <w:r w:rsidRPr="00414C19">
        <w:rPr>
          <w:lang w:val="en-GB"/>
          <w:rPrChange w:id="859" w:author="Nils Hailer" w:date="2021-05-17T11:11:00Z">
            <w:rPr/>
          </w:rPrChange>
        </w:rPr>
        <w:t xml:space="preserve">which were </w:t>
      </w:r>
      <w:del w:id="860" w:author="Nils Hailer" w:date="2021-05-17T13:32:00Z">
        <w:r w:rsidRPr="00414C19" w:rsidDel="00927067">
          <w:rPr>
            <w:lang w:val="en-GB"/>
            <w:rPrChange w:id="861" w:author="Nils Hailer" w:date="2021-05-17T11:11:00Z">
              <w:rPr/>
            </w:rPrChange>
          </w:rPr>
          <w:delText xml:space="preserve">all </w:delText>
        </w:r>
      </w:del>
      <w:r w:rsidRPr="00414C19">
        <w:rPr>
          <w:lang w:val="en-GB"/>
          <w:rPrChange w:id="862" w:author="Nils Hailer" w:date="2021-05-17T11:11:00Z">
            <w:rPr/>
          </w:rPrChange>
        </w:rPr>
        <w:t>associated with a risk increase in the cited study.</w:t>
      </w:r>
    </w:p>
    <w:p w14:paraId="7B738333" w14:textId="4D00DB00" w:rsidR="00DE1FF7" w:rsidRPr="00414C19" w:rsidDel="00BF7557" w:rsidRDefault="00F5325D">
      <w:pPr>
        <w:pStyle w:val="Brdtext"/>
        <w:rPr>
          <w:del w:id="863" w:author="Nils Hailer" w:date="2021-05-17T13:35:00Z"/>
          <w:lang w:val="en-GB"/>
          <w:rPrChange w:id="864" w:author="Nils Hailer" w:date="2021-05-17T11:11:00Z">
            <w:rPr>
              <w:del w:id="865" w:author="Nils Hailer" w:date="2021-05-17T13:35:00Z"/>
            </w:rPr>
          </w:rPrChange>
        </w:rPr>
      </w:pPr>
      <w:r w:rsidRPr="00414C19">
        <w:rPr>
          <w:lang w:val="en-GB"/>
          <w:rPrChange w:id="866" w:author="Nils Hailer" w:date="2021-05-17T11:11:00Z">
            <w:rPr/>
          </w:rPrChange>
        </w:rPr>
        <w:t>Male gender is associated with an increased risk of developing PJI after arthroplasty surgery,</w:t>
      </w:r>
      <w:r w:rsidRPr="00414C19">
        <w:rPr>
          <w:vertAlign w:val="superscript"/>
          <w:lang w:val="en-GB"/>
          <w:rPrChange w:id="867" w:author="Nils Hailer" w:date="2021-05-17T11:11:00Z">
            <w:rPr>
              <w:vertAlign w:val="superscript"/>
            </w:rPr>
          </w:rPrChange>
        </w:rPr>
        <w:t>38</w:t>
      </w:r>
      <w:r w:rsidRPr="00414C19">
        <w:rPr>
          <w:lang w:val="en-GB"/>
          <w:rPrChange w:id="868" w:author="Nils Hailer" w:date="2021-05-17T11:11:00Z">
            <w:rPr/>
          </w:rPrChange>
        </w:rPr>
        <w:t xml:space="preserve"> and gender is included as a predictor variable in several previously developed risk calculators</w:t>
      </w:r>
      <w:ins w:id="869" w:author="Nils Hailer" w:date="2021-05-17T13:32:00Z">
        <w:r w:rsidR="00927067">
          <w:rPr>
            <w:lang w:val="en-GB"/>
          </w:rPr>
          <w:t xml:space="preserve"> which </w:t>
        </w:r>
      </w:ins>
      <w:ins w:id="870" w:author="Nils Hailer" w:date="2021-05-17T13:33:00Z">
        <w:r w:rsidR="00927067">
          <w:rPr>
            <w:lang w:val="en-GB"/>
          </w:rPr>
          <w:t>agrees with our finding</w:t>
        </w:r>
      </w:ins>
      <w:r w:rsidRPr="00414C19">
        <w:rPr>
          <w:lang w:val="en-GB"/>
          <w:rPrChange w:id="871" w:author="Nils Hailer" w:date="2021-05-17T11:11:00Z">
            <w:rPr/>
          </w:rPrChange>
        </w:rPr>
        <w:t>.</w:t>
      </w:r>
      <w:r w:rsidRPr="00414C19">
        <w:rPr>
          <w:vertAlign w:val="superscript"/>
          <w:lang w:val="en-GB"/>
          <w:rPrChange w:id="872" w:author="Nils Hailer" w:date="2021-05-17T11:11:00Z">
            <w:rPr>
              <w:vertAlign w:val="superscript"/>
            </w:rPr>
          </w:rPrChange>
        </w:rPr>
        <w:t>20,41</w:t>
      </w:r>
      <w:r w:rsidRPr="00414C19">
        <w:rPr>
          <w:lang w:val="en-GB"/>
          <w:rPrChange w:id="873" w:author="Nils Hailer" w:date="2021-05-17T11:11:00Z">
            <w:rPr/>
          </w:rPrChange>
        </w:rPr>
        <w:t xml:space="preserve"> Patients with liver cirrhosis are described to have a more than doubled risk of suffering from PJI within one year after THA, supporting our finding of the presence of liver diseases among our predictor variables.</w:t>
      </w:r>
      <w:r w:rsidRPr="00414C19">
        <w:rPr>
          <w:vertAlign w:val="superscript"/>
          <w:lang w:val="en-GB"/>
          <w:rPrChange w:id="874" w:author="Nils Hailer" w:date="2021-05-17T11:11:00Z">
            <w:rPr>
              <w:vertAlign w:val="superscript"/>
            </w:rPr>
          </w:rPrChange>
        </w:rPr>
        <w:t>42</w:t>
      </w:r>
      <w:r w:rsidRPr="00414C19">
        <w:rPr>
          <w:lang w:val="en-GB"/>
          <w:rPrChange w:id="875" w:author="Nils Hailer" w:date="2021-05-17T11:11:00Z">
            <w:rPr/>
          </w:rPrChange>
        </w:rPr>
        <w:t xml:space="preserve"> Taken together, the above cited findings support that the predictor variables in our models seem to be relevant in the context of predicting PJI.</w:t>
      </w:r>
      <w:ins w:id="876" w:author="Nils Hailer" w:date="2021-05-17T13:35:00Z">
        <w:r w:rsidR="00BF7557">
          <w:rPr>
            <w:lang w:val="en-GB"/>
          </w:rPr>
          <w:t xml:space="preserve"> </w:t>
        </w:r>
      </w:ins>
    </w:p>
    <w:p w14:paraId="197D2C99" w14:textId="536BB1A6" w:rsidR="00DE1FF7" w:rsidRPr="00414C19" w:rsidRDefault="00F5325D">
      <w:pPr>
        <w:pStyle w:val="Brdtext"/>
        <w:rPr>
          <w:lang w:val="en-GB"/>
          <w:rPrChange w:id="877" w:author="Nils Hailer" w:date="2021-05-17T11:11:00Z">
            <w:rPr/>
          </w:rPrChange>
        </w:rPr>
      </w:pPr>
      <w:del w:id="878" w:author="Nils Hailer" w:date="2021-05-17T13:33:00Z">
        <w:r w:rsidRPr="00414C19" w:rsidDel="00927067">
          <w:rPr>
            <w:lang w:val="en-GB"/>
            <w:rPrChange w:id="879" w:author="Nils Hailer" w:date="2021-05-17T11:11:00Z">
              <w:rPr/>
            </w:rPrChange>
          </w:rPr>
          <w:delText xml:space="preserve">Some previously mentioned risk factors for developing PJI were not selected during our model development. </w:delText>
        </w:r>
      </w:del>
      <w:r w:rsidRPr="00414C19">
        <w:rPr>
          <w:lang w:val="en-GB"/>
          <w:rPrChange w:id="880" w:author="Nils Hailer" w:date="2021-05-17T11:11:00Z">
            <w:rPr/>
          </w:rPrChange>
        </w:rPr>
        <w:t>High ASA class is frequently associated with an increased risk of PJI,</w:t>
      </w:r>
      <w:r w:rsidRPr="00414C19">
        <w:rPr>
          <w:vertAlign w:val="superscript"/>
          <w:lang w:val="en-GB"/>
          <w:rPrChange w:id="881" w:author="Nils Hailer" w:date="2021-05-17T11:11:00Z">
            <w:rPr>
              <w:vertAlign w:val="superscript"/>
            </w:rPr>
          </w:rPrChange>
        </w:rPr>
        <w:t>14,43,44</w:t>
      </w:r>
      <w:r w:rsidRPr="00414C19">
        <w:rPr>
          <w:lang w:val="en-GB"/>
          <w:rPrChange w:id="882" w:author="Nils Hailer" w:date="2021-05-17T11:11:00Z">
            <w:rPr/>
          </w:rPrChange>
        </w:rPr>
        <w:t xml:space="preserve"> as </w:t>
      </w:r>
      <w:del w:id="883" w:author="Nils Hailer" w:date="2021-05-17T13:34:00Z">
        <w:r w:rsidRPr="00414C19" w:rsidDel="00927067">
          <w:rPr>
            <w:lang w:val="en-GB"/>
            <w:rPrChange w:id="884" w:author="Nils Hailer" w:date="2021-05-17T11:11:00Z">
              <w:rPr/>
            </w:rPrChange>
          </w:rPr>
          <w:delText xml:space="preserve">are </w:delText>
        </w:r>
      </w:del>
      <w:ins w:id="885" w:author="Nils Hailer" w:date="2021-05-17T13:34:00Z">
        <w:r w:rsidR="00927067">
          <w:rPr>
            <w:lang w:val="en-GB"/>
          </w:rPr>
          <w:t>is</w:t>
        </w:r>
        <w:r w:rsidR="00927067" w:rsidRPr="00414C19">
          <w:rPr>
            <w:lang w:val="en-GB"/>
            <w:rPrChange w:id="886" w:author="Nils Hailer" w:date="2021-05-17T11:11:00Z">
              <w:rPr/>
            </w:rPrChange>
          </w:rPr>
          <w:t xml:space="preserve"> </w:t>
        </w:r>
      </w:ins>
      <w:r w:rsidRPr="00414C19">
        <w:rPr>
          <w:lang w:val="en-GB"/>
          <w:rPrChange w:id="887" w:author="Nils Hailer" w:date="2021-05-17T11:11:00Z">
            <w:rPr/>
          </w:rPrChange>
        </w:rPr>
        <w:t>comorbidity in a broader sense, and, more specifically, the presence of cardiovascular comorbidity.</w:t>
      </w:r>
      <w:r w:rsidRPr="00414C19">
        <w:rPr>
          <w:vertAlign w:val="superscript"/>
          <w:lang w:val="en-GB"/>
          <w:rPrChange w:id="888" w:author="Nils Hailer" w:date="2021-05-17T11:11:00Z">
            <w:rPr>
              <w:vertAlign w:val="superscript"/>
            </w:rPr>
          </w:rPrChange>
        </w:rPr>
        <w:t>7,45</w:t>
      </w:r>
      <w:r w:rsidRPr="00414C19">
        <w:rPr>
          <w:lang w:val="en-GB"/>
          <w:rPrChange w:id="889" w:author="Nils Hailer" w:date="2021-05-17T11:11:00Z">
            <w:rPr/>
          </w:rPrChange>
        </w:rPr>
        <w:t xml:space="preserve"> </w:t>
      </w:r>
      <w:del w:id="890" w:author="Nils Hailer" w:date="2021-05-17T13:34:00Z">
        <w:r w:rsidRPr="00414C19" w:rsidDel="00927067">
          <w:rPr>
            <w:lang w:val="en-GB"/>
            <w:rPrChange w:id="891" w:author="Nils Hailer" w:date="2021-05-17T11:11:00Z">
              <w:rPr/>
            </w:rPrChange>
          </w:rPr>
          <w:delText>In contrast, w</w:delText>
        </w:r>
      </w:del>
      <w:ins w:id="892" w:author="Nils Hailer" w:date="2021-05-17T13:34:00Z">
        <w:r w:rsidR="00927067">
          <w:rPr>
            <w:lang w:val="en-GB"/>
          </w:rPr>
          <w:t>W</w:t>
        </w:r>
      </w:ins>
      <w:r w:rsidRPr="00414C19">
        <w:rPr>
          <w:lang w:val="en-GB"/>
          <w:rPrChange w:id="893" w:author="Nils Hailer" w:date="2021-05-17T11:11:00Z">
            <w:rPr/>
          </w:rPrChange>
        </w:rPr>
        <w:t>e found that ASA class alone was an insufficient predictor of PJI, and none of the cardiovascular disease categories remained as a predictor variable in our final main model</w:t>
      </w:r>
      <w:ins w:id="894" w:author="Nils Hailer" w:date="2021-05-17T13:34:00Z">
        <w:r w:rsidR="00927067">
          <w:rPr>
            <w:lang w:val="en-GB"/>
          </w:rPr>
          <w:t xml:space="preserve">, </w:t>
        </w:r>
        <w:r w:rsidR="00BF7557">
          <w:rPr>
            <w:lang w:val="en-GB"/>
          </w:rPr>
          <w:t xml:space="preserve">but ASA class was </w:t>
        </w:r>
      </w:ins>
      <w:ins w:id="895" w:author="Nils Hailer" w:date="2021-05-17T13:35:00Z">
        <w:r w:rsidR="00BF7557">
          <w:rPr>
            <w:lang w:val="en-GB"/>
          </w:rPr>
          <w:t>one of the predictor variables in our reduced model</w:t>
        </w:r>
      </w:ins>
      <w:r w:rsidRPr="00414C19">
        <w:rPr>
          <w:lang w:val="en-GB"/>
          <w:rPrChange w:id="896" w:author="Nils Hailer" w:date="2021-05-17T11:11:00Z">
            <w:rPr/>
          </w:rPrChange>
        </w:rPr>
        <w:t>.</w:t>
      </w:r>
    </w:p>
    <w:p w14:paraId="7224A0CD" w14:textId="6B7E2DF0" w:rsidR="00DE1FF7" w:rsidRPr="00414C19" w:rsidDel="00BF7557" w:rsidRDefault="00BF7557">
      <w:pPr>
        <w:pStyle w:val="Brdtext"/>
        <w:rPr>
          <w:del w:id="897" w:author="Nils Hailer" w:date="2021-05-17T13:36:00Z"/>
          <w:lang w:val="en-GB"/>
          <w:rPrChange w:id="898" w:author="Nils Hailer" w:date="2021-05-17T11:11:00Z">
            <w:rPr>
              <w:del w:id="899" w:author="Nils Hailer" w:date="2021-05-17T13:36:00Z"/>
            </w:rPr>
          </w:rPrChange>
        </w:rPr>
      </w:pPr>
      <w:ins w:id="900" w:author="Nils Hailer" w:date="2021-05-17T13:36:00Z">
        <w:r w:rsidRPr="009A24F3">
          <w:rPr>
            <w:lang w:val="en-GB"/>
          </w:rPr>
          <w:t xml:space="preserve">Some previously mentioned risk factors for developing PJI were not selected during our model development. </w:t>
        </w:r>
      </w:ins>
      <w:r w:rsidR="00F5325D" w:rsidRPr="00414C19">
        <w:rPr>
          <w:lang w:val="en-GB"/>
          <w:rPrChange w:id="901" w:author="Nils Hailer" w:date="2021-05-17T11:11:00Z">
            <w:rPr/>
          </w:rPrChange>
        </w:rPr>
        <w:t>Cancer seems to confer an increased risk of PJI in several observational studies,</w:t>
      </w:r>
      <w:r w:rsidR="00F5325D" w:rsidRPr="00414C19">
        <w:rPr>
          <w:vertAlign w:val="superscript"/>
          <w:lang w:val="en-GB"/>
          <w:rPrChange w:id="902" w:author="Nils Hailer" w:date="2021-05-17T11:11:00Z">
            <w:rPr>
              <w:vertAlign w:val="superscript"/>
            </w:rPr>
          </w:rPrChange>
        </w:rPr>
        <w:t>9,40,46</w:t>
      </w:r>
      <w:r w:rsidR="00F5325D" w:rsidRPr="00414C19">
        <w:rPr>
          <w:lang w:val="en-GB"/>
          <w:rPrChange w:id="903" w:author="Nils Hailer" w:date="2021-05-17T11:11:00Z">
            <w:rPr/>
          </w:rPrChange>
        </w:rPr>
        <w:t xml:space="preserve"> and it is one of the defined comorbidities in the ACS NSQIP Surgical Risk Calculator,</w:t>
      </w:r>
      <w:r w:rsidR="00F5325D" w:rsidRPr="00414C19">
        <w:rPr>
          <w:vertAlign w:val="superscript"/>
          <w:lang w:val="en-GB"/>
          <w:rPrChange w:id="904" w:author="Nils Hailer" w:date="2021-05-17T11:11:00Z">
            <w:rPr>
              <w:vertAlign w:val="superscript"/>
            </w:rPr>
          </w:rPrChange>
        </w:rPr>
        <w:t>20</w:t>
      </w:r>
      <w:r w:rsidR="00F5325D" w:rsidRPr="00414C19">
        <w:rPr>
          <w:lang w:val="en-GB"/>
          <w:rPrChange w:id="905" w:author="Nils Hailer" w:date="2021-05-17T11:11:00Z">
            <w:rPr/>
          </w:rPrChange>
        </w:rPr>
        <w:t xml:space="preserve"> </w:t>
      </w:r>
      <w:del w:id="906" w:author="Nils Hailer" w:date="2021-05-17T13:36:00Z">
        <w:r w:rsidR="00F5325D" w:rsidRPr="00414C19" w:rsidDel="00BF7557">
          <w:rPr>
            <w:lang w:val="en-GB"/>
            <w:rPrChange w:id="907" w:author="Nils Hailer" w:date="2021-05-17T11:11:00Z">
              <w:rPr/>
            </w:rPrChange>
          </w:rPr>
          <w:delText xml:space="preserve">20 </w:delText>
        </w:r>
      </w:del>
      <w:r w:rsidR="00F5325D" w:rsidRPr="00414C19">
        <w:rPr>
          <w:lang w:val="en-GB"/>
          <w:rPrChange w:id="908" w:author="Nils Hailer" w:date="2021-05-17T11:11:00Z">
            <w:rPr/>
          </w:rPrChange>
        </w:rPr>
        <w:t>but this comorbidity did not reach statistical significance in our models.</w:t>
      </w:r>
    </w:p>
    <w:p w14:paraId="0239D3A9" w14:textId="1CB3C624" w:rsidR="00DE1FF7" w:rsidRPr="00414C19" w:rsidRDefault="00BF7557">
      <w:pPr>
        <w:pStyle w:val="Brdtext"/>
        <w:rPr>
          <w:lang w:val="en-GB"/>
          <w:rPrChange w:id="909" w:author="Nils Hailer" w:date="2021-05-17T11:11:00Z">
            <w:rPr/>
          </w:rPrChange>
        </w:rPr>
      </w:pPr>
      <w:ins w:id="910" w:author="Nils Hailer" w:date="2021-05-17T13:36:00Z">
        <w:r>
          <w:rPr>
            <w:lang w:val="en-GB"/>
          </w:rPr>
          <w:lastRenderedPageBreak/>
          <w:t xml:space="preserve"> </w:t>
        </w:r>
      </w:ins>
      <w:r w:rsidR="00F5325D" w:rsidRPr="00414C19">
        <w:rPr>
          <w:lang w:val="en-GB"/>
          <w:rPrChange w:id="911" w:author="Nils Hailer" w:date="2021-05-17T11:11:00Z">
            <w:rPr/>
          </w:rPrChange>
        </w:rPr>
        <w:t>THA fixation using cement without antibiotics confers an increased risk of PJI,</w:t>
      </w:r>
      <w:r w:rsidR="00F5325D" w:rsidRPr="00414C19">
        <w:rPr>
          <w:vertAlign w:val="superscript"/>
          <w:lang w:val="en-GB"/>
          <w:rPrChange w:id="912" w:author="Nils Hailer" w:date="2021-05-17T11:11:00Z">
            <w:rPr>
              <w:vertAlign w:val="superscript"/>
            </w:rPr>
          </w:rPrChange>
        </w:rPr>
        <w:t>38</w:t>
      </w:r>
      <w:r w:rsidR="00F5325D" w:rsidRPr="00414C19">
        <w:rPr>
          <w:lang w:val="en-GB"/>
          <w:rPrChange w:id="913" w:author="Nils Hailer" w:date="2021-05-17T11:11:00Z">
            <w:rPr/>
          </w:rPrChange>
        </w:rPr>
        <w:t xml:space="preserve"> but such cement brands were not in clinical use in Sweden during the studied period. We found no indication that the type of fixation was associated with the risk of PJI, and </w:t>
      </w:r>
      <w:ins w:id="914" w:author="Nils Hailer" w:date="2021-05-17T13:36:00Z">
        <w:r>
          <w:rPr>
            <w:lang w:val="en-GB"/>
          </w:rPr>
          <w:t xml:space="preserve">the mode of </w:t>
        </w:r>
      </w:ins>
      <w:del w:id="915" w:author="Nils Hailer" w:date="2021-05-17T13:36:00Z">
        <w:r w:rsidR="00F5325D" w:rsidRPr="00414C19" w:rsidDel="00BF7557">
          <w:rPr>
            <w:lang w:val="en-GB"/>
            <w:rPrChange w:id="916" w:author="Nils Hailer" w:date="2021-05-17T11:11:00Z">
              <w:rPr/>
            </w:rPrChange>
          </w:rPr>
          <w:delText xml:space="preserve">this variable </w:delText>
        </w:r>
      </w:del>
      <w:ins w:id="917" w:author="Nils Hailer" w:date="2021-05-17T13:36:00Z">
        <w:r>
          <w:rPr>
            <w:lang w:val="en-GB"/>
          </w:rPr>
          <w:t xml:space="preserve">THA fixation </w:t>
        </w:r>
      </w:ins>
      <w:r w:rsidR="00F5325D" w:rsidRPr="00414C19">
        <w:rPr>
          <w:lang w:val="en-GB"/>
          <w:rPrChange w:id="918" w:author="Nils Hailer" w:date="2021-05-17T11:11:00Z">
            <w:rPr/>
          </w:rPrChange>
        </w:rPr>
        <w:t>was also not selected as a potential predictor variable in any of the iterations during model development.</w:t>
      </w:r>
    </w:p>
    <w:p w14:paraId="7F799F2E" w14:textId="07EF5442" w:rsidR="00DE1FF7" w:rsidRPr="00414C19" w:rsidRDefault="00F5325D">
      <w:pPr>
        <w:pStyle w:val="Brdtext"/>
        <w:rPr>
          <w:lang w:val="en-GB"/>
          <w:rPrChange w:id="919" w:author="Nils Hailer" w:date="2021-05-17T11:11:00Z">
            <w:rPr/>
          </w:rPrChange>
        </w:rPr>
      </w:pPr>
      <w:r w:rsidRPr="00414C19">
        <w:rPr>
          <w:lang w:val="en-GB"/>
          <w:rPrChange w:id="920" w:author="Nils Hailer" w:date="2021-05-17T11:11:00Z">
            <w:rPr/>
          </w:rPrChange>
        </w:rPr>
        <w:t>Although mentioned as risk factors for surgical site infections after joint arthroplasty,</w:t>
      </w:r>
      <w:r w:rsidRPr="00414C19">
        <w:rPr>
          <w:vertAlign w:val="superscript"/>
          <w:lang w:val="en-GB"/>
          <w:rPrChange w:id="921" w:author="Nils Hailer" w:date="2021-05-17T11:11:00Z">
            <w:rPr>
              <w:vertAlign w:val="superscript"/>
            </w:rPr>
          </w:rPrChange>
        </w:rPr>
        <w:t>11,22</w:t>
      </w:r>
      <w:r w:rsidRPr="00414C19">
        <w:rPr>
          <w:lang w:val="en-GB"/>
          <w:rPrChange w:id="922" w:author="Nils Hailer" w:date="2021-05-17T11:11:00Z">
            <w:rPr/>
          </w:rPrChange>
        </w:rPr>
        <w:t xml:space="preserve"> prediction models based on the comorbidity indices developed by Charlson or Elixhauser and the RxRisk V index </w:t>
      </w:r>
      <w:del w:id="923" w:author="Nils Hailer" w:date="2021-05-17T13:37:00Z">
        <w:r w:rsidRPr="00414C19" w:rsidDel="00BF7557">
          <w:rPr>
            <w:lang w:val="en-GB"/>
            <w:rPrChange w:id="924" w:author="Nils Hailer" w:date="2021-05-17T11:11:00Z">
              <w:rPr/>
            </w:rPrChange>
          </w:rPr>
          <w:delText xml:space="preserve">alone, </w:delText>
        </w:r>
      </w:del>
      <w:r w:rsidRPr="00414C19">
        <w:rPr>
          <w:lang w:val="en-GB"/>
          <w:rPrChange w:id="925" w:author="Nils Hailer" w:date="2021-05-17T11:11:00Z">
            <w:rPr/>
          </w:rPrChange>
        </w:rPr>
        <w:t>resulted in poor predictive power. This agrees with previous findings describing that these measures of comorbidity rather poorly predict mortality and patient reported outcomes after THA.</w:t>
      </w:r>
      <w:r w:rsidRPr="00414C19">
        <w:rPr>
          <w:vertAlign w:val="superscript"/>
          <w:lang w:val="en-GB"/>
          <w:rPrChange w:id="926" w:author="Nils Hailer" w:date="2021-05-17T11:11:00Z">
            <w:rPr>
              <w:vertAlign w:val="superscript"/>
            </w:rPr>
          </w:rPrChange>
        </w:rPr>
        <w:t>47,48</w:t>
      </w:r>
      <w:ins w:id="927" w:author="Nils Hailer" w:date="2021-05-17T13:38:00Z">
        <w:r w:rsidR="00BF7557">
          <w:rPr>
            <w:vertAlign w:val="superscript"/>
            <w:lang w:val="en-GB"/>
          </w:rPr>
          <w:t xml:space="preserve"> </w:t>
        </w:r>
        <w:r w:rsidR="00BF7557">
          <w:rPr>
            <w:lang w:val="en-GB"/>
          </w:rPr>
          <w:t xml:space="preserve">However, when used in conjunction with information on age and sex, the AUC for these comorbidity indices increased, although never quite reaching the UC of </w:t>
        </w:r>
        <w:proofErr w:type="spellStart"/>
        <w:r w:rsidR="00BF7557">
          <w:rPr>
            <w:lang w:val="en-GB"/>
          </w:rPr>
          <w:t>ur</w:t>
        </w:r>
        <w:proofErr w:type="spellEnd"/>
        <w:r w:rsidR="00BF7557">
          <w:rPr>
            <w:lang w:val="en-GB"/>
          </w:rPr>
          <w:t xml:space="preserve"> reduced model.</w:t>
        </w:r>
      </w:ins>
    </w:p>
    <w:p w14:paraId="77DCAF08" w14:textId="77777777" w:rsidR="00DE1FF7" w:rsidRPr="00414C19" w:rsidRDefault="00F5325D">
      <w:pPr>
        <w:pStyle w:val="Rubrik2"/>
        <w:rPr>
          <w:lang w:val="en-GB"/>
          <w:rPrChange w:id="928" w:author="Nils Hailer" w:date="2021-05-17T11:11:00Z">
            <w:rPr/>
          </w:rPrChange>
        </w:rPr>
      </w:pPr>
      <w:bookmarkStart w:id="929" w:name="strengths-and-limitations"/>
      <w:bookmarkEnd w:id="789"/>
      <w:r w:rsidRPr="00414C19">
        <w:rPr>
          <w:lang w:val="en-GB"/>
          <w:rPrChange w:id="930" w:author="Nils Hailer" w:date="2021-05-17T11:11:00Z">
            <w:rPr/>
          </w:rPrChange>
        </w:rPr>
        <w:t>Strengths and limitations</w:t>
      </w:r>
    </w:p>
    <w:p w14:paraId="6833B878" w14:textId="495720A6" w:rsidR="00DE1FF7" w:rsidRPr="00414C19" w:rsidDel="00BF7557" w:rsidRDefault="00F5325D">
      <w:pPr>
        <w:pStyle w:val="FirstParagraph"/>
        <w:rPr>
          <w:del w:id="931" w:author="Nils Hailer" w:date="2021-05-17T13:39:00Z"/>
          <w:lang w:val="en-GB"/>
          <w:rPrChange w:id="932" w:author="Nils Hailer" w:date="2021-05-17T11:11:00Z">
            <w:rPr>
              <w:del w:id="933" w:author="Nils Hailer" w:date="2021-05-17T13:39:00Z"/>
            </w:rPr>
          </w:rPrChange>
        </w:rPr>
      </w:pPr>
      <w:r w:rsidRPr="00414C19">
        <w:rPr>
          <w:lang w:val="en-GB"/>
          <w:rPrChange w:id="934" w:author="Nils Hailer" w:date="2021-05-17T11:11:00Z">
            <w:rPr/>
          </w:rPrChange>
        </w:rPr>
        <w:t xml:space="preserve">Our study is hampered by the limitations inherent to observational research, such as misclassification, and residual confounding due to known confounders that we had no information on, or due to unknown confounders. </w:t>
      </w:r>
      <w:del w:id="935" w:author="Nils Hailer" w:date="2021-05-17T13:39:00Z">
        <w:r w:rsidRPr="00414C19" w:rsidDel="00BF7557">
          <w:rPr>
            <w:lang w:val="en-GB"/>
            <w:rPrChange w:id="936" w:author="Nils Hailer" w:date="2021-05-17T11:11:00Z">
              <w:rPr/>
            </w:rPrChange>
          </w:rPr>
          <w:delText>Importantly, some previously identified risk factors for PJI were not included in our models, mostly because we lacked detailed information on laboratory findings and non-prescribed medications.</w:delText>
        </w:r>
      </w:del>
    </w:p>
    <w:p w14:paraId="2338C975" w14:textId="48EDDB31" w:rsidR="00DE1FF7" w:rsidRPr="00414C19" w:rsidRDefault="00F5325D">
      <w:pPr>
        <w:pStyle w:val="FirstParagraph"/>
        <w:rPr>
          <w:lang w:val="en-GB"/>
          <w:rPrChange w:id="937" w:author="Nils Hailer" w:date="2021-05-17T11:11:00Z">
            <w:rPr/>
          </w:rPrChange>
        </w:rPr>
        <w:pPrChange w:id="938" w:author="Nils Hailer" w:date="2021-05-17T13:39:00Z">
          <w:pPr>
            <w:pStyle w:val="Brdtext"/>
          </w:pPr>
        </w:pPrChange>
      </w:pPr>
      <w:r w:rsidRPr="00414C19">
        <w:rPr>
          <w:lang w:val="en-GB"/>
          <w:rPrChange w:id="939" w:author="Nils Hailer" w:date="2021-05-17T11:11:00Z">
            <w:rPr/>
          </w:rPrChange>
        </w:rPr>
        <w:t xml:space="preserve">Although, not a strict limitation, it should be noted that the aim of prediction is different from traditional statistical inference. As such, confidence intervals presented for the model coefficients (Table 6) were based solely on the final logistic regression model. Additional uncertainty introduced by the variable selection process was not incorporated. Hence, those intervals should not be interpreted in support of any implicit hypothesis testing concerning the relevance of any </w:t>
      </w:r>
      <w:r w:rsidRPr="00414C19">
        <w:rPr>
          <w:lang w:val="en-GB"/>
          <w:rPrChange w:id="940" w:author="Nils Hailer" w:date="2021-05-17T11:11:00Z">
            <w:rPr/>
          </w:rPrChange>
        </w:rPr>
        <w:lastRenderedPageBreak/>
        <w:t>individual variables. Also, the individual odds ratios should not be interpreted as effect measures of individual relations</w:t>
      </w:r>
      <w:del w:id="941" w:author="Nils Hailer" w:date="2021-05-17T13:39:00Z">
        <w:r w:rsidRPr="00414C19" w:rsidDel="00BF7557">
          <w:rPr>
            <w:lang w:val="en-GB"/>
            <w:rPrChange w:id="942" w:author="Nils Hailer" w:date="2021-05-17T11:11:00Z">
              <w:rPr/>
            </w:rPrChange>
          </w:rPr>
          <w:delText>.</w:delText>
        </w:r>
      </w:del>
      <w:r w:rsidRPr="00414C19">
        <w:rPr>
          <w:lang w:val="en-GB"/>
          <w:rPrChange w:id="943" w:author="Nils Hailer" w:date="2021-05-17T11:11:00Z">
            <w:rPr/>
          </w:rPrChange>
        </w:rPr>
        <w:t xml:space="preserve"> </w:t>
      </w:r>
      <w:ins w:id="944" w:author="Nils Hailer" w:date="2021-05-17T13:39:00Z">
        <w:r w:rsidR="00BF7557">
          <w:rPr>
            <w:lang w:val="en-GB"/>
          </w:rPr>
          <w:t xml:space="preserve">since </w:t>
        </w:r>
      </w:ins>
      <w:del w:id="945" w:author="Nils Hailer" w:date="2021-05-17T13:39:00Z">
        <w:r w:rsidRPr="00414C19" w:rsidDel="00BF7557">
          <w:rPr>
            <w:lang w:val="en-GB"/>
            <w:rPrChange w:id="946" w:author="Nils Hailer" w:date="2021-05-17T11:11:00Z">
              <w:rPr/>
            </w:rPrChange>
          </w:rPr>
          <w:delText>S</w:delText>
        </w:r>
      </w:del>
      <w:ins w:id="947" w:author="Nils Hailer" w:date="2021-05-17T13:39:00Z">
        <w:r w:rsidR="00BF7557">
          <w:rPr>
            <w:lang w:val="en-GB"/>
          </w:rPr>
          <w:t>s</w:t>
        </w:r>
      </w:ins>
      <w:r w:rsidRPr="00414C19">
        <w:rPr>
          <w:lang w:val="en-GB"/>
          <w:rPrChange w:id="948" w:author="Nils Hailer" w:date="2021-05-17T11:11:00Z">
            <w:rPr/>
          </w:rPrChange>
        </w:rPr>
        <w:t>ome variables are correlated.</w:t>
      </w:r>
      <w:del w:id="949" w:author="Nils Hailer" w:date="2021-05-17T13:39:00Z">
        <w:r w:rsidRPr="00414C19" w:rsidDel="00BF7557">
          <w:rPr>
            <w:lang w:val="en-GB"/>
            <w:rPrChange w:id="950" w:author="Nils Hailer" w:date="2021-05-17T11:11:00Z">
              <w:rPr/>
            </w:rPrChange>
          </w:rPr>
          <w:delText xml:space="preserve"> It is therefore not always possible to hold all other variables constant while changing only the relevant one.</w:delText>
        </w:r>
      </w:del>
    </w:p>
    <w:p w14:paraId="54955CA1" w14:textId="3D2FE44C" w:rsidR="00DE1FF7" w:rsidRPr="00414C19" w:rsidRDefault="00F5325D">
      <w:pPr>
        <w:pStyle w:val="Brdtext"/>
        <w:rPr>
          <w:lang w:val="en-GB"/>
          <w:rPrChange w:id="951" w:author="Nils Hailer" w:date="2021-05-17T11:11:00Z">
            <w:rPr/>
          </w:rPrChange>
        </w:rPr>
      </w:pPr>
      <w:r w:rsidRPr="00414C19">
        <w:rPr>
          <w:lang w:val="en-GB"/>
          <w:rPrChange w:id="952" w:author="Nils Hailer" w:date="2021-05-17T11:11:00Z">
            <w:rPr/>
          </w:rPrChange>
        </w:rPr>
        <w:t>The presence of diabetes was not among the predictor variables selected in our models, although it was almost double as frequent among patients with PJI than among those without (data not shown). This is in disagreement with numerous observational studies describing an increased risk of developing PJI after both THA or total knee arthroplasty,</w:t>
      </w:r>
      <w:r w:rsidRPr="00414C19">
        <w:rPr>
          <w:vertAlign w:val="superscript"/>
          <w:lang w:val="en-GB"/>
          <w:rPrChange w:id="953" w:author="Nils Hailer" w:date="2021-05-17T11:11:00Z">
            <w:rPr>
              <w:vertAlign w:val="superscript"/>
            </w:rPr>
          </w:rPrChange>
        </w:rPr>
        <w:t>8,12,40</w:t>
      </w:r>
      <w:r w:rsidRPr="00414C19">
        <w:rPr>
          <w:lang w:val="en-GB"/>
          <w:rPrChange w:id="954" w:author="Nils Hailer" w:date="2021-05-17T11:11:00Z">
            <w:rPr/>
          </w:rPrChange>
        </w:rPr>
        <w:t xml:space="preserve"> and diabetes is also found among the risk factors in previously developed risk calculators.</w:t>
      </w:r>
      <w:r w:rsidRPr="00414C19">
        <w:rPr>
          <w:vertAlign w:val="superscript"/>
          <w:lang w:val="en-GB"/>
          <w:rPrChange w:id="955" w:author="Nils Hailer" w:date="2021-05-17T11:11:00Z">
            <w:rPr>
              <w:vertAlign w:val="superscript"/>
            </w:rPr>
          </w:rPrChange>
        </w:rPr>
        <w:t>20,41,50</w:t>
      </w:r>
      <w:r w:rsidRPr="00414C19">
        <w:rPr>
          <w:lang w:val="en-GB"/>
          <w:rPrChange w:id="956" w:author="Nils Hailer" w:date="2021-05-17T11:11:00Z">
            <w:rPr/>
          </w:rPrChange>
        </w:rPr>
        <w:t xml:space="preserve"> On the other hand, diabetes is not consistently found to be associated with the risk of surgical site infection or PJI after THA surgery.</w:t>
      </w:r>
      <w:r w:rsidRPr="00414C19">
        <w:rPr>
          <w:vertAlign w:val="superscript"/>
          <w:lang w:val="en-GB"/>
          <w:rPrChange w:id="957" w:author="Nils Hailer" w:date="2021-05-17T11:11:00Z">
            <w:rPr>
              <w:vertAlign w:val="superscript"/>
            </w:rPr>
          </w:rPrChange>
        </w:rPr>
        <w:t>44</w:t>
      </w:r>
      <w:r w:rsidRPr="00414C19">
        <w:rPr>
          <w:lang w:val="en-GB"/>
          <w:rPrChange w:id="958" w:author="Nils Hailer" w:date="2021-05-17T11:11:00Z">
            <w:rPr/>
          </w:rPrChange>
        </w:rPr>
        <w:t xml:space="preserve"> Peri-operative </w:t>
      </w:r>
      <w:del w:id="959" w:author="Nils Hailer" w:date="2021-05-17T13:39:00Z">
        <w:r w:rsidRPr="00414C19" w:rsidDel="00BF7557">
          <w:rPr>
            <w:lang w:val="en-GB"/>
            <w:rPrChange w:id="960" w:author="Nils Hailer" w:date="2021-05-17T11:11:00Z">
              <w:rPr/>
            </w:rPrChange>
          </w:rPr>
          <w:delText>hyperglycemia</w:delText>
        </w:r>
      </w:del>
      <w:ins w:id="961" w:author="Nils Hailer" w:date="2021-05-17T13:39:00Z">
        <w:r w:rsidR="00BF7557" w:rsidRPr="00BF7557">
          <w:rPr>
            <w:lang w:val="en-GB"/>
          </w:rPr>
          <w:t>hyperglycaemia</w:t>
        </w:r>
      </w:ins>
      <w:r w:rsidRPr="00414C19">
        <w:rPr>
          <w:lang w:val="en-GB"/>
          <w:rPrChange w:id="962" w:author="Nils Hailer" w:date="2021-05-17T11:11:00Z">
            <w:rPr/>
          </w:rPrChange>
        </w:rPr>
        <w:t xml:space="preserve"> is a predictor of PJI after total joint replacement of the hip or knee, and information on laboratory parameters such as morning blood glucose or HBA1c could have improved the predictive power of our models, but we had no access to such information.</w:t>
      </w:r>
      <w:r w:rsidRPr="00414C19">
        <w:rPr>
          <w:vertAlign w:val="superscript"/>
          <w:lang w:val="en-GB"/>
          <w:rPrChange w:id="963" w:author="Nils Hailer" w:date="2021-05-17T11:11:00Z">
            <w:rPr>
              <w:vertAlign w:val="superscript"/>
            </w:rPr>
          </w:rPrChange>
        </w:rPr>
        <w:t>51,52</w:t>
      </w:r>
      <w:r w:rsidRPr="00414C19">
        <w:rPr>
          <w:lang w:val="en-GB"/>
          <w:rPrChange w:id="964" w:author="Nils Hailer" w:date="2021-05-17T11:11:00Z">
            <w:rPr/>
          </w:rPrChange>
        </w:rPr>
        <w:t xml:space="preserve"> In analogy, low preoperative </w:t>
      </w:r>
      <w:del w:id="965" w:author="Nils Hailer" w:date="2021-05-17T13:40:00Z">
        <w:r w:rsidRPr="00414C19" w:rsidDel="00BF7557">
          <w:rPr>
            <w:lang w:val="en-GB"/>
            <w:rPrChange w:id="966" w:author="Nils Hailer" w:date="2021-05-17T11:11:00Z">
              <w:rPr/>
            </w:rPrChange>
          </w:rPr>
          <w:delText>hemoglobin</w:delText>
        </w:r>
      </w:del>
      <w:ins w:id="967" w:author="Nils Hailer" w:date="2021-05-17T13:40:00Z">
        <w:r w:rsidR="00BF7557" w:rsidRPr="00BF7557">
          <w:rPr>
            <w:lang w:val="en-GB"/>
          </w:rPr>
          <w:t>haemoglobin</w:t>
        </w:r>
      </w:ins>
      <w:r w:rsidRPr="00414C19">
        <w:rPr>
          <w:lang w:val="en-GB"/>
          <w:rPrChange w:id="968" w:author="Nils Hailer" w:date="2021-05-17T11:11:00Z">
            <w:rPr/>
          </w:rPrChange>
        </w:rPr>
        <w:t xml:space="preserve"> is associated with the risk of developing surgical site infection,</w:t>
      </w:r>
      <w:r w:rsidRPr="00414C19">
        <w:rPr>
          <w:vertAlign w:val="superscript"/>
          <w:lang w:val="en-GB"/>
          <w:rPrChange w:id="969" w:author="Nils Hailer" w:date="2021-05-17T11:11:00Z">
            <w:rPr>
              <w:vertAlign w:val="superscript"/>
            </w:rPr>
          </w:rPrChange>
        </w:rPr>
        <w:t>11</w:t>
      </w:r>
      <w:r w:rsidRPr="00414C19">
        <w:rPr>
          <w:lang w:val="en-GB"/>
          <w:rPrChange w:id="970" w:author="Nils Hailer" w:date="2021-05-17T11:11:00Z">
            <w:rPr/>
          </w:rPrChange>
        </w:rPr>
        <w:t xml:space="preserve"> but although we had access to the ICD codes defining the presence of </w:t>
      </w:r>
      <w:del w:id="971" w:author="Nils Hailer" w:date="2021-05-17T13:40:00Z">
        <w:r w:rsidRPr="00414C19" w:rsidDel="00BF7557">
          <w:rPr>
            <w:lang w:val="en-GB"/>
            <w:rPrChange w:id="972" w:author="Nils Hailer" w:date="2021-05-17T11:11:00Z">
              <w:rPr/>
            </w:rPrChange>
          </w:rPr>
          <w:delText>anemia</w:delText>
        </w:r>
      </w:del>
      <w:ins w:id="973" w:author="Nils Hailer" w:date="2021-05-17T13:40:00Z">
        <w:r w:rsidR="00BF7557" w:rsidRPr="00BF7557">
          <w:rPr>
            <w:lang w:val="en-GB"/>
          </w:rPr>
          <w:t>anaemia</w:t>
        </w:r>
      </w:ins>
      <w:r w:rsidRPr="00414C19">
        <w:rPr>
          <w:lang w:val="en-GB"/>
          <w:rPrChange w:id="974" w:author="Nils Hailer" w:date="2021-05-17T11:11:00Z">
            <w:rPr/>
          </w:rPrChange>
        </w:rPr>
        <w:t xml:space="preserve">, we had no information on actual laboratory findings. Use of </w:t>
      </w:r>
      <w:ins w:id="975" w:author="Nils Hailer" w:date="2021-05-17T13:41:00Z">
        <w:r w:rsidR="00BF7557">
          <w:rPr>
            <w:lang w:val="en-GB"/>
          </w:rPr>
          <w:t xml:space="preserve">subcutaneously applied </w:t>
        </w:r>
      </w:ins>
      <w:r w:rsidRPr="00414C19">
        <w:rPr>
          <w:lang w:val="en-GB"/>
          <w:rPrChange w:id="976" w:author="Nils Hailer" w:date="2021-05-17T11:11:00Z">
            <w:rPr/>
          </w:rPrChange>
        </w:rPr>
        <w:t>T</w:t>
      </w:r>
      <w:ins w:id="977" w:author="Nils Hailer" w:date="2021-05-17T13:40:00Z">
        <w:r w:rsidR="00BF7557">
          <w:rPr>
            <w:lang w:val="en-GB"/>
          </w:rPr>
          <w:t xml:space="preserve">umour </w:t>
        </w:r>
      </w:ins>
      <w:r w:rsidRPr="00414C19">
        <w:rPr>
          <w:lang w:val="en-GB"/>
          <w:rPrChange w:id="978" w:author="Nils Hailer" w:date="2021-05-17T11:11:00Z">
            <w:rPr/>
          </w:rPrChange>
        </w:rPr>
        <w:t>N</w:t>
      </w:r>
      <w:ins w:id="979" w:author="Nils Hailer" w:date="2021-05-17T13:40:00Z">
        <w:r w:rsidR="00BF7557">
          <w:rPr>
            <w:lang w:val="en-GB"/>
          </w:rPr>
          <w:t xml:space="preserve">ecrosis </w:t>
        </w:r>
      </w:ins>
      <w:r w:rsidRPr="00414C19">
        <w:rPr>
          <w:lang w:val="en-GB"/>
          <w:rPrChange w:id="980" w:author="Nils Hailer" w:date="2021-05-17T11:11:00Z">
            <w:rPr/>
          </w:rPrChange>
        </w:rPr>
        <w:t>F</w:t>
      </w:r>
      <w:ins w:id="981" w:author="Nils Hailer" w:date="2021-05-17T13:40:00Z">
        <w:r w:rsidR="00BF7557">
          <w:rPr>
            <w:lang w:val="en-GB"/>
          </w:rPr>
          <w:t>actor</w:t>
        </w:r>
      </w:ins>
      <w:r w:rsidRPr="00414C19">
        <w:rPr>
          <w:lang w:val="en-GB"/>
          <w:rPrChange w:id="982" w:author="Nils Hailer" w:date="2021-05-17T11:11:00Z">
            <w:rPr/>
          </w:rPrChange>
        </w:rPr>
        <w:t>-a</w:t>
      </w:r>
      <w:ins w:id="983" w:author="Nils Hailer" w:date="2021-05-17T13:40:00Z">
        <w:r w:rsidR="00BF7557">
          <w:rPr>
            <w:lang w:val="en-GB"/>
          </w:rPr>
          <w:t>lpha</w:t>
        </w:r>
      </w:ins>
      <w:r w:rsidRPr="00414C19">
        <w:rPr>
          <w:lang w:val="en-GB"/>
          <w:rPrChange w:id="984" w:author="Nils Hailer" w:date="2021-05-17T11:11:00Z">
            <w:rPr/>
          </w:rPrChange>
        </w:rPr>
        <w:t xml:space="preserve"> blockers may be associated with the risk of developing PJI</w:t>
      </w:r>
      <w:del w:id="985" w:author="Nils Hailer" w:date="2021-05-17T13:40:00Z">
        <w:r w:rsidRPr="00414C19" w:rsidDel="00BF7557">
          <w:rPr>
            <w:lang w:val="en-GB"/>
            <w:rPrChange w:id="986" w:author="Nils Hailer" w:date="2021-05-17T11:11:00Z">
              <w:rPr/>
            </w:rPrChange>
          </w:rPr>
          <w:delText>.</w:delText>
        </w:r>
      </w:del>
      <w:ins w:id="987" w:author="Nils Hailer" w:date="2021-05-17T13:40:00Z">
        <w:r w:rsidR="00BF7557">
          <w:rPr>
            <w:lang w:val="en-GB"/>
          </w:rPr>
          <w:t>,</w:t>
        </w:r>
      </w:ins>
      <w:r w:rsidRPr="00414C19">
        <w:rPr>
          <w:vertAlign w:val="superscript"/>
          <w:lang w:val="en-GB"/>
          <w:rPrChange w:id="988" w:author="Nils Hailer" w:date="2021-05-17T11:11:00Z">
            <w:rPr>
              <w:vertAlign w:val="superscript"/>
            </w:rPr>
          </w:rPrChange>
        </w:rPr>
        <w:t>53,54</w:t>
      </w:r>
      <w:r w:rsidRPr="00414C19">
        <w:rPr>
          <w:lang w:val="en-GB"/>
          <w:rPrChange w:id="989" w:author="Nils Hailer" w:date="2021-05-17T11:11:00Z">
            <w:rPr/>
          </w:rPrChange>
        </w:rPr>
        <w:t xml:space="preserve"> </w:t>
      </w:r>
      <w:del w:id="990" w:author="Nils Hailer" w:date="2021-05-17T13:40:00Z">
        <w:r w:rsidRPr="00414C19" w:rsidDel="00BF7557">
          <w:rPr>
            <w:lang w:val="en-GB"/>
            <w:rPrChange w:id="991" w:author="Nils Hailer" w:date="2021-05-17T11:11:00Z">
              <w:rPr/>
            </w:rPrChange>
          </w:rPr>
          <w:delText>Similarly</w:delText>
        </w:r>
      </w:del>
      <w:ins w:id="992" w:author="Nils Hailer" w:date="2021-05-17T13:40:00Z">
        <w:r w:rsidR="00BF7557">
          <w:rPr>
            <w:lang w:val="en-GB"/>
          </w:rPr>
          <w:t xml:space="preserve">and </w:t>
        </w:r>
      </w:ins>
      <w:del w:id="993" w:author="Nils Hailer" w:date="2021-05-17T13:40:00Z">
        <w:r w:rsidRPr="00414C19" w:rsidDel="00BF7557">
          <w:rPr>
            <w:lang w:val="en-GB"/>
            <w:rPrChange w:id="994" w:author="Nils Hailer" w:date="2021-05-17T11:11:00Z">
              <w:rPr/>
            </w:rPrChange>
          </w:rPr>
          <w:delText xml:space="preserve">, </w:delText>
        </w:r>
      </w:del>
      <w:r w:rsidRPr="00414C19">
        <w:rPr>
          <w:lang w:val="en-GB"/>
          <w:rPrChange w:id="995" w:author="Nils Hailer" w:date="2021-05-17T11:11:00Z">
            <w:rPr/>
          </w:rPrChange>
        </w:rPr>
        <w:t xml:space="preserve">intra-articular steroid application may </w:t>
      </w:r>
      <w:ins w:id="996" w:author="Nils Hailer" w:date="2021-05-17T13:40:00Z">
        <w:r w:rsidR="00BF7557">
          <w:rPr>
            <w:lang w:val="en-GB"/>
          </w:rPr>
          <w:t xml:space="preserve">also </w:t>
        </w:r>
      </w:ins>
      <w:r w:rsidRPr="00414C19">
        <w:rPr>
          <w:lang w:val="en-GB"/>
          <w:rPrChange w:id="997" w:author="Nils Hailer" w:date="2021-05-17T11:11:00Z">
            <w:rPr/>
          </w:rPrChange>
        </w:rPr>
        <w:t>enhance this risk,</w:t>
      </w:r>
      <w:r w:rsidRPr="00414C19">
        <w:rPr>
          <w:vertAlign w:val="superscript"/>
          <w:lang w:val="en-GB"/>
          <w:rPrChange w:id="998" w:author="Nils Hailer" w:date="2021-05-17T11:11:00Z">
            <w:rPr>
              <w:vertAlign w:val="superscript"/>
            </w:rPr>
          </w:rPrChange>
        </w:rPr>
        <w:t>55</w:t>
      </w:r>
      <w:r w:rsidRPr="00414C19">
        <w:rPr>
          <w:lang w:val="en-GB"/>
          <w:rPrChange w:id="999" w:author="Nils Hailer" w:date="2021-05-17T11:11:00Z">
            <w:rPr/>
          </w:rPrChange>
        </w:rPr>
        <w:t xml:space="preserve"> but injections given by physicians would not necessarily be identifiable within a Swedish registry setting. Operating times, or, in the case of knee surgery, tourniquet times, are associated with the risk of PJI after hip or knee joint replacement,</w:t>
      </w:r>
      <w:r w:rsidRPr="00414C19">
        <w:rPr>
          <w:vertAlign w:val="superscript"/>
          <w:lang w:val="en-GB"/>
          <w:rPrChange w:id="1000" w:author="Nils Hailer" w:date="2021-05-17T11:11:00Z">
            <w:rPr>
              <w:vertAlign w:val="superscript"/>
            </w:rPr>
          </w:rPrChange>
        </w:rPr>
        <w:t>12,56</w:t>
      </w:r>
      <w:r w:rsidRPr="00414C19">
        <w:rPr>
          <w:lang w:val="en-GB"/>
          <w:rPrChange w:id="1001" w:author="Nils Hailer" w:date="2021-05-17T11:11:00Z">
            <w:rPr/>
          </w:rPrChange>
        </w:rPr>
        <w:t xml:space="preserve"> and procedure time is one of the risk factors in the Mayo PJI risk score,</w:t>
      </w:r>
      <w:r w:rsidRPr="00414C19">
        <w:rPr>
          <w:vertAlign w:val="superscript"/>
          <w:lang w:val="en-GB"/>
          <w:rPrChange w:id="1002" w:author="Nils Hailer" w:date="2021-05-17T11:11:00Z">
            <w:rPr>
              <w:vertAlign w:val="superscript"/>
            </w:rPr>
          </w:rPrChange>
        </w:rPr>
        <w:t>14</w:t>
      </w:r>
      <w:r w:rsidRPr="00414C19">
        <w:rPr>
          <w:lang w:val="en-GB"/>
          <w:rPrChange w:id="1003" w:author="Nils Hailer" w:date="2021-05-17T11:11:00Z">
            <w:rPr/>
          </w:rPrChange>
        </w:rPr>
        <w:t xml:space="preserve"> but we had no information on this potentially important parameter.</w:t>
      </w:r>
    </w:p>
    <w:p w14:paraId="010F5F23" w14:textId="76F4F307" w:rsidR="00DE1FF7" w:rsidRPr="00414C19" w:rsidDel="00D90E2E" w:rsidRDefault="00F5325D">
      <w:pPr>
        <w:pStyle w:val="Brdtext"/>
        <w:rPr>
          <w:del w:id="1004" w:author="Nils Hailer" w:date="2021-05-17T13:44:00Z"/>
          <w:lang w:val="en-GB"/>
          <w:rPrChange w:id="1005" w:author="Nils Hailer" w:date="2021-05-17T11:11:00Z">
            <w:rPr>
              <w:del w:id="1006" w:author="Nils Hailer" w:date="2021-05-17T13:44:00Z"/>
            </w:rPr>
          </w:rPrChange>
        </w:rPr>
      </w:pPr>
      <w:r w:rsidRPr="00414C19">
        <w:rPr>
          <w:lang w:val="en-GB"/>
          <w:rPrChange w:id="1007" w:author="Nils Hailer" w:date="2021-05-17T11:11:00Z">
            <w:rPr/>
          </w:rPrChange>
        </w:rPr>
        <w:lastRenderedPageBreak/>
        <w:t>The proportion of explained variation (</w:t>
      </w:r>
      <w:proofErr w:type="spellStart"/>
      <w:r w:rsidRPr="00414C19">
        <w:rPr>
          <w:lang w:val="en-GB"/>
          <w:rPrChange w:id="1008" w:author="Nils Hailer" w:date="2021-05-17T11:11:00Z">
            <w:rPr/>
          </w:rPrChange>
        </w:rPr>
        <w:t>Negelkerke’s</w:t>
      </w:r>
      <w:proofErr w:type="spellEnd"/>
      <w:r w:rsidRPr="00414C19">
        <w:rPr>
          <w:lang w:val="en-GB"/>
          <w:rPrChange w:id="1009" w:author="Nils Hailer" w:date="2021-05-17T11:11:00Z">
            <w:rPr/>
          </w:rPrChange>
        </w:rPr>
        <w:t xml:space="preserve"> </w:t>
      </w:r>
      <m:oMath>
        <m:sSup>
          <m:sSupPr>
            <m:ctrlPr>
              <w:rPr>
                <w:rFonts w:ascii="Cambria Math" w:hAnsi="Cambria Math"/>
                <w:lang w:val="en-GB"/>
              </w:rPr>
            </m:ctrlPr>
          </m:sSupPr>
          <m:e>
            <m:r>
              <w:rPr>
                <w:rFonts w:ascii="Cambria Math" w:hAnsi="Cambria Math"/>
                <w:lang w:val="en-GB"/>
                <w:rPrChange w:id="1010" w:author="Nils Hailer" w:date="2021-05-17T11:11:00Z">
                  <w:rPr>
                    <w:rFonts w:ascii="Cambria Math" w:hAnsi="Cambria Math"/>
                  </w:rPr>
                </w:rPrChange>
              </w:rPr>
              <m:t>R</m:t>
            </m:r>
          </m:e>
          <m:sup>
            <m:r>
              <w:rPr>
                <w:rFonts w:ascii="Cambria Math" w:hAnsi="Cambria Math"/>
                <w:lang w:val="en-GB"/>
                <w:rPrChange w:id="1011" w:author="Nils Hailer" w:date="2021-05-17T11:11:00Z">
                  <w:rPr>
                    <w:rFonts w:ascii="Cambria Math" w:hAnsi="Cambria Math"/>
                  </w:rPr>
                </w:rPrChange>
              </w:rPr>
              <m:t>2</m:t>
            </m:r>
          </m:sup>
        </m:sSup>
      </m:oMath>
      <w:r w:rsidRPr="00414C19">
        <w:rPr>
          <w:lang w:val="en-GB"/>
          <w:rPrChange w:id="1012" w:author="Nils Hailer" w:date="2021-05-17T11:11:00Z">
            <w:rPr/>
          </w:rPrChange>
        </w:rPr>
        <w:t xml:space="preserve"> = 4.72) was low. The question of what other variables might be needed to further refine prediction models remains open, but information that is notoriously difficult to obtain within the setting of large register studies, such as smoking status, might be of value.</w:t>
      </w:r>
      <w:ins w:id="1013" w:author="Nils Hailer" w:date="2021-05-17T13:41:00Z">
        <w:r w:rsidR="00BF7557">
          <w:rPr>
            <w:lang w:val="en-GB"/>
          </w:rPr>
          <w:t xml:space="preserve"> In addition, a potential underlying </w:t>
        </w:r>
      </w:ins>
      <w:ins w:id="1014" w:author="Nils Hailer" w:date="2021-05-17T13:42:00Z">
        <w:r w:rsidR="00BF7557">
          <w:rPr>
            <w:lang w:val="en-GB"/>
          </w:rPr>
          <w:t xml:space="preserve">susceptibility to </w:t>
        </w:r>
      </w:ins>
      <w:ins w:id="1015" w:author="Nils Hailer" w:date="2021-05-17T13:41:00Z">
        <w:r w:rsidR="00BF7557">
          <w:rPr>
            <w:lang w:val="en-GB"/>
          </w:rPr>
          <w:t>PJI</w:t>
        </w:r>
      </w:ins>
      <w:ins w:id="1016" w:author="Nils Hailer" w:date="2021-05-17T13:42:00Z">
        <w:r w:rsidR="00BF7557">
          <w:rPr>
            <w:lang w:val="en-GB"/>
          </w:rPr>
          <w:t>—as has been described for patients with osteomyelitis—could be</w:t>
        </w:r>
      </w:ins>
      <w:ins w:id="1017" w:author="Nils Hailer" w:date="2021-05-17T13:41:00Z">
        <w:r w:rsidR="00BF7557">
          <w:rPr>
            <w:lang w:val="en-GB"/>
          </w:rPr>
          <w:t xml:space="preserve"> </w:t>
        </w:r>
      </w:ins>
      <w:ins w:id="1018" w:author="Nils Hailer" w:date="2021-05-17T13:42:00Z">
        <w:r w:rsidR="00BF7557">
          <w:rPr>
            <w:lang w:val="en-GB"/>
          </w:rPr>
          <w:t>a factor of considerable influence on the ou</w:t>
        </w:r>
      </w:ins>
      <w:ins w:id="1019" w:author="Nils Hailer" w:date="2021-05-17T13:43:00Z">
        <w:r w:rsidR="00BF7557">
          <w:rPr>
            <w:lang w:val="en-GB"/>
          </w:rPr>
          <w:t xml:space="preserve">tcome, but information on single nucleotide polymorphisms in genes that have been associated with musculoskeletal infections was unavailable to </w:t>
        </w:r>
      </w:ins>
      <w:ins w:id="1020" w:author="Nils Hailer" w:date="2021-05-17T13:44:00Z">
        <w:r w:rsidR="00BF7557">
          <w:rPr>
            <w:lang w:val="en-GB"/>
          </w:rPr>
          <w:t>us. Such shortcomings could be addressed by future genome-wide association studies.</w:t>
        </w:r>
      </w:ins>
    </w:p>
    <w:p w14:paraId="45C1829A" w14:textId="75F27E0A" w:rsidR="00DE1FF7" w:rsidRPr="00414C19" w:rsidRDefault="00F5325D">
      <w:pPr>
        <w:pStyle w:val="Brdtext"/>
        <w:rPr>
          <w:lang w:val="en-GB"/>
          <w:rPrChange w:id="1021" w:author="Nils Hailer" w:date="2021-05-17T11:11:00Z">
            <w:rPr/>
          </w:rPrChange>
        </w:rPr>
      </w:pPr>
      <w:del w:id="1022" w:author="Nils Hailer" w:date="2021-05-17T13:44:00Z">
        <w:r w:rsidRPr="00414C19" w:rsidDel="00D90E2E">
          <w:rPr>
            <w:lang w:val="en-GB"/>
            <w:rPrChange w:id="1023" w:author="Nils Hailer" w:date="2021-05-17T11:11:00Z">
              <w:rPr/>
            </w:rPrChange>
          </w:rPr>
          <w:delText>Taken together, the inclusion of some or all of the variables mentioned above – unfortunately unavailable to us – might improve the predictive power of PJI risk assessment models.</w:delText>
        </w:r>
      </w:del>
    </w:p>
    <w:p w14:paraId="2BBC3353" w14:textId="77777777" w:rsidR="00DE1FF7" w:rsidRPr="00414C19" w:rsidRDefault="00F5325D">
      <w:pPr>
        <w:pStyle w:val="Rubrik2"/>
        <w:rPr>
          <w:lang w:val="en-GB"/>
          <w:rPrChange w:id="1024" w:author="Nils Hailer" w:date="2021-05-17T11:11:00Z">
            <w:rPr/>
          </w:rPrChange>
        </w:rPr>
      </w:pPr>
      <w:bookmarkStart w:id="1025" w:name="conclusion"/>
      <w:bookmarkEnd w:id="929"/>
      <w:r w:rsidRPr="00414C19">
        <w:rPr>
          <w:lang w:val="en-GB"/>
          <w:rPrChange w:id="1026" w:author="Nils Hailer" w:date="2021-05-17T11:11:00Z">
            <w:rPr/>
          </w:rPrChange>
        </w:rPr>
        <w:t>Conclusion</w:t>
      </w:r>
    </w:p>
    <w:p w14:paraId="6E09D33D" w14:textId="7DAF2F79" w:rsidR="00DE1FF7" w:rsidRPr="00414C19" w:rsidRDefault="00F5325D">
      <w:pPr>
        <w:pStyle w:val="FirstParagraph"/>
        <w:rPr>
          <w:lang w:val="en-GB"/>
          <w:rPrChange w:id="1027" w:author="Nils Hailer" w:date="2021-05-17T11:11:00Z">
            <w:rPr/>
          </w:rPrChange>
        </w:rPr>
      </w:pPr>
      <w:r w:rsidRPr="00414C19">
        <w:rPr>
          <w:lang w:val="en-GB"/>
          <w:rPrChange w:id="1028" w:author="Nils Hailer" w:date="2021-05-17T11:11:00Z">
            <w:rPr/>
          </w:rPrChange>
        </w:rPr>
        <w:t xml:space="preserve">Our results indicate that the risk of </w:t>
      </w:r>
      <w:ins w:id="1029" w:author="Nils Hailer" w:date="2021-05-17T13:44:00Z">
        <w:r w:rsidR="00D90E2E">
          <w:rPr>
            <w:lang w:val="en-GB"/>
          </w:rPr>
          <w:t xml:space="preserve">early </w:t>
        </w:r>
      </w:ins>
      <w:r w:rsidRPr="00414C19">
        <w:rPr>
          <w:lang w:val="en-GB"/>
          <w:rPrChange w:id="1030" w:author="Nils Hailer" w:date="2021-05-17T11:11:00Z">
            <w:rPr/>
          </w:rPrChange>
        </w:rPr>
        <w:t>PJI after THA can be pre-operatively assessed by a parsimonious prediction model. We hope that this model, with its accompanying web calculator, will facilitate shared decision-making between physicians and their patients in need of THA.</w:t>
      </w:r>
    </w:p>
    <w:p w14:paraId="09F9AE12" w14:textId="77777777" w:rsidR="00DE1FF7" w:rsidRPr="00414C19" w:rsidRDefault="00F5325D">
      <w:pPr>
        <w:pStyle w:val="Rubrik5"/>
        <w:rPr>
          <w:lang w:val="en-GB"/>
          <w:rPrChange w:id="1031" w:author="Nils Hailer" w:date="2021-05-17T11:11:00Z">
            <w:rPr/>
          </w:rPrChange>
        </w:rPr>
      </w:pPr>
      <w:bookmarkStart w:id="1032" w:name="page-break-2"/>
      <w:r w:rsidRPr="00414C19">
        <w:rPr>
          <w:lang w:val="en-GB"/>
          <w:rPrChange w:id="1033" w:author="Nils Hailer" w:date="2021-05-17T11:11:00Z">
            <w:rPr/>
          </w:rPrChange>
        </w:rPr>
        <w:lastRenderedPageBreak/>
        <w:t>Page break</w:t>
      </w:r>
    </w:p>
    <w:p w14:paraId="4A979306" w14:textId="77777777" w:rsidR="00DE1FF7" w:rsidRPr="00414C19" w:rsidRDefault="00F5325D">
      <w:pPr>
        <w:pStyle w:val="Rubrik1"/>
        <w:rPr>
          <w:lang w:val="en-GB"/>
          <w:rPrChange w:id="1034" w:author="Nils Hailer" w:date="2021-05-17T11:11:00Z">
            <w:rPr/>
          </w:rPrChange>
        </w:rPr>
      </w:pPr>
      <w:bookmarkStart w:id="1035" w:name="contribution-of-authors"/>
      <w:bookmarkEnd w:id="690"/>
      <w:bookmarkEnd w:id="1025"/>
      <w:bookmarkEnd w:id="1032"/>
      <w:r w:rsidRPr="00414C19">
        <w:rPr>
          <w:lang w:val="en-GB"/>
          <w:rPrChange w:id="1036" w:author="Nils Hailer" w:date="2021-05-17T11:11:00Z">
            <w:rPr/>
          </w:rPrChange>
        </w:rPr>
        <w:t>Contribution of authors</w:t>
      </w:r>
    </w:p>
    <w:p w14:paraId="33F026A5" w14:textId="77777777" w:rsidR="00DE1FF7" w:rsidRPr="00414C19" w:rsidRDefault="00F5325D">
      <w:pPr>
        <w:pStyle w:val="FirstParagraph"/>
        <w:rPr>
          <w:lang w:val="en-GB"/>
          <w:rPrChange w:id="1037" w:author="Nils Hailer" w:date="2021-05-17T11:11:00Z">
            <w:rPr/>
          </w:rPrChange>
        </w:rPr>
      </w:pPr>
      <w:r w:rsidRPr="00414C19">
        <w:rPr>
          <w:lang w:val="en-GB"/>
          <w:rPrChange w:id="1038" w:author="Nils Hailer" w:date="2021-05-17T11:11:00Z">
            <w:rPr/>
          </w:rPrChange>
        </w:rPr>
        <w:t>NPH initiated the study. OR managed the ethical review board application in Sweden and ABP in Denmark. EB developed the statistical model. ITA, UH and AM performed the external validation. NPH and EB drafted, and all authors edited and finalized the manuscript.</w:t>
      </w:r>
    </w:p>
    <w:p w14:paraId="1F075D23" w14:textId="77777777" w:rsidR="00DE1FF7" w:rsidRPr="00414C19" w:rsidRDefault="00F5325D">
      <w:pPr>
        <w:pStyle w:val="Rubrik1"/>
        <w:rPr>
          <w:lang w:val="en-GB"/>
          <w:rPrChange w:id="1039" w:author="Nils Hailer" w:date="2021-05-17T11:11:00Z">
            <w:rPr/>
          </w:rPrChange>
        </w:rPr>
      </w:pPr>
      <w:bookmarkStart w:id="1040" w:name="acknowledgement"/>
      <w:bookmarkEnd w:id="1035"/>
      <w:r w:rsidRPr="00414C19">
        <w:rPr>
          <w:lang w:val="en-GB"/>
          <w:rPrChange w:id="1041" w:author="Nils Hailer" w:date="2021-05-17T11:11:00Z">
            <w:rPr/>
          </w:rPrChange>
        </w:rPr>
        <w:t>Acknowledgement</w:t>
      </w:r>
    </w:p>
    <w:p w14:paraId="788CCF58" w14:textId="77777777" w:rsidR="00DE1FF7" w:rsidRPr="00414C19" w:rsidRDefault="00F5325D">
      <w:pPr>
        <w:pStyle w:val="FirstParagraph"/>
        <w:rPr>
          <w:lang w:val="en-GB"/>
          <w:rPrChange w:id="1042" w:author="Nils Hailer" w:date="2021-05-17T11:11:00Z">
            <w:rPr/>
          </w:rPrChange>
        </w:rPr>
      </w:pPr>
      <w:r w:rsidRPr="00414C19">
        <w:rPr>
          <w:lang w:val="en-GB"/>
          <w:rPrChange w:id="1043" w:author="Nils Hailer" w:date="2021-05-17T11:11:00Z">
            <w:rPr/>
          </w:rPrChange>
        </w:rPr>
        <w:t>We would like to thank.</w:t>
      </w:r>
    </w:p>
    <w:p w14:paraId="4CFB55AF" w14:textId="77777777" w:rsidR="00DE1FF7" w:rsidRPr="00414C19" w:rsidRDefault="00F5325D">
      <w:pPr>
        <w:pStyle w:val="Rubrik5"/>
        <w:rPr>
          <w:lang w:val="en-GB"/>
          <w:rPrChange w:id="1044" w:author="Nils Hailer" w:date="2021-05-17T11:11:00Z">
            <w:rPr/>
          </w:rPrChange>
        </w:rPr>
      </w:pPr>
      <w:bookmarkStart w:id="1045" w:name="page-break-3"/>
      <w:r w:rsidRPr="00414C19">
        <w:rPr>
          <w:lang w:val="en-GB"/>
          <w:rPrChange w:id="1046" w:author="Nils Hailer" w:date="2021-05-17T11:11:00Z">
            <w:rPr/>
          </w:rPrChange>
        </w:rPr>
        <w:lastRenderedPageBreak/>
        <w:t>PAGE BREAK</w:t>
      </w:r>
    </w:p>
    <w:p w14:paraId="6112F802" w14:textId="77777777" w:rsidR="00DE1FF7" w:rsidRPr="00414C19" w:rsidRDefault="00F5325D">
      <w:pPr>
        <w:pStyle w:val="CaptionedFigure"/>
        <w:rPr>
          <w:lang w:val="en-GB"/>
          <w:rPrChange w:id="1047" w:author="Nils Hailer" w:date="2021-05-17T11:11:00Z">
            <w:rPr/>
          </w:rPrChange>
        </w:rPr>
      </w:pPr>
      <w:r w:rsidRPr="00414C19">
        <w:rPr>
          <w:noProof/>
          <w:lang w:val="en-GB"/>
          <w:rPrChange w:id="1048" w:author="Nils Hailer" w:date="2021-05-17T11:11:00Z">
            <w:rPr>
              <w:noProof/>
            </w:rPr>
          </w:rPrChange>
        </w:rPr>
        <w:drawing>
          <wp:inline distT="0" distB="0" distL="0" distR="0" wp14:anchorId="31657F8A" wp14:editId="1DDAAC66">
            <wp:extent cx="5969000" cy="5415235"/>
            <wp:effectExtent l="0" t="0" r="0" b="0"/>
            <wp:docPr id="1" name="Picture" descr="Figure 1: Flowchart with inclusion criteria and number of patients. Data from the Swedish Hip Arthroplasty Register were used for model derivation and internal validation"/>
            <wp:cNvGraphicFramePr/>
            <a:graphic xmlns:a="http://schemas.openxmlformats.org/drawingml/2006/main">
              <a:graphicData uri="http://schemas.openxmlformats.org/drawingml/2006/picture">
                <pic:pic xmlns:pic="http://schemas.openxmlformats.org/drawingml/2006/picture">
                  <pic:nvPicPr>
                    <pic:cNvPr id="0" name="Picture" descr="../graphs/flowchart.png"/>
                    <pic:cNvPicPr>
                      <a:picLocks noChangeAspect="1" noChangeArrowheads="1"/>
                    </pic:cNvPicPr>
                  </pic:nvPicPr>
                  <pic:blipFill>
                    <a:blip r:embed="rId11"/>
                    <a:stretch>
                      <a:fillRect/>
                    </a:stretch>
                  </pic:blipFill>
                  <pic:spPr bwMode="auto">
                    <a:xfrm>
                      <a:off x="0" y="0"/>
                      <a:ext cx="5969000" cy="5415235"/>
                    </a:xfrm>
                    <a:prstGeom prst="rect">
                      <a:avLst/>
                    </a:prstGeom>
                    <a:noFill/>
                    <a:ln w="9525">
                      <a:noFill/>
                      <a:headEnd/>
                      <a:tailEnd/>
                    </a:ln>
                  </pic:spPr>
                </pic:pic>
              </a:graphicData>
            </a:graphic>
          </wp:inline>
        </w:drawing>
      </w:r>
    </w:p>
    <w:p w14:paraId="2FC151F9" w14:textId="77777777" w:rsidR="00DE1FF7" w:rsidRPr="00414C19" w:rsidRDefault="00F5325D">
      <w:pPr>
        <w:pStyle w:val="ImageCaption"/>
        <w:rPr>
          <w:lang w:val="en-GB"/>
          <w:rPrChange w:id="1049" w:author="Nils Hailer" w:date="2021-05-17T11:11:00Z">
            <w:rPr/>
          </w:rPrChange>
        </w:rPr>
      </w:pPr>
      <w:r w:rsidRPr="00414C19">
        <w:rPr>
          <w:lang w:val="en-GB"/>
          <w:rPrChange w:id="1050" w:author="Nils Hailer" w:date="2021-05-17T11:11:00Z">
            <w:rPr/>
          </w:rPrChange>
        </w:rPr>
        <w:t>Figure 1: Flowchart with inclusion criteria and number of patients. Data from the Swedish Hip Arthroplasty Register were used for model derivation and internal validation</w:t>
      </w:r>
    </w:p>
    <w:p w14:paraId="267290DB" w14:textId="77777777" w:rsidR="00DE1FF7" w:rsidRPr="00414C19" w:rsidRDefault="00F5325D">
      <w:pPr>
        <w:pStyle w:val="CaptionedFigure"/>
        <w:rPr>
          <w:lang w:val="en-GB"/>
          <w:rPrChange w:id="1051" w:author="Nils Hailer" w:date="2021-05-17T11:11:00Z">
            <w:rPr/>
          </w:rPrChange>
        </w:rPr>
      </w:pPr>
      <w:r w:rsidRPr="00414C19">
        <w:rPr>
          <w:noProof/>
          <w:lang w:val="en-GB"/>
          <w:rPrChange w:id="1052" w:author="Nils Hailer" w:date="2021-05-17T11:11:00Z">
            <w:rPr>
              <w:noProof/>
            </w:rPr>
          </w:rPrChange>
        </w:rPr>
        <w:lastRenderedPageBreak/>
        <w:drawing>
          <wp:inline distT="0" distB="0" distL="0" distR="0" wp14:anchorId="691481AB" wp14:editId="52BF7B4D">
            <wp:extent cx="5969000" cy="7507073"/>
            <wp:effectExtent l="0" t="0" r="0" b="0"/>
            <wp:docPr id="2" name="Picture" descr="Figure 2: Flowchart with inclusion criteria and number of patients. Data from the Danish Hip Arthroplasty Register were used for external model validation.TODO: This figure is a screenshot from a PDF. Can we have the original figure file with high resolution?"/>
            <wp:cNvGraphicFramePr/>
            <a:graphic xmlns:a="http://schemas.openxmlformats.org/drawingml/2006/main">
              <a:graphicData uri="http://schemas.openxmlformats.org/drawingml/2006/picture">
                <pic:pic xmlns:pic="http://schemas.openxmlformats.org/drawingml/2006/picture">
                  <pic:nvPicPr>
                    <pic:cNvPr id="0" name="Picture" descr="../validation/dk_flowchart.png"/>
                    <pic:cNvPicPr>
                      <a:picLocks noChangeAspect="1" noChangeArrowheads="1"/>
                    </pic:cNvPicPr>
                  </pic:nvPicPr>
                  <pic:blipFill>
                    <a:blip r:embed="rId12"/>
                    <a:stretch>
                      <a:fillRect/>
                    </a:stretch>
                  </pic:blipFill>
                  <pic:spPr bwMode="auto">
                    <a:xfrm>
                      <a:off x="0" y="0"/>
                      <a:ext cx="5969000" cy="7507073"/>
                    </a:xfrm>
                    <a:prstGeom prst="rect">
                      <a:avLst/>
                    </a:prstGeom>
                    <a:noFill/>
                    <a:ln w="9525">
                      <a:noFill/>
                      <a:headEnd/>
                      <a:tailEnd/>
                    </a:ln>
                  </pic:spPr>
                </pic:pic>
              </a:graphicData>
            </a:graphic>
          </wp:inline>
        </w:drawing>
      </w:r>
    </w:p>
    <w:p w14:paraId="142BDB68" w14:textId="77777777" w:rsidR="00DE1FF7" w:rsidRPr="00414C19" w:rsidRDefault="00F5325D">
      <w:pPr>
        <w:pStyle w:val="ImageCaption"/>
        <w:rPr>
          <w:lang w:val="en-GB"/>
          <w:rPrChange w:id="1053" w:author="Nils Hailer" w:date="2021-05-17T11:11:00Z">
            <w:rPr/>
          </w:rPrChange>
        </w:rPr>
      </w:pPr>
      <w:r w:rsidRPr="00414C19">
        <w:rPr>
          <w:lang w:val="en-GB"/>
          <w:rPrChange w:id="1054" w:author="Nils Hailer" w:date="2021-05-17T11:11:00Z">
            <w:rPr/>
          </w:rPrChange>
        </w:rPr>
        <w:t xml:space="preserve">Figure 2: Flowchart with inclusion criteria and number of patients. Data from the Danish Hip Arthroplasty Register were used for external model </w:t>
      </w:r>
      <w:proofErr w:type="spellStart"/>
      <w:proofErr w:type="gramStart"/>
      <w:r w:rsidRPr="00414C19">
        <w:rPr>
          <w:lang w:val="en-GB"/>
          <w:rPrChange w:id="1055" w:author="Nils Hailer" w:date="2021-05-17T11:11:00Z">
            <w:rPr/>
          </w:rPrChange>
        </w:rPr>
        <w:t>validation.</w:t>
      </w:r>
      <w:r w:rsidRPr="00414C19">
        <w:rPr>
          <w:b/>
          <w:lang w:val="en-GB"/>
          <w:rPrChange w:id="1056" w:author="Nils Hailer" w:date="2021-05-17T11:11:00Z">
            <w:rPr>
              <w:b/>
            </w:rPr>
          </w:rPrChange>
        </w:rPr>
        <w:t>TODO</w:t>
      </w:r>
      <w:proofErr w:type="spellEnd"/>
      <w:proofErr w:type="gramEnd"/>
      <w:r w:rsidRPr="00414C19">
        <w:rPr>
          <w:b/>
          <w:lang w:val="en-GB"/>
          <w:rPrChange w:id="1057" w:author="Nils Hailer" w:date="2021-05-17T11:11:00Z">
            <w:rPr>
              <w:b/>
            </w:rPr>
          </w:rPrChange>
        </w:rPr>
        <w:t>: This figure is a screenshot from a PDF. Can we have the original figure file with high resolution?</w:t>
      </w:r>
    </w:p>
    <w:p w14:paraId="718CE0F2" w14:textId="77777777" w:rsidR="00DE1FF7" w:rsidRPr="00414C19" w:rsidRDefault="00F5325D">
      <w:pPr>
        <w:pStyle w:val="Rubrik5"/>
        <w:rPr>
          <w:lang w:val="en-GB"/>
          <w:rPrChange w:id="1058" w:author="Nils Hailer" w:date="2021-05-17T11:11:00Z">
            <w:rPr/>
          </w:rPrChange>
        </w:rPr>
      </w:pPr>
      <w:bookmarkStart w:id="1059" w:name="page-break-4"/>
      <w:bookmarkEnd w:id="1045"/>
      <w:r w:rsidRPr="00414C19">
        <w:rPr>
          <w:lang w:val="en-GB"/>
          <w:rPrChange w:id="1060" w:author="Nils Hailer" w:date="2021-05-17T11:11:00Z">
            <w:rPr/>
          </w:rPrChange>
        </w:rPr>
        <w:lastRenderedPageBreak/>
        <w:t>PAGE BREAK</w:t>
      </w:r>
    </w:p>
    <w:p w14:paraId="449E9EA6" w14:textId="77777777" w:rsidR="00DE1FF7" w:rsidRPr="00414C19" w:rsidRDefault="00F5325D">
      <w:pPr>
        <w:pStyle w:val="CaptionedFigure"/>
        <w:rPr>
          <w:lang w:val="en-GB"/>
          <w:rPrChange w:id="1061" w:author="Nils Hailer" w:date="2021-05-17T11:11:00Z">
            <w:rPr/>
          </w:rPrChange>
        </w:rPr>
      </w:pPr>
      <w:r w:rsidRPr="00414C19">
        <w:rPr>
          <w:noProof/>
          <w:lang w:val="en-GB"/>
          <w:rPrChange w:id="1062" w:author="Nils Hailer" w:date="2021-05-17T11:11:00Z">
            <w:rPr>
              <w:noProof/>
            </w:rPr>
          </w:rPrChange>
        </w:rPr>
        <w:drawing>
          <wp:inline distT="0" distB="0" distL="0" distR="0" wp14:anchorId="16EA0E52" wp14:editId="2C340EFF">
            <wp:extent cx="5405029" cy="3603692"/>
            <wp:effectExtent l="0" t="0" r="0" b="0"/>
            <wp:docPr id="3" name="Picture" descr="Figure 3: Receiver Operation Characteristics (ROC) curves combines sensitivity and specificity to illustrate discriminative abilities of the different models. The main and reduced models performed almost identival for prediction of PJI within 90 days after surgery. They both performed better than all other models (left panel). The reduced model performed as well whn applied to the Danish validation data set (right panel)."/>
            <wp:cNvGraphicFramePr/>
            <a:graphic xmlns:a="http://schemas.openxmlformats.org/drawingml/2006/main">
              <a:graphicData uri="http://schemas.openxmlformats.org/drawingml/2006/picture">
                <pic:pic xmlns:pic="http://schemas.openxmlformats.org/drawingml/2006/picture">
                  <pic:nvPicPr>
                    <pic:cNvPr id="0" name="Picture" descr="../graphs/roc.png"/>
                    <pic:cNvPicPr>
                      <a:picLocks noChangeAspect="1" noChangeArrowheads="1"/>
                    </pic:cNvPicPr>
                  </pic:nvPicPr>
                  <pic:blipFill>
                    <a:blip r:embed="rId13"/>
                    <a:stretch>
                      <a:fillRect/>
                    </a:stretch>
                  </pic:blipFill>
                  <pic:spPr bwMode="auto">
                    <a:xfrm>
                      <a:off x="0" y="0"/>
                      <a:ext cx="5405029" cy="3603692"/>
                    </a:xfrm>
                    <a:prstGeom prst="rect">
                      <a:avLst/>
                    </a:prstGeom>
                    <a:noFill/>
                    <a:ln w="9525">
                      <a:noFill/>
                      <a:headEnd/>
                      <a:tailEnd/>
                    </a:ln>
                  </pic:spPr>
                </pic:pic>
              </a:graphicData>
            </a:graphic>
          </wp:inline>
        </w:drawing>
      </w:r>
    </w:p>
    <w:p w14:paraId="14390E2A" w14:textId="77777777" w:rsidR="00DE1FF7" w:rsidRPr="00414C19" w:rsidRDefault="00F5325D">
      <w:pPr>
        <w:pStyle w:val="ImageCaption"/>
        <w:rPr>
          <w:lang w:val="en-GB"/>
          <w:rPrChange w:id="1063" w:author="Nils Hailer" w:date="2021-05-17T11:11:00Z">
            <w:rPr/>
          </w:rPrChange>
        </w:rPr>
      </w:pPr>
      <w:r w:rsidRPr="00414C19">
        <w:rPr>
          <w:lang w:val="en-GB"/>
          <w:rPrChange w:id="1064" w:author="Nils Hailer" w:date="2021-05-17T11:11:00Z">
            <w:rPr/>
          </w:rPrChange>
        </w:rPr>
        <w:t xml:space="preserve">Figure 3: Receiver Operation Characteristics (ROC) curves combines sensitivity and specificity to illustrate discriminative abilities of the different models. The main and reduced models performed almost </w:t>
      </w:r>
      <w:proofErr w:type="spellStart"/>
      <w:r w:rsidRPr="00414C19">
        <w:rPr>
          <w:lang w:val="en-GB"/>
          <w:rPrChange w:id="1065" w:author="Nils Hailer" w:date="2021-05-17T11:11:00Z">
            <w:rPr/>
          </w:rPrChange>
        </w:rPr>
        <w:t>identival</w:t>
      </w:r>
      <w:proofErr w:type="spellEnd"/>
      <w:r w:rsidRPr="00414C19">
        <w:rPr>
          <w:lang w:val="en-GB"/>
          <w:rPrChange w:id="1066" w:author="Nils Hailer" w:date="2021-05-17T11:11:00Z">
            <w:rPr/>
          </w:rPrChange>
        </w:rPr>
        <w:t xml:space="preserve"> for prediction of PJI within 90 days after surgery. They both performed better than all other models (left panel). The reduced model performed as well </w:t>
      </w:r>
      <w:proofErr w:type="spellStart"/>
      <w:r w:rsidRPr="00414C19">
        <w:rPr>
          <w:lang w:val="en-GB"/>
          <w:rPrChange w:id="1067" w:author="Nils Hailer" w:date="2021-05-17T11:11:00Z">
            <w:rPr/>
          </w:rPrChange>
        </w:rPr>
        <w:t>whn</w:t>
      </w:r>
      <w:proofErr w:type="spellEnd"/>
      <w:r w:rsidRPr="00414C19">
        <w:rPr>
          <w:lang w:val="en-GB"/>
          <w:rPrChange w:id="1068" w:author="Nils Hailer" w:date="2021-05-17T11:11:00Z">
            <w:rPr/>
          </w:rPrChange>
        </w:rPr>
        <w:t xml:space="preserve"> applied to the Danish validation data set (right panel).</w:t>
      </w:r>
    </w:p>
    <w:p w14:paraId="6BE11C26" w14:textId="77777777" w:rsidR="00DE1FF7" w:rsidRPr="00414C19" w:rsidRDefault="00F5325D">
      <w:pPr>
        <w:pStyle w:val="Rubrik5"/>
        <w:rPr>
          <w:lang w:val="en-GB"/>
          <w:rPrChange w:id="1069" w:author="Nils Hailer" w:date="2021-05-17T11:11:00Z">
            <w:rPr/>
          </w:rPrChange>
        </w:rPr>
      </w:pPr>
      <w:bookmarkStart w:id="1070" w:name="page-break-5"/>
      <w:bookmarkEnd w:id="1059"/>
      <w:r w:rsidRPr="00414C19">
        <w:rPr>
          <w:lang w:val="en-GB"/>
          <w:rPrChange w:id="1071" w:author="Nils Hailer" w:date="2021-05-17T11:11:00Z">
            <w:rPr/>
          </w:rPrChange>
        </w:rPr>
        <w:lastRenderedPageBreak/>
        <w:t>PAGE BREAK</w:t>
      </w:r>
    </w:p>
    <w:p w14:paraId="3601D52B" w14:textId="77777777" w:rsidR="00DE1FF7" w:rsidRPr="00414C19" w:rsidRDefault="00F5325D">
      <w:pPr>
        <w:pStyle w:val="CaptionedFigure"/>
        <w:rPr>
          <w:lang w:val="en-GB"/>
          <w:rPrChange w:id="1072" w:author="Nils Hailer" w:date="2021-05-17T11:11:00Z">
            <w:rPr/>
          </w:rPrChange>
        </w:rPr>
      </w:pPr>
      <w:r w:rsidRPr="00414C19">
        <w:rPr>
          <w:noProof/>
          <w:lang w:val="en-GB"/>
          <w:rPrChange w:id="1073" w:author="Nils Hailer" w:date="2021-05-17T11:11:00Z">
            <w:rPr>
              <w:noProof/>
            </w:rPr>
          </w:rPrChange>
        </w:rPr>
        <w:drawing>
          <wp:inline distT="0" distB="0" distL="0" distR="0" wp14:anchorId="643010BF" wp14:editId="22FF4D80">
            <wp:extent cx="5416061" cy="3611727"/>
            <wp:effectExtent l="0" t="0" r="0" b="0"/>
            <wp:docPr id="4" name="Picture" descr="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Reduced model (DK) with coefficient values refitted to the Danish cohort."/>
            <wp:cNvGraphicFramePr/>
            <a:graphic xmlns:a="http://schemas.openxmlformats.org/drawingml/2006/main">
              <a:graphicData uri="http://schemas.openxmlformats.org/drawingml/2006/picture">
                <pic:pic xmlns:pic="http://schemas.openxmlformats.org/drawingml/2006/picture">
                  <pic:nvPicPr>
                    <pic:cNvPr id="0" name="Picture" descr="../graphs/auc_ci.png"/>
                    <pic:cNvPicPr>
                      <a:picLocks noChangeAspect="1" noChangeArrowheads="1"/>
                    </pic:cNvPicPr>
                  </pic:nvPicPr>
                  <pic:blipFill>
                    <a:blip r:embed="rId14"/>
                    <a:stretch>
                      <a:fillRect/>
                    </a:stretch>
                  </pic:blipFill>
                  <pic:spPr bwMode="auto">
                    <a:xfrm>
                      <a:off x="0" y="0"/>
                      <a:ext cx="5416061" cy="3611727"/>
                    </a:xfrm>
                    <a:prstGeom prst="rect">
                      <a:avLst/>
                    </a:prstGeom>
                    <a:noFill/>
                    <a:ln w="9525">
                      <a:noFill/>
                      <a:headEnd/>
                      <a:tailEnd/>
                    </a:ln>
                  </pic:spPr>
                </pic:pic>
              </a:graphicData>
            </a:graphic>
          </wp:inline>
        </w:drawing>
      </w:r>
    </w:p>
    <w:p w14:paraId="7F5B93BB" w14:textId="77777777" w:rsidR="00DE1FF7" w:rsidRPr="00414C19" w:rsidRDefault="00F5325D">
      <w:pPr>
        <w:pStyle w:val="ImageCaption"/>
        <w:rPr>
          <w:lang w:val="en-GB"/>
          <w:rPrChange w:id="1074" w:author="Nils Hailer" w:date="2021-05-17T11:11:00Z">
            <w:rPr/>
          </w:rPrChange>
        </w:rPr>
      </w:pPr>
      <w:r w:rsidRPr="00414C19">
        <w:rPr>
          <w:lang w:val="en-GB"/>
          <w:rPrChange w:id="1075" w:author="Nils Hailer" w:date="2021-05-17T11:11:00Z">
            <w:rPr/>
          </w:rPrChange>
        </w:rPr>
        <w:t>Figure 4: Area Under the Receiver Operation Characteristics Curve (AUC) as a measure of predictive discriminative ability with 95 % confidence intervals (De-Long). The reduced model performed no different than the main model on the Swedish data, and both of these models performed better than all other models (left panel). Similar models were fitted to the Danish cohort (right panel). Coefficient values based on the Swedish data, Reduced model (SE), performed almost as good as Reduced model (DK) with coefficient values refitted to the Danish cohort.</w:t>
      </w:r>
    </w:p>
    <w:p w14:paraId="773F6737" w14:textId="77777777" w:rsidR="00DE1FF7" w:rsidRPr="00414C19" w:rsidRDefault="00F5325D">
      <w:pPr>
        <w:pStyle w:val="Rubrik5"/>
        <w:rPr>
          <w:lang w:val="en-GB"/>
          <w:rPrChange w:id="1076" w:author="Nils Hailer" w:date="2021-05-17T11:11:00Z">
            <w:rPr/>
          </w:rPrChange>
        </w:rPr>
      </w:pPr>
      <w:bookmarkStart w:id="1077" w:name="page-break-6"/>
      <w:bookmarkEnd w:id="1070"/>
      <w:r w:rsidRPr="00414C19">
        <w:rPr>
          <w:lang w:val="en-GB"/>
          <w:rPrChange w:id="1078" w:author="Nils Hailer" w:date="2021-05-17T11:11:00Z">
            <w:rPr/>
          </w:rPrChange>
        </w:rPr>
        <w:lastRenderedPageBreak/>
        <w:t>PAGE BREAK</w:t>
      </w:r>
    </w:p>
    <w:p w14:paraId="5667939A" w14:textId="77777777" w:rsidR="00DE1FF7" w:rsidRPr="00414C19" w:rsidRDefault="00F5325D">
      <w:pPr>
        <w:pStyle w:val="CaptionedFigure"/>
        <w:rPr>
          <w:lang w:val="en-GB"/>
          <w:rPrChange w:id="1079" w:author="Nils Hailer" w:date="2021-05-17T11:11:00Z">
            <w:rPr/>
          </w:rPrChange>
        </w:rPr>
      </w:pPr>
      <w:r w:rsidRPr="00414C19">
        <w:rPr>
          <w:noProof/>
          <w:lang w:val="en-GB"/>
          <w:rPrChange w:id="1080" w:author="Nils Hailer" w:date="2021-05-17T11:11:00Z">
            <w:rPr>
              <w:noProof/>
            </w:rPr>
          </w:rPrChange>
        </w:rPr>
        <w:drawing>
          <wp:inline distT="0" distB="0" distL="0" distR="0" wp14:anchorId="374CE05F" wp14:editId="1B48712F">
            <wp:extent cx="5969000" cy="2984500"/>
            <wp:effectExtent l="0" t="0" r="0" b="0"/>
            <wp:docPr id="5" name="Picture" descr="Figure 5: The vast majority of patients did not have PJI. Hence, the blue bars dominates the histograms (left panel; note the scales). A normalized density plot reveals however, that patients with PJI had, on average, higher estimated probabilities for this adverse event (lower panels)."/>
            <wp:cNvGraphicFramePr/>
            <a:graphic xmlns:a="http://schemas.openxmlformats.org/drawingml/2006/main">
              <a:graphicData uri="http://schemas.openxmlformats.org/drawingml/2006/picture">
                <pic:pic xmlns:pic="http://schemas.openxmlformats.org/drawingml/2006/picture">
                  <pic:nvPicPr>
                    <pic:cNvPr id="0" name="Picture" descr="../graphs/separation.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5E966711" w14:textId="77777777" w:rsidR="00DE1FF7" w:rsidRPr="00414C19" w:rsidRDefault="00F5325D">
      <w:pPr>
        <w:pStyle w:val="ImageCaption"/>
        <w:rPr>
          <w:lang w:val="en-GB"/>
          <w:rPrChange w:id="1081" w:author="Nils Hailer" w:date="2021-05-17T11:11:00Z">
            <w:rPr/>
          </w:rPrChange>
        </w:rPr>
      </w:pPr>
      <w:r w:rsidRPr="00414C19">
        <w:rPr>
          <w:lang w:val="en-GB"/>
          <w:rPrChange w:id="1082" w:author="Nils Hailer" w:date="2021-05-17T11:11:00Z">
            <w:rPr/>
          </w:rPrChange>
        </w:rPr>
        <w:t xml:space="preserve">Figure 5: The vast majority of patients did not have PJI. Hence, the blue bars </w:t>
      </w:r>
      <w:proofErr w:type="gramStart"/>
      <w:r w:rsidRPr="00414C19">
        <w:rPr>
          <w:lang w:val="en-GB"/>
          <w:rPrChange w:id="1083" w:author="Nils Hailer" w:date="2021-05-17T11:11:00Z">
            <w:rPr/>
          </w:rPrChange>
        </w:rPr>
        <w:t>dominates</w:t>
      </w:r>
      <w:proofErr w:type="gramEnd"/>
      <w:r w:rsidRPr="00414C19">
        <w:rPr>
          <w:lang w:val="en-GB"/>
          <w:rPrChange w:id="1084" w:author="Nils Hailer" w:date="2021-05-17T11:11:00Z">
            <w:rPr/>
          </w:rPrChange>
        </w:rPr>
        <w:t xml:space="preserve"> the histograms (left panel; note the scales). A normalized density plot reveals however, that patients with PJI had, on average, higher estimated probabilities for this adverse event (lower panels).</w:t>
      </w:r>
    </w:p>
    <w:p w14:paraId="4AFCD523" w14:textId="77777777" w:rsidR="00DE1FF7" w:rsidRPr="00414C19" w:rsidRDefault="00F5325D">
      <w:pPr>
        <w:pStyle w:val="Rubrik5"/>
        <w:rPr>
          <w:lang w:val="en-GB"/>
          <w:rPrChange w:id="1085" w:author="Nils Hailer" w:date="2021-05-17T11:11:00Z">
            <w:rPr/>
          </w:rPrChange>
        </w:rPr>
      </w:pPr>
      <w:bookmarkStart w:id="1086" w:name="page-break-7"/>
      <w:bookmarkEnd w:id="1077"/>
      <w:r w:rsidRPr="00414C19">
        <w:rPr>
          <w:lang w:val="en-GB"/>
          <w:rPrChange w:id="1087" w:author="Nils Hailer" w:date="2021-05-17T11:11:00Z">
            <w:rPr/>
          </w:rPrChange>
        </w:rPr>
        <w:lastRenderedPageBreak/>
        <w:t>PAGE BREAK</w:t>
      </w:r>
    </w:p>
    <w:p w14:paraId="60897103" w14:textId="77777777" w:rsidR="00DE1FF7" w:rsidRPr="00414C19" w:rsidRDefault="00F5325D">
      <w:pPr>
        <w:pStyle w:val="CaptionedFigure"/>
        <w:rPr>
          <w:lang w:val="en-GB"/>
          <w:rPrChange w:id="1088" w:author="Nils Hailer" w:date="2021-05-17T11:11:00Z">
            <w:rPr/>
          </w:rPrChange>
        </w:rPr>
      </w:pPr>
      <w:r w:rsidRPr="00414C19">
        <w:rPr>
          <w:noProof/>
          <w:lang w:val="en-GB"/>
          <w:rPrChange w:id="1089" w:author="Nils Hailer" w:date="2021-05-17T11:11:00Z">
            <w:rPr>
              <w:noProof/>
            </w:rPr>
          </w:rPrChange>
        </w:rPr>
        <w:drawing>
          <wp:inline distT="0" distB="0" distL="0" distR="0" wp14:anchorId="452AD54A" wp14:editId="17456116">
            <wp:extent cx="3611727" cy="3611727"/>
            <wp:effectExtent l="0" t="0" r="0" b="0"/>
            <wp:docPr id="6" name="Picture" descr="Figure 6: This figure illustrates internal calibration of the reduced model, used in the Swedish cohort. Predicted probabilities are similar to observed proportions."/>
            <wp:cNvGraphicFramePr/>
            <a:graphic xmlns:a="http://schemas.openxmlformats.org/drawingml/2006/main">
              <a:graphicData uri="http://schemas.openxmlformats.org/drawingml/2006/picture">
                <pic:pic xmlns:pic="http://schemas.openxmlformats.org/drawingml/2006/picture">
                  <pic:nvPicPr>
                    <pic:cNvPr id="0" name="Picture" descr="../graphs/calibration.png"/>
                    <pic:cNvPicPr>
                      <a:picLocks noChangeAspect="1" noChangeArrowheads="1"/>
                    </pic:cNvPicPr>
                  </pic:nvPicPr>
                  <pic:blipFill>
                    <a:blip r:embed="rId16"/>
                    <a:stretch>
                      <a:fillRect/>
                    </a:stretch>
                  </pic:blipFill>
                  <pic:spPr bwMode="auto">
                    <a:xfrm>
                      <a:off x="0" y="0"/>
                      <a:ext cx="3611727" cy="3611727"/>
                    </a:xfrm>
                    <a:prstGeom prst="rect">
                      <a:avLst/>
                    </a:prstGeom>
                    <a:noFill/>
                    <a:ln w="9525">
                      <a:noFill/>
                      <a:headEnd/>
                      <a:tailEnd/>
                    </a:ln>
                  </pic:spPr>
                </pic:pic>
              </a:graphicData>
            </a:graphic>
          </wp:inline>
        </w:drawing>
      </w:r>
    </w:p>
    <w:p w14:paraId="13C15D01" w14:textId="77777777" w:rsidR="00DE1FF7" w:rsidRPr="00414C19" w:rsidRDefault="00F5325D">
      <w:pPr>
        <w:pStyle w:val="ImageCaption"/>
        <w:rPr>
          <w:lang w:val="en-GB"/>
          <w:rPrChange w:id="1090" w:author="Nils Hailer" w:date="2021-05-17T11:11:00Z">
            <w:rPr/>
          </w:rPrChange>
        </w:rPr>
      </w:pPr>
      <w:r w:rsidRPr="00414C19">
        <w:rPr>
          <w:lang w:val="en-GB"/>
          <w:rPrChange w:id="1091" w:author="Nils Hailer" w:date="2021-05-17T11:11:00Z">
            <w:rPr/>
          </w:rPrChange>
        </w:rPr>
        <w:t>Figure 6: This figure illustrates internal calibration of the reduced model, used in the Swedish cohort. Predicted probabilities are similar to observed proportions.</w:t>
      </w:r>
    </w:p>
    <w:p w14:paraId="7C19ABD4" w14:textId="77777777" w:rsidR="00DE1FF7" w:rsidRPr="00414C19" w:rsidRDefault="00F5325D">
      <w:pPr>
        <w:pStyle w:val="CaptionedFigure"/>
        <w:rPr>
          <w:lang w:val="en-GB"/>
          <w:rPrChange w:id="1092" w:author="Nils Hailer" w:date="2021-05-17T11:11:00Z">
            <w:rPr/>
          </w:rPrChange>
        </w:rPr>
      </w:pPr>
      <w:r w:rsidRPr="00414C19">
        <w:rPr>
          <w:noProof/>
          <w:lang w:val="en-GB"/>
          <w:rPrChange w:id="1093" w:author="Nils Hailer" w:date="2021-05-17T11:11:00Z">
            <w:rPr>
              <w:noProof/>
            </w:rPr>
          </w:rPrChange>
        </w:rPr>
        <w:drawing>
          <wp:inline distT="0" distB="0" distL="0" distR="0" wp14:anchorId="5BAA3D5E" wp14:editId="2D0117B7">
            <wp:extent cx="3810000" cy="2540000"/>
            <wp:effectExtent l="0" t="0" r="0" b="0"/>
            <wp:docPr id="7" name="Picture" descr="Figure 7: This figure illustrates external calibration of the reduced model, with Swedish coefficient values, used in the Danish cohort. Predicted probabilities are similar to observed proportions. TODO: Could EB get an export of the R-object to adapt the graphical presentation?"/>
            <wp:cNvGraphicFramePr/>
            <a:graphic xmlns:a="http://schemas.openxmlformats.org/drawingml/2006/main">
              <a:graphicData uri="http://schemas.openxmlformats.org/drawingml/2006/picture">
                <pic:pic xmlns:pic="http://schemas.openxmlformats.org/drawingml/2006/picture">
                  <pic:nvPicPr>
                    <pic:cNvPr id="0" name="Picture" descr="../validation/calibration.tiff"/>
                    <pic:cNvPicPr>
                      <a:picLocks noChangeAspect="1" noChangeArrowheads="1"/>
                    </pic:cNvPicPr>
                  </pic:nvPicPr>
                  <pic:blipFill>
                    <a:blip r:embed="rId17"/>
                    <a:stretch>
                      <a:fillRect/>
                    </a:stretch>
                  </pic:blipFill>
                  <pic:spPr bwMode="auto">
                    <a:xfrm>
                      <a:off x="0" y="0"/>
                      <a:ext cx="3810000" cy="2540000"/>
                    </a:xfrm>
                    <a:prstGeom prst="rect">
                      <a:avLst/>
                    </a:prstGeom>
                    <a:noFill/>
                    <a:ln w="9525">
                      <a:noFill/>
                      <a:headEnd/>
                      <a:tailEnd/>
                    </a:ln>
                  </pic:spPr>
                </pic:pic>
              </a:graphicData>
            </a:graphic>
          </wp:inline>
        </w:drawing>
      </w:r>
    </w:p>
    <w:p w14:paraId="7FE1D441" w14:textId="77777777" w:rsidR="00DE1FF7" w:rsidRPr="00414C19" w:rsidRDefault="00F5325D">
      <w:pPr>
        <w:pStyle w:val="ImageCaption"/>
        <w:rPr>
          <w:lang w:val="en-GB"/>
          <w:rPrChange w:id="1094" w:author="Nils Hailer" w:date="2021-05-17T11:11:00Z">
            <w:rPr/>
          </w:rPrChange>
        </w:rPr>
      </w:pPr>
      <w:r w:rsidRPr="00414C19">
        <w:rPr>
          <w:lang w:val="en-GB"/>
          <w:rPrChange w:id="1095" w:author="Nils Hailer" w:date="2021-05-17T11:11:00Z">
            <w:rPr/>
          </w:rPrChange>
        </w:rPr>
        <w:t xml:space="preserve">Figure 7: This figure illustrates external calibration of the reduced model, with Swedish coefficient values, used in the Danish cohort. Predicted probabilities are similar to observed proportions. </w:t>
      </w:r>
      <w:r w:rsidRPr="00414C19">
        <w:rPr>
          <w:b/>
          <w:lang w:val="en-GB"/>
          <w:rPrChange w:id="1096" w:author="Nils Hailer" w:date="2021-05-17T11:11:00Z">
            <w:rPr>
              <w:b/>
            </w:rPr>
          </w:rPrChange>
        </w:rPr>
        <w:t>TODO: Could EB get an export of the R-object to adapt the graphical presentation?</w:t>
      </w:r>
    </w:p>
    <w:p w14:paraId="1598C5B7" w14:textId="77777777" w:rsidR="00DE1FF7" w:rsidRPr="00414C19" w:rsidRDefault="00F5325D">
      <w:pPr>
        <w:pStyle w:val="Rubrik5"/>
        <w:rPr>
          <w:lang w:val="en-GB"/>
          <w:rPrChange w:id="1097" w:author="Nils Hailer" w:date="2021-05-17T11:11:00Z">
            <w:rPr/>
          </w:rPrChange>
        </w:rPr>
      </w:pPr>
      <w:bookmarkStart w:id="1098" w:name="page-break-8"/>
      <w:bookmarkEnd w:id="1086"/>
      <w:r w:rsidRPr="00414C19">
        <w:rPr>
          <w:lang w:val="en-GB"/>
          <w:rPrChange w:id="1099" w:author="Nils Hailer" w:date="2021-05-17T11:11:00Z">
            <w:rPr/>
          </w:rPrChange>
        </w:rPr>
        <w:lastRenderedPageBreak/>
        <w:t>PAGE BREAK</w:t>
      </w:r>
    </w:p>
    <w:p w14:paraId="20E5B9F3" w14:textId="77777777" w:rsidR="00DE1FF7" w:rsidRPr="00414C19" w:rsidRDefault="00F5325D">
      <w:pPr>
        <w:pStyle w:val="TableCaption"/>
        <w:rPr>
          <w:lang w:val="en-GB"/>
          <w:rPrChange w:id="1100" w:author="Nils Hailer" w:date="2021-05-17T11:11:00Z">
            <w:rPr/>
          </w:rPrChange>
        </w:rPr>
      </w:pPr>
      <w:r w:rsidRPr="00414C19">
        <w:rPr>
          <w:lang w:val="en-GB"/>
          <w:rPrChange w:id="1101" w:author="Nils Hailer" w:date="2021-05-17T11:11:00Z">
            <w:rPr/>
          </w:rPrChange>
        </w:rPr>
        <w:t xml:space="preserve">Table 1: Categorization of comorbidities from the Charlson, Elixhauser and Rx </w:t>
      </w:r>
      <w:proofErr w:type="spellStart"/>
      <w:r w:rsidRPr="00414C19">
        <w:rPr>
          <w:lang w:val="en-GB"/>
          <w:rPrChange w:id="1102" w:author="Nils Hailer" w:date="2021-05-17T11:11:00Z">
            <w:rPr/>
          </w:rPrChange>
        </w:rPr>
        <w:t>RIsk</w:t>
      </w:r>
      <w:proofErr w:type="spellEnd"/>
      <w:r w:rsidRPr="00414C19">
        <w:rPr>
          <w:lang w:val="en-GB"/>
          <w:rPrChange w:id="1103" w:author="Nils Hailer" w:date="2021-05-17T11:11:00Z">
            <w:rPr/>
          </w:rPrChange>
        </w:rPr>
        <w:t xml:space="preserve"> V comorbidities. (CNS = central nervous system.)</w:t>
      </w:r>
    </w:p>
    <w:tbl>
      <w:tblPr>
        <w:tblStyle w:val="Table"/>
        <w:tblW w:w="5000" w:type="pct"/>
        <w:tblLook w:val="0020" w:firstRow="1" w:lastRow="0" w:firstColumn="0" w:lastColumn="0" w:noHBand="0" w:noVBand="0"/>
        <w:tblCaption w:val="Table 1: Categorization of comorbidities from the Charlson, Elixhauser and Rx RIsk V comorbidities. (CNS = central nervous system.)"/>
      </w:tblPr>
      <w:tblGrid>
        <w:gridCol w:w="2032"/>
        <w:gridCol w:w="3468"/>
        <w:gridCol w:w="3906"/>
      </w:tblGrid>
      <w:tr w:rsidR="00DE1FF7" w:rsidRPr="00414C19" w14:paraId="12914E00" w14:textId="77777777">
        <w:tc>
          <w:tcPr>
            <w:tcW w:w="0" w:type="auto"/>
            <w:tcBorders>
              <w:bottom w:val="single" w:sz="0" w:space="0" w:color="auto"/>
            </w:tcBorders>
            <w:vAlign w:val="bottom"/>
          </w:tcPr>
          <w:p w14:paraId="281B6929" w14:textId="77777777" w:rsidR="00DE1FF7" w:rsidRPr="00414C19" w:rsidRDefault="00F5325D">
            <w:pPr>
              <w:pStyle w:val="Compact"/>
              <w:rPr>
                <w:lang w:val="en-GB"/>
                <w:rPrChange w:id="1104" w:author="Nils Hailer" w:date="2021-05-17T11:11:00Z">
                  <w:rPr/>
                </w:rPrChange>
              </w:rPr>
            </w:pPr>
            <w:r w:rsidRPr="00414C19">
              <w:rPr>
                <w:lang w:val="en-GB"/>
                <w:rPrChange w:id="1105" w:author="Nils Hailer" w:date="2021-05-17T11:11:00Z">
                  <w:rPr/>
                </w:rPrChange>
              </w:rPr>
              <w:t>Comorbidities by groups</w:t>
            </w:r>
          </w:p>
        </w:tc>
        <w:tc>
          <w:tcPr>
            <w:tcW w:w="0" w:type="auto"/>
            <w:tcBorders>
              <w:bottom w:val="single" w:sz="0" w:space="0" w:color="auto"/>
            </w:tcBorders>
            <w:vAlign w:val="bottom"/>
          </w:tcPr>
          <w:p w14:paraId="3E9E011E" w14:textId="77777777" w:rsidR="00DE1FF7" w:rsidRPr="00414C19" w:rsidRDefault="00F5325D">
            <w:pPr>
              <w:pStyle w:val="Compact"/>
              <w:rPr>
                <w:lang w:val="en-GB"/>
                <w:rPrChange w:id="1106" w:author="Nils Hailer" w:date="2021-05-17T11:11:00Z">
                  <w:rPr/>
                </w:rPrChange>
              </w:rPr>
            </w:pPr>
            <w:r w:rsidRPr="00414C19">
              <w:rPr>
                <w:lang w:val="en-GB"/>
                <w:rPrChange w:id="1107" w:author="Nils Hailer" w:date="2021-05-17T11:11:00Z">
                  <w:rPr/>
                </w:rPrChange>
              </w:rPr>
              <w:t>Charlson</w:t>
            </w:r>
          </w:p>
        </w:tc>
        <w:tc>
          <w:tcPr>
            <w:tcW w:w="0" w:type="auto"/>
            <w:tcBorders>
              <w:bottom w:val="single" w:sz="0" w:space="0" w:color="auto"/>
            </w:tcBorders>
            <w:vAlign w:val="bottom"/>
          </w:tcPr>
          <w:p w14:paraId="4E9DB0B7" w14:textId="77777777" w:rsidR="00DE1FF7" w:rsidRPr="00414C19" w:rsidRDefault="00F5325D">
            <w:pPr>
              <w:pStyle w:val="Compact"/>
              <w:rPr>
                <w:lang w:val="en-GB"/>
                <w:rPrChange w:id="1108" w:author="Nils Hailer" w:date="2021-05-17T11:11:00Z">
                  <w:rPr/>
                </w:rPrChange>
              </w:rPr>
            </w:pPr>
            <w:r w:rsidRPr="00414C19">
              <w:rPr>
                <w:lang w:val="en-GB"/>
                <w:rPrChange w:id="1109" w:author="Nils Hailer" w:date="2021-05-17T11:11:00Z">
                  <w:rPr/>
                </w:rPrChange>
              </w:rPr>
              <w:t>Elixhauser</w:t>
            </w:r>
          </w:p>
        </w:tc>
      </w:tr>
      <w:tr w:rsidR="00DE1FF7" w:rsidRPr="00414C19" w14:paraId="07895E1F" w14:textId="77777777">
        <w:tc>
          <w:tcPr>
            <w:tcW w:w="0" w:type="auto"/>
          </w:tcPr>
          <w:p w14:paraId="6B6A1097" w14:textId="77777777" w:rsidR="00DE1FF7" w:rsidRPr="00414C19" w:rsidRDefault="00F5325D">
            <w:pPr>
              <w:pStyle w:val="Compact"/>
              <w:rPr>
                <w:lang w:val="en-GB"/>
                <w:rPrChange w:id="1110" w:author="Nils Hailer" w:date="2021-05-17T11:11:00Z">
                  <w:rPr/>
                </w:rPrChange>
              </w:rPr>
            </w:pPr>
            <w:r w:rsidRPr="00414C19">
              <w:rPr>
                <w:lang w:val="en-GB"/>
                <w:rPrChange w:id="1111" w:author="Nils Hailer" w:date="2021-05-17T11:11:00Z">
                  <w:rPr/>
                </w:rPrChange>
              </w:rPr>
              <w:t>AIDS/HIV</w:t>
            </w:r>
          </w:p>
        </w:tc>
        <w:tc>
          <w:tcPr>
            <w:tcW w:w="0" w:type="auto"/>
          </w:tcPr>
          <w:p w14:paraId="5F0B72B4" w14:textId="77777777" w:rsidR="00DE1FF7" w:rsidRPr="00414C19" w:rsidRDefault="00F5325D">
            <w:pPr>
              <w:pStyle w:val="Compact"/>
              <w:rPr>
                <w:lang w:val="en-GB"/>
                <w:rPrChange w:id="1112" w:author="Nils Hailer" w:date="2021-05-17T11:11:00Z">
                  <w:rPr/>
                </w:rPrChange>
              </w:rPr>
            </w:pPr>
            <w:r w:rsidRPr="00414C19">
              <w:rPr>
                <w:lang w:val="en-GB"/>
                <w:rPrChange w:id="1113" w:author="Nils Hailer" w:date="2021-05-17T11:11:00Z">
                  <w:rPr/>
                </w:rPrChange>
              </w:rPr>
              <w:t>Aids/</w:t>
            </w:r>
            <w:proofErr w:type="spellStart"/>
            <w:r w:rsidRPr="00414C19">
              <w:rPr>
                <w:lang w:val="en-GB"/>
                <w:rPrChange w:id="1114" w:author="Nils Hailer" w:date="2021-05-17T11:11:00Z">
                  <w:rPr/>
                </w:rPrChange>
              </w:rPr>
              <w:t>hiv</w:t>
            </w:r>
            <w:proofErr w:type="spellEnd"/>
          </w:p>
        </w:tc>
        <w:tc>
          <w:tcPr>
            <w:tcW w:w="0" w:type="auto"/>
          </w:tcPr>
          <w:p w14:paraId="553C5B5A" w14:textId="77777777" w:rsidR="00DE1FF7" w:rsidRPr="00414C19" w:rsidRDefault="00F5325D">
            <w:pPr>
              <w:pStyle w:val="Compact"/>
              <w:rPr>
                <w:lang w:val="en-GB"/>
                <w:rPrChange w:id="1115" w:author="Nils Hailer" w:date="2021-05-17T11:11:00Z">
                  <w:rPr/>
                </w:rPrChange>
              </w:rPr>
            </w:pPr>
            <w:r w:rsidRPr="00414C19">
              <w:rPr>
                <w:lang w:val="en-GB"/>
                <w:rPrChange w:id="1116" w:author="Nils Hailer" w:date="2021-05-17T11:11:00Z">
                  <w:rPr/>
                </w:rPrChange>
              </w:rPr>
              <w:t>Aids/</w:t>
            </w:r>
            <w:proofErr w:type="spellStart"/>
            <w:r w:rsidRPr="00414C19">
              <w:rPr>
                <w:lang w:val="en-GB"/>
                <w:rPrChange w:id="1117" w:author="Nils Hailer" w:date="2021-05-17T11:11:00Z">
                  <w:rPr/>
                </w:rPrChange>
              </w:rPr>
              <w:t>hiv</w:t>
            </w:r>
            <w:proofErr w:type="spellEnd"/>
          </w:p>
        </w:tc>
      </w:tr>
      <w:tr w:rsidR="00DE1FF7" w:rsidRPr="00414C19" w14:paraId="4CC70917" w14:textId="77777777">
        <w:tc>
          <w:tcPr>
            <w:tcW w:w="0" w:type="auto"/>
          </w:tcPr>
          <w:p w14:paraId="3BEC773F" w14:textId="77777777" w:rsidR="00DE1FF7" w:rsidRPr="00414C19" w:rsidRDefault="00F5325D">
            <w:pPr>
              <w:pStyle w:val="Compact"/>
              <w:rPr>
                <w:lang w:val="en-GB"/>
                <w:rPrChange w:id="1118" w:author="Nils Hailer" w:date="2021-05-17T11:11:00Z">
                  <w:rPr/>
                </w:rPrChange>
              </w:rPr>
            </w:pPr>
            <w:proofErr w:type="spellStart"/>
            <w:r w:rsidRPr="00414C19">
              <w:rPr>
                <w:lang w:val="en-GB"/>
                <w:rPrChange w:id="1119" w:author="Nils Hailer" w:date="2021-05-17T11:11:00Z">
                  <w:rPr/>
                </w:rPrChange>
              </w:rPr>
              <w:t>Anemia</w:t>
            </w:r>
            <w:proofErr w:type="spellEnd"/>
          </w:p>
        </w:tc>
        <w:tc>
          <w:tcPr>
            <w:tcW w:w="0" w:type="auto"/>
          </w:tcPr>
          <w:p w14:paraId="79A77743" w14:textId="77777777" w:rsidR="00DE1FF7" w:rsidRPr="00414C19" w:rsidRDefault="00DE1FF7">
            <w:pPr>
              <w:rPr>
                <w:lang w:val="en-GB"/>
                <w:rPrChange w:id="1120" w:author="Nils Hailer" w:date="2021-05-17T11:11:00Z">
                  <w:rPr/>
                </w:rPrChange>
              </w:rPr>
            </w:pPr>
          </w:p>
        </w:tc>
        <w:tc>
          <w:tcPr>
            <w:tcW w:w="0" w:type="auto"/>
          </w:tcPr>
          <w:p w14:paraId="28973B34" w14:textId="77777777" w:rsidR="00DE1FF7" w:rsidRPr="00414C19" w:rsidRDefault="00F5325D">
            <w:pPr>
              <w:pStyle w:val="Compact"/>
              <w:rPr>
                <w:lang w:val="en-GB"/>
                <w:rPrChange w:id="1121" w:author="Nils Hailer" w:date="2021-05-17T11:11:00Z">
                  <w:rPr/>
                </w:rPrChange>
              </w:rPr>
            </w:pPr>
            <w:r w:rsidRPr="00414C19">
              <w:rPr>
                <w:lang w:val="en-GB"/>
                <w:rPrChange w:id="1122" w:author="Nils Hailer" w:date="2021-05-17T11:11:00Z">
                  <w:rPr/>
                </w:rPrChange>
              </w:rPr>
              <w:t xml:space="preserve">Blood loss </w:t>
            </w:r>
            <w:proofErr w:type="spellStart"/>
            <w:r w:rsidRPr="00414C19">
              <w:rPr>
                <w:lang w:val="en-GB"/>
                <w:rPrChange w:id="1123" w:author="Nils Hailer" w:date="2021-05-17T11:11:00Z">
                  <w:rPr/>
                </w:rPrChange>
              </w:rPr>
              <w:t>anemia</w:t>
            </w:r>
            <w:proofErr w:type="spellEnd"/>
            <w:r w:rsidRPr="00414C19">
              <w:rPr>
                <w:lang w:val="en-GB"/>
                <w:rPrChange w:id="1124" w:author="Nils Hailer" w:date="2021-05-17T11:11:00Z">
                  <w:rPr/>
                </w:rPrChange>
              </w:rPr>
              <w:t xml:space="preserve">, Deficiency </w:t>
            </w:r>
            <w:proofErr w:type="spellStart"/>
            <w:r w:rsidRPr="00414C19">
              <w:rPr>
                <w:lang w:val="en-GB"/>
                <w:rPrChange w:id="1125" w:author="Nils Hailer" w:date="2021-05-17T11:11:00Z">
                  <w:rPr/>
                </w:rPrChange>
              </w:rPr>
              <w:t>anemia</w:t>
            </w:r>
            <w:proofErr w:type="spellEnd"/>
          </w:p>
        </w:tc>
      </w:tr>
      <w:tr w:rsidR="00DE1FF7" w:rsidRPr="00414C19" w14:paraId="177430F9" w14:textId="77777777">
        <w:tc>
          <w:tcPr>
            <w:tcW w:w="0" w:type="auto"/>
          </w:tcPr>
          <w:p w14:paraId="0AB490F9" w14:textId="77777777" w:rsidR="00DE1FF7" w:rsidRPr="00414C19" w:rsidRDefault="00F5325D">
            <w:pPr>
              <w:pStyle w:val="Compact"/>
              <w:rPr>
                <w:lang w:val="en-GB"/>
                <w:rPrChange w:id="1126" w:author="Nils Hailer" w:date="2021-05-17T11:11:00Z">
                  <w:rPr/>
                </w:rPrChange>
              </w:rPr>
            </w:pPr>
            <w:r w:rsidRPr="00414C19">
              <w:rPr>
                <w:lang w:val="en-GB"/>
                <w:rPrChange w:id="1127" w:author="Nils Hailer" w:date="2021-05-17T11:11:00Z">
                  <w:rPr/>
                </w:rPrChange>
              </w:rPr>
              <w:t>Arrhythmia</w:t>
            </w:r>
          </w:p>
        </w:tc>
        <w:tc>
          <w:tcPr>
            <w:tcW w:w="0" w:type="auto"/>
          </w:tcPr>
          <w:p w14:paraId="4C2A5D39" w14:textId="77777777" w:rsidR="00DE1FF7" w:rsidRPr="00414C19" w:rsidRDefault="00DE1FF7">
            <w:pPr>
              <w:rPr>
                <w:lang w:val="en-GB"/>
                <w:rPrChange w:id="1128" w:author="Nils Hailer" w:date="2021-05-17T11:11:00Z">
                  <w:rPr/>
                </w:rPrChange>
              </w:rPr>
            </w:pPr>
          </w:p>
        </w:tc>
        <w:tc>
          <w:tcPr>
            <w:tcW w:w="0" w:type="auto"/>
          </w:tcPr>
          <w:p w14:paraId="10473976" w14:textId="77777777" w:rsidR="00DE1FF7" w:rsidRPr="00414C19" w:rsidRDefault="00F5325D">
            <w:pPr>
              <w:pStyle w:val="Compact"/>
              <w:rPr>
                <w:lang w:val="en-GB"/>
                <w:rPrChange w:id="1129" w:author="Nils Hailer" w:date="2021-05-17T11:11:00Z">
                  <w:rPr/>
                </w:rPrChange>
              </w:rPr>
            </w:pPr>
            <w:r w:rsidRPr="00414C19">
              <w:rPr>
                <w:lang w:val="en-GB"/>
                <w:rPrChange w:id="1130" w:author="Nils Hailer" w:date="2021-05-17T11:11:00Z">
                  <w:rPr/>
                </w:rPrChange>
              </w:rPr>
              <w:t>Cardiac arrhythmias</w:t>
            </w:r>
          </w:p>
        </w:tc>
      </w:tr>
      <w:tr w:rsidR="00DE1FF7" w:rsidRPr="00414C19" w14:paraId="2D5F7DBD" w14:textId="77777777">
        <w:tc>
          <w:tcPr>
            <w:tcW w:w="0" w:type="auto"/>
          </w:tcPr>
          <w:p w14:paraId="5F877069" w14:textId="77777777" w:rsidR="00DE1FF7" w:rsidRPr="00414C19" w:rsidRDefault="00F5325D">
            <w:pPr>
              <w:pStyle w:val="Compact"/>
              <w:rPr>
                <w:lang w:val="en-GB"/>
                <w:rPrChange w:id="1131" w:author="Nils Hailer" w:date="2021-05-17T11:11:00Z">
                  <w:rPr/>
                </w:rPrChange>
              </w:rPr>
            </w:pPr>
            <w:r w:rsidRPr="00414C19">
              <w:rPr>
                <w:lang w:val="en-GB"/>
                <w:rPrChange w:id="1132" w:author="Nils Hailer" w:date="2021-05-17T11:11:00Z">
                  <w:rPr/>
                </w:rPrChange>
              </w:rPr>
              <w:t>Arterial hypertension</w:t>
            </w:r>
          </w:p>
        </w:tc>
        <w:tc>
          <w:tcPr>
            <w:tcW w:w="0" w:type="auto"/>
          </w:tcPr>
          <w:p w14:paraId="69F04F92" w14:textId="77777777" w:rsidR="00DE1FF7" w:rsidRPr="00414C19" w:rsidRDefault="00DE1FF7">
            <w:pPr>
              <w:rPr>
                <w:lang w:val="en-GB"/>
                <w:rPrChange w:id="1133" w:author="Nils Hailer" w:date="2021-05-17T11:11:00Z">
                  <w:rPr/>
                </w:rPrChange>
              </w:rPr>
            </w:pPr>
          </w:p>
        </w:tc>
        <w:tc>
          <w:tcPr>
            <w:tcW w:w="0" w:type="auto"/>
          </w:tcPr>
          <w:p w14:paraId="432995AA" w14:textId="77777777" w:rsidR="00DE1FF7" w:rsidRPr="00414C19" w:rsidRDefault="00F5325D">
            <w:pPr>
              <w:pStyle w:val="Compact"/>
              <w:rPr>
                <w:lang w:val="en-GB"/>
                <w:rPrChange w:id="1134" w:author="Nils Hailer" w:date="2021-05-17T11:11:00Z">
                  <w:rPr/>
                </w:rPrChange>
              </w:rPr>
            </w:pPr>
            <w:r w:rsidRPr="00414C19">
              <w:rPr>
                <w:lang w:val="en-GB"/>
                <w:rPrChange w:id="1135" w:author="Nils Hailer" w:date="2021-05-17T11:11:00Z">
                  <w:rPr/>
                </w:rPrChange>
              </w:rPr>
              <w:t>Hypertension uncomplicated, Hypertension complicated</w:t>
            </w:r>
          </w:p>
        </w:tc>
      </w:tr>
      <w:tr w:rsidR="00DE1FF7" w:rsidRPr="00414C19" w14:paraId="7372B1C6" w14:textId="77777777">
        <w:tc>
          <w:tcPr>
            <w:tcW w:w="0" w:type="auto"/>
          </w:tcPr>
          <w:p w14:paraId="4367937A" w14:textId="77777777" w:rsidR="00DE1FF7" w:rsidRPr="00414C19" w:rsidRDefault="00F5325D">
            <w:pPr>
              <w:pStyle w:val="Compact"/>
              <w:rPr>
                <w:lang w:val="en-GB"/>
                <w:rPrChange w:id="1136" w:author="Nils Hailer" w:date="2021-05-17T11:11:00Z">
                  <w:rPr/>
                </w:rPrChange>
              </w:rPr>
            </w:pPr>
            <w:r w:rsidRPr="00414C19">
              <w:rPr>
                <w:lang w:val="en-GB"/>
                <w:rPrChange w:id="1137" w:author="Nils Hailer" w:date="2021-05-17T11:11:00Z">
                  <w:rPr/>
                </w:rPrChange>
              </w:rPr>
              <w:t>Cancer</w:t>
            </w:r>
          </w:p>
        </w:tc>
        <w:tc>
          <w:tcPr>
            <w:tcW w:w="0" w:type="auto"/>
          </w:tcPr>
          <w:p w14:paraId="779184A9" w14:textId="77777777" w:rsidR="00DE1FF7" w:rsidRPr="00414C19" w:rsidRDefault="00F5325D">
            <w:pPr>
              <w:pStyle w:val="Compact"/>
              <w:rPr>
                <w:lang w:val="en-GB"/>
                <w:rPrChange w:id="1138" w:author="Nils Hailer" w:date="2021-05-17T11:11:00Z">
                  <w:rPr/>
                </w:rPrChange>
              </w:rPr>
            </w:pPr>
            <w:r w:rsidRPr="00414C19">
              <w:rPr>
                <w:lang w:val="en-GB"/>
                <w:rPrChange w:id="1139" w:author="Nils Hailer" w:date="2021-05-17T11:11:00Z">
                  <w:rPr/>
                </w:rPrChange>
              </w:rPr>
              <w:t xml:space="preserve">Malignancy, Metastatic solid </w:t>
            </w:r>
            <w:proofErr w:type="spellStart"/>
            <w:r w:rsidRPr="00414C19">
              <w:rPr>
                <w:lang w:val="en-GB"/>
                <w:rPrChange w:id="1140" w:author="Nils Hailer" w:date="2021-05-17T11:11:00Z">
                  <w:rPr/>
                </w:rPrChange>
              </w:rPr>
              <w:t>tumor</w:t>
            </w:r>
            <w:proofErr w:type="spellEnd"/>
          </w:p>
        </w:tc>
        <w:tc>
          <w:tcPr>
            <w:tcW w:w="0" w:type="auto"/>
          </w:tcPr>
          <w:p w14:paraId="249B4354" w14:textId="77777777" w:rsidR="00DE1FF7" w:rsidRPr="00414C19" w:rsidRDefault="00F5325D">
            <w:pPr>
              <w:pStyle w:val="Compact"/>
              <w:rPr>
                <w:lang w:val="en-GB"/>
                <w:rPrChange w:id="1141" w:author="Nils Hailer" w:date="2021-05-17T11:11:00Z">
                  <w:rPr/>
                </w:rPrChange>
              </w:rPr>
            </w:pPr>
            <w:r w:rsidRPr="00414C19">
              <w:rPr>
                <w:lang w:val="en-GB"/>
                <w:rPrChange w:id="1142" w:author="Nils Hailer" w:date="2021-05-17T11:11:00Z">
                  <w:rPr/>
                </w:rPrChange>
              </w:rPr>
              <w:t xml:space="preserve">Lymphoma, Metastatic cancer, Solid </w:t>
            </w:r>
            <w:proofErr w:type="spellStart"/>
            <w:r w:rsidRPr="00414C19">
              <w:rPr>
                <w:lang w:val="en-GB"/>
                <w:rPrChange w:id="1143" w:author="Nils Hailer" w:date="2021-05-17T11:11:00Z">
                  <w:rPr/>
                </w:rPrChange>
              </w:rPr>
              <w:t>tumor</w:t>
            </w:r>
            <w:proofErr w:type="spellEnd"/>
          </w:p>
        </w:tc>
      </w:tr>
      <w:tr w:rsidR="00DE1FF7" w:rsidRPr="00414C19" w14:paraId="17B93681" w14:textId="77777777">
        <w:tc>
          <w:tcPr>
            <w:tcW w:w="0" w:type="auto"/>
          </w:tcPr>
          <w:p w14:paraId="121AE4FB" w14:textId="77777777" w:rsidR="00DE1FF7" w:rsidRPr="00414C19" w:rsidRDefault="00F5325D">
            <w:pPr>
              <w:pStyle w:val="Compact"/>
              <w:rPr>
                <w:lang w:val="en-GB"/>
                <w:rPrChange w:id="1144" w:author="Nils Hailer" w:date="2021-05-17T11:11:00Z">
                  <w:rPr/>
                </w:rPrChange>
              </w:rPr>
            </w:pPr>
            <w:r w:rsidRPr="00414C19">
              <w:rPr>
                <w:lang w:val="en-GB"/>
                <w:rPrChange w:id="1145" w:author="Nils Hailer" w:date="2021-05-17T11:11:00Z">
                  <w:rPr/>
                </w:rPrChange>
              </w:rPr>
              <w:t>CNS disease</w:t>
            </w:r>
          </w:p>
        </w:tc>
        <w:tc>
          <w:tcPr>
            <w:tcW w:w="0" w:type="auto"/>
          </w:tcPr>
          <w:p w14:paraId="2CCF21F7" w14:textId="77777777" w:rsidR="00DE1FF7" w:rsidRPr="00414C19" w:rsidRDefault="00F5325D">
            <w:pPr>
              <w:pStyle w:val="Compact"/>
              <w:rPr>
                <w:lang w:val="en-GB"/>
                <w:rPrChange w:id="1146" w:author="Nils Hailer" w:date="2021-05-17T11:11:00Z">
                  <w:rPr/>
                </w:rPrChange>
              </w:rPr>
            </w:pPr>
            <w:r w:rsidRPr="00414C19">
              <w:rPr>
                <w:lang w:val="en-GB"/>
                <w:rPrChange w:id="1147" w:author="Nils Hailer" w:date="2021-05-17T11:11:00Z">
                  <w:rPr/>
                </w:rPrChange>
              </w:rPr>
              <w:t>Dementia, Hemiplegia or paraplegia</w:t>
            </w:r>
          </w:p>
        </w:tc>
        <w:tc>
          <w:tcPr>
            <w:tcW w:w="0" w:type="auto"/>
          </w:tcPr>
          <w:p w14:paraId="2156BDB9" w14:textId="77777777" w:rsidR="00DE1FF7" w:rsidRPr="00414C19" w:rsidRDefault="00F5325D">
            <w:pPr>
              <w:pStyle w:val="Compact"/>
              <w:rPr>
                <w:lang w:val="en-GB"/>
                <w:rPrChange w:id="1148" w:author="Nils Hailer" w:date="2021-05-17T11:11:00Z">
                  <w:rPr/>
                </w:rPrChange>
              </w:rPr>
            </w:pPr>
            <w:r w:rsidRPr="00414C19">
              <w:rPr>
                <w:lang w:val="en-GB"/>
                <w:rPrChange w:id="1149" w:author="Nils Hailer" w:date="2021-05-17T11:11:00Z">
                  <w:rPr/>
                </w:rPrChange>
              </w:rPr>
              <w:t>Depression, Paralysis, Other neurological disorders, Psychoses</w:t>
            </w:r>
          </w:p>
        </w:tc>
      </w:tr>
      <w:tr w:rsidR="00DE1FF7" w:rsidRPr="00414C19" w14:paraId="42B8E730" w14:textId="77777777">
        <w:tc>
          <w:tcPr>
            <w:tcW w:w="0" w:type="auto"/>
          </w:tcPr>
          <w:p w14:paraId="376CB39A" w14:textId="77777777" w:rsidR="00DE1FF7" w:rsidRPr="00414C19" w:rsidRDefault="00F5325D">
            <w:pPr>
              <w:pStyle w:val="Compact"/>
              <w:rPr>
                <w:lang w:val="en-GB"/>
                <w:rPrChange w:id="1150" w:author="Nils Hailer" w:date="2021-05-17T11:11:00Z">
                  <w:rPr/>
                </w:rPrChange>
              </w:rPr>
            </w:pPr>
            <w:r w:rsidRPr="00414C19">
              <w:rPr>
                <w:lang w:val="en-GB"/>
                <w:rPrChange w:id="1151" w:author="Nils Hailer" w:date="2021-05-17T11:11:00Z">
                  <w:rPr/>
                </w:rPrChange>
              </w:rPr>
              <w:t>Coagulopathy</w:t>
            </w:r>
          </w:p>
        </w:tc>
        <w:tc>
          <w:tcPr>
            <w:tcW w:w="0" w:type="auto"/>
          </w:tcPr>
          <w:p w14:paraId="6032F263" w14:textId="77777777" w:rsidR="00DE1FF7" w:rsidRPr="00414C19" w:rsidRDefault="00DE1FF7">
            <w:pPr>
              <w:rPr>
                <w:lang w:val="en-GB"/>
                <w:rPrChange w:id="1152" w:author="Nils Hailer" w:date="2021-05-17T11:11:00Z">
                  <w:rPr/>
                </w:rPrChange>
              </w:rPr>
            </w:pPr>
          </w:p>
        </w:tc>
        <w:tc>
          <w:tcPr>
            <w:tcW w:w="0" w:type="auto"/>
          </w:tcPr>
          <w:p w14:paraId="1D8998D5" w14:textId="77777777" w:rsidR="00DE1FF7" w:rsidRPr="00414C19" w:rsidRDefault="00F5325D">
            <w:pPr>
              <w:pStyle w:val="Compact"/>
              <w:rPr>
                <w:lang w:val="en-GB"/>
                <w:rPrChange w:id="1153" w:author="Nils Hailer" w:date="2021-05-17T11:11:00Z">
                  <w:rPr/>
                </w:rPrChange>
              </w:rPr>
            </w:pPr>
            <w:r w:rsidRPr="00414C19">
              <w:rPr>
                <w:lang w:val="en-GB"/>
                <w:rPrChange w:id="1154" w:author="Nils Hailer" w:date="2021-05-17T11:11:00Z">
                  <w:rPr/>
                </w:rPrChange>
              </w:rPr>
              <w:t>Coagulopathy</w:t>
            </w:r>
          </w:p>
        </w:tc>
      </w:tr>
      <w:tr w:rsidR="00DE1FF7" w:rsidRPr="00414C19" w14:paraId="6D853AEE" w14:textId="77777777">
        <w:tc>
          <w:tcPr>
            <w:tcW w:w="0" w:type="auto"/>
          </w:tcPr>
          <w:p w14:paraId="4A8A0509" w14:textId="77777777" w:rsidR="00DE1FF7" w:rsidRPr="00414C19" w:rsidRDefault="00F5325D">
            <w:pPr>
              <w:pStyle w:val="Compact"/>
              <w:rPr>
                <w:lang w:val="en-GB"/>
                <w:rPrChange w:id="1155" w:author="Nils Hailer" w:date="2021-05-17T11:11:00Z">
                  <w:rPr/>
                </w:rPrChange>
              </w:rPr>
            </w:pPr>
            <w:r w:rsidRPr="00414C19">
              <w:rPr>
                <w:lang w:val="en-GB"/>
                <w:rPrChange w:id="1156" w:author="Nils Hailer" w:date="2021-05-17T11:11:00Z">
                  <w:rPr/>
                </w:rPrChange>
              </w:rPr>
              <w:t>Diabetes</w:t>
            </w:r>
          </w:p>
        </w:tc>
        <w:tc>
          <w:tcPr>
            <w:tcW w:w="0" w:type="auto"/>
          </w:tcPr>
          <w:p w14:paraId="2BF019FD" w14:textId="77777777" w:rsidR="00DE1FF7" w:rsidRPr="00414C19" w:rsidRDefault="00F5325D">
            <w:pPr>
              <w:pStyle w:val="Compact"/>
              <w:rPr>
                <w:lang w:val="en-GB"/>
                <w:rPrChange w:id="1157" w:author="Nils Hailer" w:date="2021-05-17T11:11:00Z">
                  <w:rPr/>
                </w:rPrChange>
              </w:rPr>
            </w:pPr>
            <w:r w:rsidRPr="00414C19">
              <w:rPr>
                <w:lang w:val="en-GB"/>
                <w:rPrChange w:id="1158" w:author="Nils Hailer" w:date="2021-05-17T11:11:00Z">
                  <w:rPr/>
                </w:rPrChange>
              </w:rPr>
              <w:t>Diabetes without complication, Diabetes complication</w:t>
            </w:r>
          </w:p>
        </w:tc>
        <w:tc>
          <w:tcPr>
            <w:tcW w:w="0" w:type="auto"/>
          </w:tcPr>
          <w:p w14:paraId="3521D215" w14:textId="77777777" w:rsidR="00DE1FF7" w:rsidRPr="00414C19" w:rsidRDefault="00F5325D">
            <w:pPr>
              <w:pStyle w:val="Compact"/>
              <w:rPr>
                <w:lang w:val="en-GB"/>
                <w:rPrChange w:id="1159" w:author="Nils Hailer" w:date="2021-05-17T11:11:00Z">
                  <w:rPr/>
                </w:rPrChange>
              </w:rPr>
            </w:pPr>
            <w:r w:rsidRPr="00414C19">
              <w:rPr>
                <w:lang w:val="en-GB"/>
                <w:rPrChange w:id="1160" w:author="Nils Hailer" w:date="2021-05-17T11:11:00Z">
                  <w:rPr/>
                </w:rPrChange>
              </w:rPr>
              <w:t>Diabetes uncomplicated, Diabetes complicated</w:t>
            </w:r>
          </w:p>
        </w:tc>
      </w:tr>
      <w:tr w:rsidR="00DE1FF7" w:rsidRPr="00414C19" w14:paraId="4FD15C15" w14:textId="77777777">
        <w:tc>
          <w:tcPr>
            <w:tcW w:w="0" w:type="auto"/>
          </w:tcPr>
          <w:p w14:paraId="2B32AB5B" w14:textId="77777777" w:rsidR="00DE1FF7" w:rsidRPr="00414C19" w:rsidRDefault="00F5325D">
            <w:pPr>
              <w:pStyle w:val="Compact"/>
              <w:rPr>
                <w:lang w:val="en-GB"/>
                <w:rPrChange w:id="1161" w:author="Nils Hailer" w:date="2021-05-17T11:11:00Z">
                  <w:rPr/>
                </w:rPrChange>
              </w:rPr>
            </w:pPr>
            <w:r w:rsidRPr="00414C19">
              <w:rPr>
                <w:lang w:val="en-GB"/>
                <w:rPrChange w:id="1162" w:author="Nils Hailer" w:date="2021-05-17T11:11:00Z">
                  <w:rPr/>
                </w:rPrChange>
              </w:rPr>
              <w:t>Drug alcohol abuse</w:t>
            </w:r>
          </w:p>
        </w:tc>
        <w:tc>
          <w:tcPr>
            <w:tcW w:w="0" w:type="auto"/>
          </w:tcPr>
          <w:p w14:paraId="51E4954E" w14:textId="77777777" w:rsidR="00DE1FF7" w:rsidRPr="00414C19" w:rsidRDefault="00DE1FF7">
            <w:pPr>
              <w:rPr>
                <w:lang w:val="en-GB"/>
                <w:rPrChange w:id="1163" w:author="Nils Hailer" w:date="2021-05-17T11:11:00Z">
                  <w:rPr/>
                </w:rPrChange>
              </w:rPr>
            </w:pPr>
          </w:p>
        </w:tc>
        <w:tc>
          <w:tcPr>
            <w:tcW w:w="0" w:type="auto"/>
          </w:tcPr>
          <w:p w14:paraId="4940A39B" w14:textId="77777777" w:rsidR="00DE1FF7" w:rsidRPr="00414C19" w:rsidRDefault="00F5325D">
            <w:pPr>
              <w:pStyle w:val="Compact"/>
              <w:rPr>
                <w:lang w:val="en-GB"/>
                <w:rPrChange w:id="1164" w:author="Nils Hailer" w:date="2021-05-17T11:11:00Z">
                  <w:rPr/>
                </w:rPrChange>
              </w:rPr>
            </w:pPr>
            <w:r w:rsidRPr="00414C19">
              <w:rPr>
                <w:lang w:val="en-GB"/>
                <w:rPrChange w:id="1165" w:author="Nils Hailer" w:date="2021-05-17T11:11:00Z">
                  <w:rPr/>
                </w:rPrChange>
              </w:rPr>
              <w:t>Alcohol abuse, Drug abuse</w:t>
            </w:r>
          </w:p>
        </w:tc>
      </w:tr>
      <w:tr w:rsidR="00DE1FF7" w:rsidRPr="00414C19" w14:paraId="612D141D" w14:textId="77777777">
        <w:tc>
          <w:tcPr>
            <w:tcW w:w="0" w:type="auto"/>
          </w:tcPr>
          <w:p w14:paraId="2DC66540" w14:textId="77777777" w:rsidR="00DE1FF7" w:rsidRPr="00414C19" w:rsidRDefault="00F5325D">
            <w:pPr>
              <w:pStyle w:val="Compact"/>
              <w:rPr>
                <w:lang w:val="en-GB"/>
                <w:rPrChange w:id="1166" w:author="Nils Hailer" w:date="2021-05-17T11:11:00Z">
                  <w:rPr/>
                </w:rPrChange>
              </w:rPr>
            </w:pPr>
            <w:r w:rsidRPr="00414C19">
              <w:rPr>
                <w:lang w:val="en-GB"/>
                <w:rPrChange w:id="1167" w:author="Nils Hailer" w:date="2021-05-17T11:11:00Z">
                  <w:rPr/>
                </w:rPrChange>
              </w:rPr>
              <w:t>Fluid electrolyte disorders</w:t>
            </w:r>
          </w:p>
        </w:tc>
        <w:tc>
          <w:tcPr>
            <w:tcW w:w="0" w:type="auto"/>
          </w:tcPr>
          <w:p w14:paraId="2F271700" w14:textId="77777777" w:rsidR="00DE1FF7" w:rsidRPr="00414C19" w:rsidRDefault="00DE1FF7">
            <w:pPr>
              <w:rPr>
                <w:lang w:val="en-GB"/>
                <w:rPrChange w:id="1168" w:author="Nils Hailer" w:date="2021-05-17T11:11:00Z">
                  <w:rPr/>
                </w:rPrChange>
              </w:rPr>
            </w:pPr>
          </w:p>
        </w:tc>
        <w:tc>
          <w:tcPr>
            <w:tcW w:w="0" w:type="auto"/>
          </w:tcPr>
          <w:p w14:paraId="09AA312C" w14:textId="77777777" w:rsidR="00DE1FF7" w:rsidRPr="00414C19" w:rsidRDefault="00F5325D">
            <w:pPr>
              <w:pStyle w:val="Compact"/>
              <w:rPr>
                <w:lang w:val="en-GB"/>
                <w:rPrChange w:id="1169" w:author="Nils Hailer" w:date="2021-05-17T11:11:00Z">
                  <w:rPr/>
                </w:rPrChange>
              </w:rPr>
            </w:pPr>
            <w:r w:rsidRPr="00414C19">
              <w:rPr>
                <w:lang w:val="en-GB"/>
                <w:rPrChange w:id="1170" w:author="Nils Hailer" w:date="2021-05-17T11:11:00Z">
                  <w:rPr/>
                </w:rPrChange>
              </w:rPr>
              <w:t>Fluid electrolyte disorders</w:t>
            </w:r>
          </w:p>
        </w:tc>
      </w:tr>
      <w:tr w:rsidR="00DE1FF7" w:rsidRPr="00414C19" w14:paraId="744BF5C7" w14:textId="77777777">
        <w:tc>
          <w:tcPr>
            <w:tcW w:w="0" w:type="auto"/>
          </w:tcPr>
          <w:p w14:paraId="1969800B" w14:textId="77777777" w:rsidR="00DE1FF7" w:rsidRPr="00414C19" w:rsidRDefault="00F5325D">
            <w:pPr>
              <w:pStyle w:val="Compact"/>
              <w:rPr>
                <w:lang w:val="en-GB"/>
                <w:rPrChange w:id="1171" w:author="Nils Hailer" w:date="2021-05-17T11:11:00Z">
                  <w:rPr/>
                </w:rPrChange>
              </w:rPr>
            </w:pPr>
            <w:r w:rsidRPr="00414C19">
              <w:rPr>
                <w:lang w:val="en-GB"/>
                <w:rPrChange w:id="1172" w:author="Nils Hailer" w:date="2021-05-17T11:11:00Z">
                  <w:rPr/>
                </w:rPrChange>
              </w:rPr>
              <w:t>Heart condition</w:t>
            </w:r>
          </w:p>
        </w:tc>
        <w:tc>
          <w:tcPr>
            <w:tcW w:w="0" w:type="auto"/>
          </w:tcPr>
          <w:p w14:paraId="7F61E1DC" w14:textId="77777777" w:rsidR="00DE1FF7" w:rsidRPr="00414C19" w:rsidRDefault="00F5325D">
            <w:pPr>
              <w:pStyle w:val="Compact"/>
              <w:rPr>
                <w:lang w:val="en-GB"/>
                <w:rPrChange w:id="1173" w:author="Nils Hailer" w:date="2021-05-17T11:11:00Z">
                  <w:rPr/>
                </w:rPrChange>
              </w:rPr>
            </w:pPr>
            <w:r w:rsidRPr="00414C19">
              <w:rPr>
                <w:lang w:val="en-GB"/>
                <w:rPrChange w:id="1174" w:author="Nils Hailer" w:date="2021-05-17T11:11:00Z">
                  <w:rPr/>
                </w:rPrChange>
              </w:rPr>
              <w:t>Congestive heart failure</w:t>
            </w:r>
          </w:p>
        </w:tc>
        <w:tc>
          <w:tcPr>
            <w:tcW w:w="0" w:type="auto"/>
          </w:tcPr>
          <w:p w14:paraId="6922BA24" w14:textId="77777777" w:rsidR="00DE1FF7" w:rsidRPr="00414C19" w:rsidRDefault="00F5325D">
            <w:pPr>
              <w:pStyle w:val="Compact"/>
              <w:rPr>
                <w:lang w:val="en-GB"/>
                <w:rPrChange w:id="1175" w:author="Nils Hailer" w:date="2021-05-17T11:11:00Z">
                  <w:rPr/>
                </w:rPrChange>
              </w:rPr>
            </w:pPr>
            <w:r w:rsidRPr="00414C19">
              <w:rPr>
                <w:lang w:val="en-GB"/>
                <w:rPrChange w:id="1176" w:author="Nils Hailer" w:date="2021-05-17T11:11:00Z">
                  <w:rPr/>
                </w:rPrChange>
              </w:rPr>
              <w:t>Congestive heart failure, Valvular disease</w:t>
            </w:r>
          </w:p>
        </w:tc>
      </w:tr>
      <w:tr w:rsidR="00DE1FF7" w:rsidRPr="00414C19" w14:paraId="47D328E1" w14:textId="77777777">
        <w:tc>
          <w:tcPr>
            <w:tcW w:w="0" w:type="auto"/>
          </w:tcPr>
          <w:p w14:paraId="2120D96B" w14:textId="77777777" w:rsidR="00DE1FF7" w:rsidRPr="00414C19" w:rsidRDefault="00F5325D">
            <w:pPr>
              <w:pStyle w:val="Compact"/>
              <w:rPr>
                <w:lang w:val="en-GB"/>
                <w:rPrChange w:id="1177" w:author="Nils Hailer" w:date="2021-05-17T11:11:00Z">
                  <w:rPr/>
                </w:rPrChange>
              </w:rPr>
            </w:pPr>
            <w:r w:rsidRPr="00414C19">
              <w:rPr>
                <w:lang w:val="en-GB"/>
                <w:rPrChange w:id="1178" w:author="Nils Hailer" w:date="2021-05-17T11:11:00Z">
                  <w:rPr/>
                </w:rPrChange>
              </w:rPr>
              <w:t>Myocardial infarction</w:t>
            </w:r>
          </w:p>
        </w:tc>
        <w:tc>
          <w:tcPr>
            <w:tcW w:w="0" w:type="auto"/>
          </w:tcPr>
          <w:p w14:paraId="044196BF" w14:textId="77777777" w:rsidR="00DE1FF7" w:rsidRPr="00414C19" w:rsidRDefault="00F5325D">
            <w:pPr>
              <w:pStyle w:val="Compact"/>
              <w:rPr>
                <w:lang w:val="en-GB"/>
                <w:rPrChange w:id="1179" w:author="Nils Hailer" w:date="2021-05-17T11:11:00Z">
                  <w:rPr/>
                </w:rPrChange>
              </w:rPr>
            </w:pPr>
            <w:r w:rsidRPr="00414C19">
              <w:rPr>
                <w:lang w:val="en-GB"/>
                <w:rPrChange w:id="1180" w:author="Nils Hailer" w:date="2021-05-17T11:11:00Z">
                  <w:rPr/>
                </w:rPrChange>
              </w:rPr>
              <w:t>Myocardial infarction</w:t>
            </w:r>
          </w:p>
        </w:tc>
        <w:tc>
          <w:tcPr>
            <w:tcW w:w="0" w:type="auto"/>
          </w:tcPr>
          <w:p w14:paraId="6340CBB1" w14:textId="77777777" w:rsidR="00DE1FF7" w:rsidRPr="00414C19" w:rsidRDefault="00DE1FF7">
            <w:pPr>
              <w:rPr>
                <w:lang w:val="en-GB"/>
                <w:rPrChange w:id="1181" w:author="Nils Hailer" w:date="2021-05-17T11:11:00Z">
                  <w:rPr/>
                </w:rPrChange>
              </w:rPr>
            </w:pPr>
          </w:p>
        </w:tc>
      </w:tr>
      <w:tr w:rsidR="00DE1FF7" w:rsidRPr="00414C19" w14:paraId="6965950E" w14:textId="77777777">
        <w:tc>
          <w:tcPr>
            <w:tcW w:w="0" w:type="auto"/>
          </w:tcPr>
          <w:p w14:paraId="0AD428F1" w14:textId="77777777" w:rsidR="00DE1FF7" w:rsidRPr="00414C19" w:rsidRDefault="00F5325D">
            <w:pPr>
              <w:pStyle w:val="Compact"/>
              <w:rPr>
                <w:lang w:val="en-GB"/>
                <w:rPrChange w:id="1182" w:author="Nils Hailer" w:date="2021-05-17T11:11:00Z">
                  <w:rPr/>
                </w:rPrChange>
              </w:rPr>
            </w:pPr>
            <w:r w:rsidRPr="00414C19">
              <w:rPr>
                <w:lang w:val="en-GB"/>
                <w:rPrChange w:id="1183" w:author="Nils Hailer" w:date="2021-05-17T11:11:00Z">
                  <w:rPr/>
                </w:rPrChange>
              </w:rPr>
              <w:t>Hypothyroidism</w:t>
            </w:r>
          </w:p>
        </w:tc>
        <w:tc>
          <w:tcPr>
            <w:tcW w:w="0" w:type="auto"/>
          </w:tcPr>
          <w:p w14:paraId="083359EE" w14:textId="77777777" w:rsidR="00DE1FF7" w:rsidRPr="00414C19" w:rsidRDefault="00DE1FF7">
            <w:pPr>
              <w:rPr>
                <w:lang w:val="en-GB"/>
                <w:rPrChange w:id="1184" w:author="Nils Hailer" w:date="2021-05-17T11:11:00Z">
                  <w:rPr/>
                </w:rPrChange>
              </w:rPr>
            </w:pPr>
          </w:p>
        </w:tc>
        <w:tc>
          <w:tcPr>
            <w:tcW w:w="0" w:type="auto"/>
          </w:tcPr>
          <w:p w14:paraId="350DB1AA" w14:textId="77777777" w:rsidR="00DE1FF7" w:rsidRPr="00414C19" w:rsidRDefault="00F5325D">
            <w:pPr>
              <w:pStyle w:val="Compact"/>
              <w:rPr>
                <w:lang w:val="en-GB"/>
                <w:rPrChange w:id="1185" w:author="Nils Hailer" w:date="2021-05-17T11:11:00Z">
                  <w:rPr/>
                </w:rPrChange>
              </w:rPr>
            </w:pPr>
            <w:r w:rsidRPr="00414C19">
              <w:rPr>
                <w:lang w:val="en-GB"/>
                <w:rPrChange w:id="1186" w:author="Nils Hailer" w:date="2021-05-17T11:11:00Z">
                  <w:rPr/>
                </w:rPrChange>
              </w:rPr>
              <w:t>Hypothyroidism</w:t>
            </w:r>
          </w:p>
        </w:tc>
      </w:tr>
      <w:tr w:rsidR="00DE1FF7" w:rsidRPr="00414C19" w14:paraId="4ACB4BA7" w14:textId="77777777">
        <w:tc>
          <w:tcPr>
            <w:tcW w:w="0" w:type="auto"/>
          </w:tcPr>
          <w:p w14:paraId="7914332B" w14:textId="77777777" w:rsidR="00DE1FF7" w:rsidRPr="00414C19" w:rsidRDefault="00F5325D">
            <w:pPr>
              <w:pStyle w:val="Compact"/>
              <w:rPr>
                <w:lang w:val="en-GB"/>
                <w:rPrChange w:id="1187" w:author="Nils Hailer" w:date="2021-05-17T11:11:00Z">
                  <w:rPr/>
                </w:rPrChange>
              </w:rPr>
            </w:pPr>
            <w:r w:rsidRPr="00414C19">
              <w:rPr>
                <w:lang w:val="en-GB"/>
                <w:rPrChange w:id="1188" w:author="Nils Hailer" w:date="2021-05-17T11:11:00Z">
                  <w:rPr/>
                </w:rPrChange>
              </w:rPr>
              <w:t>Kidney disease</w:t>
            </w:r>
          </w:p>
        </w:tc>
        <w:tc>
          <w:tcPr>
            <w:tcW w:w="0" w:type="auto"/>
          </w:tcPr>
          <w:p w14:paraId="16FBE6D8" w14:textId="77777777" w:rsidR="00DE1FF7" w:rsidRPr="00414C19" w:rsidRDefault="00F5325D">
            <w:pPr>
              <w:pStyle w:val="Compact"/>
              <w:rPr>
                <w:lang w:val="en-GB"/>
                <w:rPrChange w:id="1189" w:author="Nils Hailer" w:date="2021-05-17T11:11:00Z">
                  <w:rPr/>
                </w:rPrChange>
              </w:rPr>
            </w:pPr>
            <w:r w:rsidRPr="00414C19">
              <w:rPr>
                <w:lang w:val="en-GB"/>
                <w:rPrChange w:id="1190" w:author="Nils Hailer" w:date="2021-05-17T11:11:00Z">
                  <w:rPr/>
                </w:rPrChange>
              </w:rPr>
              <w:t>Renal disease</w:t>
            </w:r>
          </w:p>
        </w:tc>
        <w:tc>
          <w:tcPr>
            <w:tcW w:w="0" w:type="auto"/>
          </w:tcPr>
          <w:p w14:paraId="58D3A770" w14:textId="77777777" w:rsidR="00DE1FF7" w:rsidRPr="00414C19" w:rsidRDefault="00F5325D">
            <w:pPr>
              <w:pStyle w:val="Compact"/>
              <w:rPr>
                <w:lang w:val="en-GB"/>
                <w:rPrChange w:id="1191" w:author="Nils Hailer" w:date="2021-05-17T11:11:00Z">
                  <w:rPr/>
                </w:rPrChange>
              </w:rPr>
            </w:pPr>
            <w:r w:rsidRPr="00414C19">
              <w:rPr>
                <w:lang w:val="en-GB"/>
                <w:rPrChange w:id="1192" w:author="Nils Hailer" w:date="2021-05-17T11:11:00Z">
                  <w:rPr/>
                </w:rPrChange>
              </w:rPr>
              <w:t>Renal failure</w:t>
            </w:r>
          </w:p>
        </w:tc>
      </w:tr>
      <w:tr w:rsidR="00DE1FF7" w:rsidRPr="00414C19" w14:paraId="732AE2AF" w14:textId="77777777">
        <w:tc>
          <w:tcPr>
            <w:tcW w:w="0" w:type="auto"/>
          </w:tcPr>
          <w:p w14:paraId="742228F2" w14:textId="77777777" w:rsidR="00DE1FF7" w:rsidRPr="00414C19" w:rsidRDefault="00F5325D">
            <w:pPr>
              <w:pStyle w:val="Compact"/>
              <w:rPr>
                <w:lang w:val="en-GB"/>
                <w:rPrChange w:id="1193" w:author="Nils Hailer" w:date="2021-05-17T11:11:00Z">
                  <w:rPr/>
                </w:rPrChange>
              </w:rPr>
            </w:pPr>
            <w:r w:rsidRPr="00414C19">
              <w:rPr>
                <w:lang w:val="en-GB"/>
                <w:rPrChange w:id="1194" w:author="Nils Hailer" w:date="2021-05-17T11:11:00Z">
                  <w:rPr/>
                </w:rPrChange>
              </w:rPr>
              <w:t>Liver disease</w:t>
            </w:r>
          </w:p>
        </w:tc>
        <w:tc>
          <w:tcPr>
            <w:tcW w:w="0" w:type="auto"/>
          </w:tcPr>
          <w:p w14:paraId="5D89BF9A" w14:textId="77777777" w:rsidR="00DE1FF7" w:rsidRPr="00414C19" w:rsidRDefault="00F5325D">
            <w:pPr>
              <w:pStyle w:val="Compact"/>
              <w:rPr>
                <w:lang w:val="en-GB"/>
                <w:rPrChange w:id="1195" w:author="Nils Hailer" w:date="2021-05-17T11:11:00Z">
                  <w:rPr/>
                </w:rPrChange>
              </w:rPr>
            </w:pPr>
            <w:r w:rsidRPr="00414C19">
              <w:rPr>
                <w:lang w:val="en-GB"/>
                <w:rPrChange w:id="1196" w:author="Nils Hailer" w:date="2021-05-17T11:11:00Z">
                  <w:rPr/>
                </w:rPrChange>
              </w:rPr>
              <w:t>Mild liver disease, Moderate or severe liver disease</w:t>
            </w:r>
          </w:p>
        </w:tc>
        <w:tc>
          <w:tcPr>
            <w:tcW w:w="0" w:type="auto"/>
          </w:tcPr>
          <w:p w14:paraId="0888622C" w14:textId="77777777" w:rsidR="00DE1FF7" w:rsidRPr="00414C19" w:rsidRDefault="00F5325D">
            <w:pPr>
              <w:pStyle w:val="Compact"/>
              <w:rPr>
                <w:lang w:val="en-GB"/>
                <w:rPrChange w:id="1197" w:author="Nils Hailer" w:date="2021-05-17T11:11:00Z">
                  <w:rPr/>
                </w:rPrChange>
              </w:rPr>
            </w:pPr>
            <w:r w:rsidRPr="00414C19">
              <w:rPr>
                <w:lang w:val="en-GB"/>
                <w:rPrChange w:id="1198" w:author="Nils Hailer" w:date="2021-05-17T11:11:00Z">
                  <w:rPr/>
                </w:rPrChange>
              </w:rPr>
              <w:t>Liver disease</w:t>
            </w:r>
          </w:p>
        </w:tc>
      </w:tr>
      <w:tr w:rsidR="00DE1FF7" w:rsidRPr="00414C19" w14:paraId="5B736745" w14:textId="77777777">
        <w:tc>
          <w:tcPr>
            <w:tcW w:w="0" w:type="auto"/>
          </w:tcPr>
          <w:p w14:paraId="4F475653" w14:textId="77777777" w:rsidR="00DE1FF7" w:rsidRPr="00414C19" w:rsidRDefault="00F5325D">
            <w:pPr>
              <w:pStyle w:val="Compact"/>
              <w:rPr>
                <w:lang w:val="en-GB"/>
                <w:rPrChange w:id="1199" w:author="Nils Hailer" w:date="2021-05-17T11:11:00Z">
                  <w:rPr/>
                </w:rPrChange>
              </w:rPr>
            </w:pPr>
            <w:r w:rsidRPr="00414C19">
              <w:rPr>
                <w:lang w:val="en-GB"/>
                <w:rPrChange w:id="1200" w:author="Nils Hailer" w:date="2021-05-17T11:11:00Z">
                  <w:rPr/>
                </w:rPrChange>
              </w:rPr>
              <w:t>Lung airways disease</w:t>
            </w:r>
          </w:p>
        </w:tc>
        <w:tc>
          <w:tcPr>
            <w:tcW w:w="0" w:type="auto"/>
          </w:tcPr>
          <w:p w14:paraId="7EC786A4" w14:textId="77777777" w:rsidR="00DE1FF7" w:rsidRPr="00414C19" w:rsidRDefault="00F5325D">
            <w:pPr>
              <w:pStyle w:val="Compact"/>
              <w:rPr>
                <w:lang w:val="en-GB"/>
                <w:rPrChange w:id="1201" w:author="Nils Hailer" w:date="2021-05-17T11:11:00Z">
                  <w:rPr/>
                </w:rPrChange>
              </w:rPr>
            </w:pPr>
            <w:r w:rsidRPr="00414C19">
              <w:rPr>
                <w:lang w:val="en-GB"/>
                <w:rPrChange w:id="1202" w:author="Nils Hailer" w:date="2021-05-17T11:11:00Z">
                  <w:rPr/>
                </w:rPrChange>
              </w:rPr>
              <w:t>Chronic pulmonary disease</w:t>
            </w:r>
          </w:p>
        </w:tc>
        <w:tc>
          <w:tcPr>
            <w:tcW w:w="0" w:type="auto"/>
          </w:tcPr>
          <w:p w14:paraId="47852F46" w14:textId="77777777" w:rsidR="00DE1FF7" w:rsidRPr="00414C19" w:rsidRDefault="00F5325D">
            <w:pPr>
              <w:pStyle w:val="Compact"/>
              <w:rPr>
                <w:lang w:val="en-GB"/>
                <w:rPrChange w:id="1203" w:author="Nils Hailer" w:date="2021-05-17T11:11:00Z">
                  <w:rPr/>
                </w:rPrChange>
              </w:rPr>
            </w:pPr>
            <w:r w:rsidRPr="00414C19">
              <w:rPr>
                <w:lang w:val="en-GB"/>
                <w:rPrChange w:id="1204" w:author="Nils Hailer" w:date="2021-05-17T11:11:00Z">
                  <w:rPr/>
                </w:rPrChange>
              </w:rPr>
              <w:t>Chronic pulmonary disease, Pulmonary circulation disorder</w:t>
            </w:r>
          </w:p>
        </w:tc>
      </w:tr>
      <w:tr w:rsidR="00DE1FF7" w:rsidRPr="00414C19" w14:paraId="13510D25" w14:textId="77777777">
        <w:tc>
          <w:tcPr>
            <w:tcW w:w="0" w:type="auto"/>
          </w:tcPr>
          <w:p w14:paraId="754DAFE9" w14:textId="77777777" w:rsidR="00DE1FF7" w:rsidRPr="00414C19" w:rsidRDefault="00F5325D">
            <w:pPr>
              <w:pStyle w:val="Compact"/>
              <w:rPr>
                <w:lang w:val="en-GB"/>
                <w:rPrChange w:id="1205" w:author="Nils Hailer" w:date="2021-05-17T11:11:00Z">
                  <w:rPr/>
                </w:rPrChange>
              </w:rPr>
            </w:pPr>
            <w:r w:rsidRPr="00414C19">
              <w:rPr>
                <w:lang w:val="en-GB"/>
                <w:rPrChange w:id="1206" w:author="Nils Hailer" w:date="2021-05-17T11:11:00Z">
                  <w:rPr/>
                </w:rPrChange>
              </w:rPr>
              <w:t>Obesity</w:t>
            </w:r>
          </w:p>
        </w:tc>
        <w:tc>
          <w:tcPr>
            <w:tcW w:w="0" w:type="auto"/>
          </w:tcPr>
          <w:p w14:paraId="4062626C" w14:textId="77777777" w:rsidR="00DE1FF7" w:rsidRPr="00414C19" w:rsidRDefault="00DE1FF7">
            <w:pPr>
              <w:rPr>
                <w:lang w:val="en-GB"/>
                <w:rPrChange w:id="1207" w:author="Nils Hailer" w:date="2021-05-17T11:11:00Z">
                  <w:rPr/>
                </w:rPrChange>
              </w:rPr>
            </w:pPr>
          </w:p>
        </w:tc>
        <w:tc>
          <w:tcPr>
            <w:tcW w:w="0" w:type="auto"/>
          </w:tcPr>
          <w:p w14:paraId="1966AEEA" w14:textId="77777777" w:rsidR="00DE1FF7" w:rsidRPr="00414C19" w:rsidRDefault="00F5325D">
            <w:pPr>
              <w:pStyle w:val="Compact"/>
              <w:rPr>
                <w:lang w:val="en-GB"/>
                <w:rPrChange w:id="1208" w:author="Nils Hailer" w:date="2021-05-17T11:11:00Z">
                  <w:rPr/>
                </w:rPrChange>
              </w:rPr>
            </w:pPr>
            <w:r w:rsidRPr="00414C19">
              <w:rPr>
                <w:lang w:val="en-GB"/>
                <w:rPrChange w:id="1209" w:author="Nils Hailer" w:date="2021-05-17T11:11:00Z">
                  <w:rPr/>
                </w:rPrChange>
              </w:rPr>
              <w:t>Obesity</w:t>
            </w:r>
          </w:p>
        </w:tc>
      </w:tr>
      <w:tr w:rsidR="00DE1FF7" w:rsidRPr="00414C19" w14:paraId="1A2A2CD1" w14:textId="77777777">
        <w:tc>
          <w:tcPr>
            <w:tcW w:w="0" w:type="auto"/>
          </w:tcPr>
          <w:p w14:paraId="2771F885" w14:textId="77777777" w:rsidR="00DE1FF7" w:rsidRPr="00414C19" w:rsidRDefault="00F5325D">
            <w:pPr>
              <w:pStyle w:val="Compact"/>
              <w:rPr>
                <w:lang w:val="en-GB"/>
                <w:rPrChange w:id="1210" w:author="Nils Hailer" w:date="2021-05-17T11:11:00Z">
                  <w:rPr/>
                </w:rPrChange>
              </w:rPr>
            </w:pPr>
            <w:r w:rsidRPr="00414C19">
              <w:rPr>
                <w:lang w:val="en-GB"/>
                <w:rPrChange w:id="1211" w:author="Nils Hailer" w:date="2021-05-17T11:11:00Z">
                  <w:rPr/>
                </w:rPrChange>
              </w:rPr>
              <w:t>Peptic ulcer</w:t>
            </w:r>
          </w:p>
        </w:tc>
        <w:tc>
          <w:tcPr>
            <w:tcW w:w="0" w:type="auto"/>
          </w:tcPr>
          <w:p w14:paraId="5A57C302" w14:textId="77777777" w:rsidR="00DE1FF7" w:rsidRPr="00414C19" w:rsidRDefault="00F5325D">
            <w:pPr>
              <w:pStyle w:val="Compact"/>
              <w:rPr>
                <w:lang w:val="en-GB"/>
                <w:rPrChange w:id="1212" w:author="Nils Hailer" w:date="2021-05-17T11:11:00Z">
                  <w:rPr/>
                </w:rPrChange>
              </w:rPr>
            </w:pPr>
            <w:r w:rsidRPr="00414C19">
              <w:rPr>
                <w:lang w:val="en-GB"/>
                <w:rPrChange w:id="1213" w:author="Nils Hailer" w:date="2021-05-17T11:11:00Z">
                  <w:rPr/>
                </w:rPrChange>
              </w:rPr>
              <w:t>Peptic ulcer disease</w:t>
            </w:r>
          </w:p>
        </w:tc>
        <w:tc>
          <w:tcPr>
            <w:tcW w:w="0" w:type="auto"/>
          </w:tcPr>
          <w:p w14:paraId="73E10282" w14:textId="77777777" w:rsidR="00DE1FF7" w:rsidRPr="00414C19" w:rsidRDefault="00F5325D">
            <w:pPr>
              <w:pStyle w:val="Compact"/>
              <w:rPr>
                <w:lang w:val="en-GB"/>
                <w:rPrChange w:id="1214" w:author="Nils Hailer" w:date="2021-05-17T11:11:00Z">
                  <w:rPr/>
                </w:rPrChange>
              </w:rPr>
            </w:pPr>
            <w:r w:rsidRPr="00414C19">
              <w:rPr>
                <w:lang w:val="en-GB"/>
                <w:rPrChange w:id="1215" w:author="Nils Hailer" w:date="2021-05-17T11:11:00Z">
                  <w:rPr/>
                </w:rPrChange>
              </w:rPr>
              <w:t>Peptic ulcer disease</w:t>
            </w:r>
          </w:p>
        </w:tc>
      </w:tr>
      <w:tr w:rsidR="00DE1FF7" w:rsidRPr="00414C19" w14:paraId="32C87012" w14:textId="77777777">
        <w:tc>
          <w:tcPr>
            <w:tcW w:w="0" w:type="auto"/>
          </w:tcPr>
          <w:p w14:paraId="5F05FD81" w14:textId="77777777" w:rsidR="00DE1FF7" w:rsidRPr="00414C19" w:rsidRDefault="00F5325D">
            <w:pPr>
              <w:pStyle w:val="Compact"/>
              <w:rPr>
                <w:lang w:val="en-GB"/>
                <w:rPrChange w:id="1216" w:author="Nils Hailer" w:date="2021-05-17T11:11:00Z">
                  <w:rPr/>
                </w:rPrChange>
              </w:rPr>
            </w:pPr>
            <w:r w:rsidRPr="00414C19">
              <w:rPr>
                <w:lang w:val="en-GB"/>
                <w:rPrChange w:id="1217" w:author="Nils Hailer" w:date="2021-05-17T11:11:00Z">
                  <w:rPr/>
                </w:rPrChange>
              </w:rPr>
              <w:t>Rheumatic disease</w:t>
            </w:r>
          </w:p>
        </w:tc>
        <w:tc>
          <w:tcPr>
            <w:tcW w:w="0" w:type="auto"/>
          </w:tcPr>
          <w:p w14:paraId="03DB24D2" w14:textId="77777777" w:rsidR="00DE1FF7" w:rsidRPr="00414C19" w:rsidRDefault="00F5325D">
            <w:pPr>
              <w:pStyle w:val="Compact"/>
              <w:rPr>
                <w:lang w:val="en-GB"/>
                <w:rPrChange w:id="1218" w:author="Nils Hailer" w:date="2021-05-17T11:11:00Z">
                  <w:rPr/>
                </w:rPrChange>
              </w:rPr>
            </w:pPr>
            <w:r w:rsidRPr="00414C19">
              <w:rPr>
                <w:lang w:val="en-GB"/>
                <w:rPrChange w:id="1219" w:author="Nils Hailer" w:date="2021-05-17T11:11:00Z">
                  <w:rPr/>
                </w:rPrChange>
              </w:rPr>
              <w:t>Rheumatic disease</w:t>
            </w:r>
          </w:p>
        </w:tc>
        <w:tc>
          <w:tcPr>
            <w:tcW w:w="0" w:type="auto"/>
          </w:tcPr>
          <w:p w14:paraId="09202F6F" w14:textId="77777777" w:rsidR="00DE1FF7" w:rsidRPr="00414C19" w:rsidRDefault="00F5325D">
            <w:pPr>
              <w:pStyle w:val="Compact"/>
              <w:rPr>
                <w:lang w:val="en-GB"/>
                <w:rPrChange w:id="1220" w:author="Nils Hailer" w:date="2021-05-17T11:11:00Z">
                  <w:rPr/>
                </w:rPrChange>
              </w:rPr>
            </w:pPr>
            <w:r w:rsidRPr="00414C19">
              <w:rPr>
                <w:lang w:val="en-GB"/>
                <w:rPrChange w:id="1221" w:author="Nils Hailer" w:date="2021-05-17T11:11:00Z">
                  <w:rPr/>
                </w:rPrChange>
              </w:rPr>
              <w:t>Rheumatoid arthritis</w:t>
            </w:r>
          </w:p>
        </w:tc>
      </w:tr>
      <w:tr w:rsidR="00DE1FF7" w:rsidRPr="00414C19" w14:paraId="732DF3DA" w14:textId="77777777">
        <w:tc>
          <w:tcPr>
            <w:tcW w:w="0" w:type="auto"/>
          </w:tcPr>
          <w:p w14:paraId="4E802599" w14:textId="77777777" w:rsidR="00DE1FF7" w:rsidRPr="00414C19" w:rsidRDefault="00F5325D">
            <w:pPr>
              <w:pStyle w:val="Compact"/>
              <w:rPr>
                <w:lang w:val="en-GB"/>
                <w:rPrChange w:id="1222" w:author="Nils Hailer" w:date="2021-05-17T11:11:00Z">
                  <w:rPr/>
                </w:rPrChange>
              </w:rPr>
            </w:pPr>
            <w:r w:rsidRPr="00414C19">
              <w:rPr>
                <w:lang w:val="en-GB"/>
                <w:rPrChange w:id="1223" w:author="Nils Hailer" w:date="2021-05-17T11:11:00Z">
                  <w:rPr/>
                </w:rPrChange>
              </w:rPr>
              <w:t>Vascular disease</w:t>
            </w:r>
          </w:p>
        </w:tc>
        <w:tc>
          <w:tcPr>
            <w:tcW w:w="0" w:type="auto"/>
          </w:tcPr>
          <w:p w14:paraId="252F4E3A" w14:textId="77777777" w:rsidR="00DE1FF7" w:rsidRPr="00414C19" w:rsidRDefault="00F5325D">
            <w:pPr>
              <w:pStyle w:val="Compact"/>
              <w:rPr>
                <w:lang w:val="en-GB"/>
                <w:rPrChange w:id="1224" w:author="Nils Hailer" w:date="2021-05-17T11:11:00Z">
                  <w:rPr/>
                </w:rPrChange>
              </w:rPr>
            </w:pPr>
            <w:r w:rsidRPr="00414C19">
              <w:rPr>
                <w:lang w:val="en-GB"/>
                <w:rPrChange w:id="1225" w:author="Nils Hailer" w:date="2021-05-17T11:11:00Z">
                  <w:rPr/>
                </w:rPrChange>
              </w:rPr>
              <w:t>Peripheral vascular disease, Cerebrovascular disease</w:t>
            </w:r>
          </w:p>
        </w:tc>
        <w:tc>
          <w:tcPr>
            <w:tcW w:w="0" w:type="auto"/>
          </w:tcPr>
          <w:p w14:paraId="22D8D346" w14:textId="77777777" w:rsidR="00DE1FF7" w:rsidRPr="00414C19" w:rsidRDefault="00F5325D">
            <w:pPr>
              <w:pStyle w:val="Compact"/>
              <w:rPr>
                <w:lang w:val="en-GB"/>
                <w:rPrChange w:id="1226" w:author="Nils Hailer" w:date="2021-05-17T11:11:00Z">
                  <w:rPr/>
                </w:rPrChange>
              </w:rPr>
            </w:pPr>
            <w:r w:rsidRPr="00414C19">
              <w:rPr>
                <w:lang w:val="en-GB"/>
                <w:rPrChange w:id="1227" w:author="Nils Hailer" w:date="2021-05-17T11:11:00Z">
                  <w:rPr/>
                </w:rPrChange>
              </w:rPr>
              <w:t>Peripheral vascular disorder</w:t>
            </w:r>
          </w:p>
        </w:tc>
      </w:tr>
      <w:tr w:rsidR="00DE1FF7" w:rsidRPr="00414C19" w14:paraId="624021A1" w14:textId="77777777">
        <w:tc>
          <w:tcPr>
            <w:tcW w:w="0" w:type="auto"/>
          </w:tcPr>
          <w:p w14:paraId="44F0E0B7" w14:textId="77777777" w:rsidR="00DE1FF7" w:rsidRPr="00414C19" w:rsidRDefault="00F5325D">
            <w:pPr>
              <w:pStyle w:val="Compact"/>
              <w:rPr>
                <w:lang w:val="en-GB"/>
                <w:rPrChange w:id="1228" w:author="Nils Hailer" w:date="2021-05-17T11:11:00Z">
                  <w:rPr/>
                </w:rPrChange>
              </w:rPr>
            </w:pPr>
            <w:r w:rsidRPr="00414C19">
              <w:rPr>
                <w:lang w:val="en-GB"/>
                <w:rPrChange w:id="1229" w:author="Nils Hailer" w:date="2021-05-17T11:11:00Z">
                  <w:rPr/>
                </w:rPrChange>
              </w:rPr>
              <w:t>Weight loss</w:t>
            </w:r>
          </w:p>
        </w:tc>
        <w:tc>
          <w:tcPr>
            <w:tcW w:w="0" w:type="auto"/>
          </w:tcPr>
          <w:p w14:paraId="67E9A352" w14:textId="77777777" w:rsidR="00DE1FF7" w:rsidRPr="00414C19" w:rsidRDefault="00DE1FF7">
            <w:pPr>
              <w:rPr>
                <w:lang w:val="en-GB"/>
                <w:rPrChange w:id="1230" w:author="Nils Hailer" w:date="2021-05-17T11:11:00Z">
                  <w:rPr/>
                </w:rPrChange>
              </w:rPr>
            </w:pPr>
          </w:p>
        </w:tc>
        <w:tc>
          <w:tcPr>
            <w:tcW w:w="0" w:type="auto"/>
          </w:tcPr>
          <w:p w14:paraId="092B6EA3" w14:textId="77777777" w:rsidR="00DE1FF7" w:rsidRPr="00414C19" w:rsidRDefault="00F5325D">
            <w:pPr>
              <w:pStyle w:val="Compact"/>
              <w:rPr>
                <w:lang w:val="en-GB"/>
                <w:rPrChange w:id="1231" w:author="Nils Hailer" w:date="2021-05-17T11:11:00Z">
                  <w:rPr/>
                </w:rPrChange>
              </w:rPr>
            </w:pPr>
            <w:r w:rsidRPr="00414C19">
              <w:rPr>
                <w:lang w:val="en-GB"/>
                <w:rPrChange w:id="1232" w:author="Nils Hailer" w:date="2021-05-17T11:11:00Z">
                  <w:rPr/>
                </w:rPrChange>
              </w:rPr>
              <w:t>Weight loss</w:t>
            </w:r>
          </w:p>
        </w:tc>
      </w:tr>
    </w:tbl>
    <w:p w14:paraId="51570317" w14:textId="77777777" w:rsidR="00DE1FF7" w:rsidRPr="00414C19" w:rsidRDefault="00F5325D">
      <w:pPr>
        <w:pStyle w:val="Rubrik5"/>
        <w:rPr>
          <w:lang w:val="en-GB"/>
          <w:rPrChange w:id="1233" w:author="Nils Hailer" w:date="2021-05-17T11:11:00Z">
            <w:rPr/>
          </w:rPrChange>
        </w:rPr>
      </w:pPr>
      <w:bookmarkStart w:id="1234" w:name="page-break-9"/>
      <w:bookmarkEnd w:id="1098"/>
      <w:r w:rsidRPr="00414C19">
        <w:rPr>
          <w:lang w:val="en-GB"/>
          <w:rPrChange w:id="1235" w:author="Nils Hailer" w:date="2021-05-17T11:11:00Z">
            <w:rPr/>
          </w:rPrChange>
        </w:rPr>
        <w:lastRenderedPageBreak/>
        <w:t>PAGE BREAK</w:t>
      </w:r>
    </w:p>
    <w:p w14:paraId="121E6EE3" w14:textId="77777777" w:rsidR="00DE1FF7" w:rsidRPr="00414C19" w:rsidRDefault="00F5325D">
      <w:pPr>
        <w:pStyle w:val="TableCaption"/>
        <w:rPr>
          <w:lang w:val="en-GB"/>
          <w:rPrChange w:id="1236" w:author="Nils Hailer" w:date="2021-05-17T11:11:00Z">
            <w:rPr/>
          </w:rPrChange>
        </w:rPr>
      </w:pPr>
      <w:r w:rsidRPr="00414C19">
        <w:rPr>
          <w:lang w:val="en-GB"/>
          <w:rPrChange w:id="1237" w:author="Nils Hailer" w:date="2021-05-17T11:11:00Z">
            <w:rPr/>
          </w:rPrChange>
        </w:rPr>
        <w:t>Table 2: Codes identifying infection if recorded in the national patient register within 90 days or 2 years after THA respectively.</w:t>
      </w:r>
    </w:p>
    <w:tbl>
      <w:tblPr>
        <w:tblStyle w:val="Table"/>
        <w:tblW w:w="5000" w:type="pct"/>
        <w:tblLook w:val="0020" w:firstRow="1" w:lastRow="0" w:firstColumn="0" w:lastColumn="0" w:noHBand="0" w:noVBand="0"/>
        <w:tblCaption w:val="Table 2: Codes identifying infection if recorded in the national patient register within 90 days or 2 years after THA respectively."/>
      </w:tblPr>
      <w:tblGrid>
        <w:gridCol w:w="1272"/>
        <w:gridCol w:w="8134"/>
      </w:tblGrid>
      <w:tr w:rsidR="00DE1FF7" w:rsidRPr="00414C19" w14:paraId="0AFB1B36" w14:textId="77777777">
        <w:tc>
          <w:tcPr>
            <w:tcW w:w="0" w:type="auto"/>
            <w:tcBorders>
              <w:bottom w:val="single" w:sz="0" w:space="0" w:color="auto"/>
            </w:tcBorders>
            <w:vAlign w:val="bottom"/>
          </w:tcPr>
          <w:p w14:paraId="3490B2A9" w14:textId="77777777" w:rsidR="00DE1FF7" w:rsidRPr="00414C19" w:rsidRDefault="00F5325D">
            <w:pPr>
              <w:pStyle w:val="Compact"/>
              <w:rPr>
                <w:lang w:val="en-GB"/>
                <w:rPrChange w:id="1238" w:author="Nils Hailer" w:date="2021-05-17T11:11:00Z">
                  <w:rPr/>
                </w:rPrChange>
              </w:rPr>
            </w:pPr>
            <w:r w:rsidRPr="00414C19">
              <w:rPr>
                <w:lang w:val="en-GB"/>
                <w:rPrChange w:id="1239" w:author="Nils Hailer" w:date="2021-05-17T11:11:00Z">
                  <w:rPr/>
                </w:rPrChange>
              </w:rPr>
              <w:t>classification</w:t>
            </w:r>
          </w:p>
        </w:tc>
        <w:tc>
          <w:tcPr>
            <w:tcW w:w="0" w:type="auto"/>
            <w:tcBorders>
              <w:bottom w:val="single" w:sz="0" w:space="0" w:color="auto"/>
            </w:tcBorders>
            <w:vAlign w:val="bottom"/>
          </w:tcPr>
          <w:p w14:paraId="2E22E014" w14:textId="77777777" w:rsidR="00DE1FF7" w:rsidRPr="00414C19" w:rsidRDefault="00F5325D">
            <w:pPr>
              <w:pStyle w:val="Compact"/>
              <w:rPr>
                <w:lang w:val="en-GB"/>
                <w:rPrChange w:id="1240" w:author="Nils Hailer" w:date="2021-05-17T11:11:00Z">
                  <w:rPr/>
                </w:rPrChange>
              </w:rPr>
            </w:pPr>
            <w:r w:rsidRPr="00414C19">
              <w:rPr>
                <w:lang w:val="en-GB"/>
                <w:rPrChange w:id="1241" w:author="Nils Hailer" w:date="2021-05-17T11:11:00Z">
                  <w:rPr/>
                </w:rPrChange>
              </w:rPr>
              <w:t>codes</w:t>
            </w:r>
          </w:p>
        </w:tc>
      </w:tr>
      <w:tr w:rsidR="00DE1FF7" w:rsidRPr="00414C19" w14:paraId="0302703A" w14:textId="77777777">
        <w:tc>
          <w:tcPr>
            <w:tcW w:w="0" w:type="auto"/>
          </w:tcPr>
          <w:p w14:paraId="5E4FA614" w14:textId="77777777" w:rsidR="00DE1FF7" w:rsidRPr="00414C19" w:rsidRDefault="00F5325D">
            <w:pPr>
              <w:pStyle w:val="Compact"/>
              <w:rPr>
                <w:lang w:val="en-GB"/>
                <w:rPrChange w:id="1242" w:author="Nils Hailer" w:date="2021-05-17T11:11:00Z">
                  <w:rPr/>
                </w:rPrChange>
              </w:rPr>
            </w:pPr>
            <w:r w:rsidRPr="00414C19">
              <w:rPr>
                <w:lang w:val="en-GB"/>
                <w:rPrChange w:id="1243" w:author="Nils Hailer" w:date="2021-05-17T11:11:00Z">
                  <w:rPr/>
                </w:rPrChange>
              </w:rPr>
              <w:t>ICD-10</w:t>
            </w:r>
          </w:p>
        </w:tc>
        <w:tc>
          <w:tcPr>
            <w:tcW w:w="0" w:type="auto"/>
          </w:tcPr>
          <w:p w14:paraId="30A347B3" w14:textId="77777777" w:rsidR="00DE1FF7" w:rsidRPr="00414C19" w:rsidRDefault="00F5325D">
            <w:pPr>
              <w:pStyle w:val="Compact"/>
              <w:rPr>
                <w:lang w:val="en-GB"/>
                <w:rPrChange w:id="1244" w:author="Nils Hailer" w:date="2021-05-17T11:11:00Z">
                  <w:rPr/>
                </w:rPrChange>
              </w:rPr>
            </w:pPr>
            <w:r w:rsidRPr="00414C19">
              <w:rPr>
                <w:lang w:val="en-GB"/>
                <w:rPrChange w:id="1245" w:author="Nils Hailer" w:date="2021-05-17T11:11:00Z">
                  <w:rPr/>
                </w:rPrChange>
              </w:rPr>
              <w:t>M000, M000F, M001, M002, M002F, M008, M008F, M009, M009F, M860, M860F, M861, M861F, M862, M863, M864, M865, M866, M866F, M868, M869, T813, T814, T845, T845F, T845X, T846F, T847, T847F</w:t>
            </w:r>
          </w:p>
        </w:tc>
      </w:tr>
      <w:tr w:rsidR="00DE1FF7" w:rsidRPr="00414C19" w14:paraId="36712542" w14:textId="77777777">
        <w:tc>
          <w:tcPr>
            <w:tcW w:w="0" w:type="auto"/>
          </w:tcPr>
          <w:p w14:paraId="0F981E84" w14:textId="77777777" w:rsidR="00DE1FF7" w:rsidRPr="00414C19" w:rsidRDefault="00F5325D">
            <w:pPr>
              <w:pStyle w:val="Compact"/>
              <w:rPr>
                <w:lang w:val="en-GB"/>
                <w:rPrChange w:id="1246" w:author="Nils Hailer" w:date="2021-05-17T11:11:00Z">
                  <w:rPr/>
                </w:rPrChange>
              </w:rPr>
            </w:pPr>
            <w:r w:rsidRPr="00414C19">
              <w:rPr>
                <w:lang w:val="en-GB"/>
                <w:rPrChange w:id="1247" w:author="Nils Hailer" w:date="2021-05-17T11:11:00Z">
                  <w:rPr/>
                </w:rPrChange>
              </w:rPr>
              <w:t>NOMESCO</w:t>
            </w:r>
          </w:p>
        </w:tc>
        <w:tc>
          <w:tcPr>
            <w:tcW w:w="0" w:type="auto"/>
          </w:tcPr>
          <w:p w14:paraId="59D75F55" w14:textId="77777777" w:rsidR="00DE1FF7" w:rsidRPr="00414C19" w:rsidRDefault="00F5325D">
            <w:pPr>
              <w:pStyle w:val="Compact"/>
              <w:rPr>
                <w:lang w:val="en-GB"/>
                <w:rPrChange w:id="1248" w:author="Nils Hailer" w:date="2021-05-17T11:11:00Z">
                  <w:rPr/>
                </w:rPrChange>
              </w:rPr>
            </w:pPr>
            <w:r w:rsidRPr="00414C19">
              <w:rPr>
                <w:lang w:val="en-GB"/>
                <w:rPrChange w:id="1249" w:author="Nils Hailer" w:date="2021-05-17T11:11:00Z">
                  <w:rPr/>
                </w:rPrChange>
              </w:rPr>
              <w:t>NFS09, NFS19, NFS29, NFS39, NFS49, NFS59, NFS99, NFW59, NFW69</w:t>
            </w:r>
          </w:p>
        </w:tc>
      </w:tr>
    </w:tbl>
    <w:p w14:paraId="2DAF259A" w14:textId="77777777" w:rsidR="00DE1FF7" w:rsidRPr="00414C19" w:rsidRDefault="00F5325D">
      <w:pPr>
        <w:pStyle w:val="Rubrik5"/>
        <w:rPr>
          <w:lang w:val="en-GB"/>
          <w:rPrChange w:id="1250" w:author="Nils Hailer" w:date="2021-05-17T11:11:00Z">
            <w:rPr/>
          </w:rPrChange>
        </w:rPr>
      </w:pPr>
      <w:bookmarkStart w:id="1251" w:name="page-break-10"/>
      <w:bookmarkEnd w:id="1234"/>
      <w:r w:rsidRPr="00414C19">
        <w:rPr>
          <w:lang w:val="en-GB"/>
          <w:rPrChange w:id="1252" w:author="Nils Hailer" w:date="2021-05-17T11:11:00Z">
            <w:rPr/>
          </w:rPrChange>
        </w:rPr>
        <w:lastRenderedPageBreak/>
        <w:t>PAGE BREAK</w:t>
      </w:r>
    </w:p>
    <w:p w14:paraId="33424981" w14:textId="77777777" w:rsidR="00DE1FF7" w:rsidRPr="00414C19" w:rsidRDefault="00F5325D">
      <w:pPr>
        <w:pStyle w:val="TableCaption"/>
        <w:rPr>
          <w:lang w:val="en-GB"/>
          <w:rPrChange w:id="1253" w:author="Nils Hailer" w:date="2021-05-17T11:11:00Z">
            <w:rPr/>
          </w:rPrChange>
        </w:rPr>
      </w:pPr>
      <w:r w:rsidRPr="00414C19">
        <w:rPr>
          <w:lang w:val="en-GB"/>
          <w:rPrChange w:id="1254" w:author="Nils Hailer" w:date="2021-05-17T11:11:00Z">
            <w:rPr/>
          </w:rPrChange>
        </w:rPr>
        <w:t xml:space="preserve">Table 3: Patient characteristics in the model derivation cohort. Educational levels were classified as low (up to 9 years), middle (10-12 years) and high (at least 12 years). BMI = Body mass index. ASA class = American Society for </w:t>
      </w:r>
      <w:proofErr w:type="spellStart"/>
      <w:r w:rsidRPr="00414C19">
        <w:rPr>
          <w:lang w:val="en-GB"/>
          <w:rPrChange w:id="1255" w:author="Nils Hailer" w:date="2021-05-17T11:11:00Z">
            <w:rPr/>
          </w:rPrChange>
        </w:rPr>
        <w:t>Anesthesiologists</w:t>
      </w:r>
      <w:proofErr w:type="spellEnd"/>
      <w:r w:rsidRPr="00414C19">
        <w:rPr>
          <w:lang w:val="en-GB"/>
          <w:rPrChange w:id="1256" w:author="Nils Hailer" w:date="2021-05-17T11:11:00Z">
            <w:rPr/>
          </w:rPrChange>
        </w:rPr>
        <w:t xml:space="preserve"> classification. CNS = central nervous system.</w:t>
      </w:r>
    </w:p>
    <w:tbl>
      <w:tblPr>
        <w:tblStyle w:val="Table"/>
        <w:tblW w:w="4596" w:type="pct"/>
        <w:tblLook w:val="0020" w:firstRow="1" w:lastRow="0" w:firstColumn="0" w:lastColumn="0" w:noHBand="0" w:noVBand="0"/>
        <w:tblCaption w:val="Table 3: Patient characteristics in the model derivation cohort. Educational levels were classified as low (up to 9 years), middle (10-12 years) and high (at least 12 years). BMI = Body mass index. ASA class = American Society for Anesthesiologists classification. CNS = central nervous system."/>
      </w:tblPr>
      <w:tblGrid>
        <w:gridCol w:w="1286"/>
        <w:gridCol w:w="1992"/>
        <w:gridCol w:w="878"/>
        <w:gridCol w:w="944"/>
        <w:gridCol w:w="944"/>
        <w:gridCol w:w="780"/>
        <w:gridCol w:w="911"/>
        <w:gridCol w:w="911"/>
      </w:tblGrid>
      <w:tr w:rsidR="00DE1FF7" w:rsidRPr="00414C19" w14:paraId="405A1DCE" w14:textId="77777777" w:rsidTr="00E76AA7">
        <w:tc>
          <w:tcPr>
            <w:tcW w:w="743" w:type="pct"/>
            <w:tcBorders>
              <w:bottom w:val="single" w:sz="0" w:space="0" w:color="auto"/>
            </w:tcBorders>
            <w:vAlign w:val="bottom"/>
          </w:tcPr>
          <w:p w14:paraId="110ABB6C" w14:textId="77777777" w:rsidR="00DE1FF7" w:rsidRPr="00414C19" w:rsidRDefault="00F5325D">
            <w:pPr>
              <w:pStyle w:val="Compact"/>
              <w:rPr>
                <w:sz w:val="12"/>
                <w:szCs w:val="16"/>
                <w:lang w:val="en-GB"/>
                <w:rPrChange w:id="1257" w:author="Nils Hailer" w:date="2021-05-17T11:11:00Z">
                  <w:rPr>
                    <w:sz w:val="12"/>
                    <w:szCs w:val="16"/>
                  </w:rPr>
                </w:rPrChange>
              </w:rPr>
            </w:pPr>
            <w:r w:rsidRPr="00414C19">
              <w:rPr>
                <w:sz w:val="12"/>
                <w:szCs w:val="16"/>
                <w:lang w:val="en-GB"/>
                <w:rPrChange w:id="1258" w:author="Nils Hailer" w:date="2021-05-17T11:11:00Z">
                  <w:rPr>
                    <w:sz w:val="12"/>
                    <w:szCs w:val="16"/>
                  </w:rPr>
                </w:rPrChange>
              </w:rPr>
              <w:t>what</w:t>
            </w:r>
          </w:p>
        </w:tc>
        <w:tc>
          <w:tcPr>
            <w:tcW w:w="1152" w:type="pct"/>
            <w:tcBorders>
              <w:bottom w:val="single" w:sz="0" w:space="0" w:color="auto"/>
            </w:tcBorders>
            <w:vAlign w:val="bottom"/>
          </w:tcPr>
          <w:p w14:paraId="63C4E4BD" w14:textId="77777777" w:rsidR="00DE1FF7" w:rsidRPr="00414C19" w:rsidRDefault="00F5325D">
            <w:pPr>
              <w:pStyle w:val="Compact"/>
              <w:rPr>
                <w:sz w:val="12"/>
                <w:szCs w:val="16"/>
                <w:lang w:val="en-GB"/>
                <w:rPrChange w:id="1259" w:author="Nils Hailer" w:date="2021-05-17T11:11:00Z">
                  <w:rPr>
                    <w:sz w:val="12"/>
                    <w:szCs w:val="16"/>
                  </w:rPr>
                </w:rPrChange>
              </w:rPr>
            </w:pPr>
            <w:r w:rsidRPr="00414C19">
              <w:rPr>
                <w:sz w:val="12"/>
                <w:szCs w:val="16"/>
                <w:lang w:val="en-GB"/>
                <w:rPrChange w:id="1260" w:author="Nils Hailer" w:date="2021-05-17T11:11:00Z">
                  <w:rPr>
                    <w:sz w:val="12"/>
                    <w:szCs w:val="16"/>
                  </w:rPr>
                </w:rPrChange>
              </w:rPr>
              <w:t>level</w:t>
            </w:r>
          </w:p>
        </w:tc>
        <w:tc>
          <w:tcPr>
            <w:tcW w:w="0" w:type="auto"/>
            <w:tcBorders>
              <w:bottom w:val="single" w:sz="0" w:space="0" w:color="auto"/>
            </w:tcBorders>
            <w:vAlign w:val="bottom"/>
          </w:tcPr>
          <w:p w14:paraId="138823F1" w14:textId="77777777" w:rsidR="00DE1FF7" w:rsidRPr="00414C19" w:rsidRDefault="00F5325D">
            <w:pPr>
              <w:pStyle w:val="Compact"/>
              <w:rPr>
                <w:sz w:val="12"/>
                <w:szCs w:val="16"/>
                <w:lang w:val="en-GB"/>
                <w:rPrChange w:id="1261" w:author="Nils Hailer" w:date="2021-05-17T11:11:00Z">
                  <w:rPr>
                    <w:sz w:val="12"/>
                    <w:szCs w:val="16"/>
                  </w:rPr>
                </w:rPrChange>
              </w:rPr>
            </w:pPr>
            <w:r w:rsidRPr="00414C19">
              <w:rPr>
                <w:sz w:val="12"/>
                <w:szCs w:val="16"/>
                <w:lang w:val="en-GB"/>
                <w:rPrChange w:id="1262" w:author="Nils Hailer" w:date="2021-05-17T11:11:00Z">
                  <w:rPr>
                    <w:sz w:val="12"/>
                    <w:szCs w:val="16"/>
                  </w:rPr>
                </w:rPrChange>
              </w:rPr>
              <w:t>SE PJI</w:t>
            </w:r>
          </w:p>
        </w:tc>
        <w:tc>
          <w:tcPr>
            <w:tcW w:w="0" w:type="auto"/>
            <w:tcBorders>
              <w:bottom w:val="single" w:sz="0" w:space="0" w:color="auto"/>
            </w:tcBorders>
            <w:vAlign w:val="bottom"/>
          </w:tcPr>
          <w:p w14:paraId="68D7A300" w14:textId="77777777" w:rsidR="00DE1FF7" w:rsidRPr="00414C19" w:rsidRDefault="00F5325D">
            <w:pPr>
              <w:pStyle w:val="Compact"/>
              <w:rPr>
                <w:sz w:val="12"/>
                <w:szCs w:val="16"/>
                <w:lang w:val="en-GB"/>
                <w:rPrChange w:id="1263" w:author="Nils Hailer" w:date="2021-05-17T11:11:00Z">
                  <w:rPr>
                    <w:sz w:val="12"/>
                    <w:szCs w:val="16"/>
                  </w:rPr>
                </w:rPrChange>
              </w:rPr>
            </w:pPr>
            <w:r w:rsidRPr="00414C19">
              <w:rPr>
                <w:sz w:val="12"/>
                <w:szCs w:val="16"/>
                <w:lang w:val="en-GB"/>
                <w:rPrChange w:id="1264" w:author="Nils Hailer" w:date="2021-05-17T11:11:00Z">
                  <w:rPr>
                    <w:sz w:val="12"/>
                    <w:szCs w:val="16"/>
                  </w:rPr>
                </w:rPrChange>
              </w:rPr>
              <w:t>SE No PJI</w:t>
            </w:r>
          </w:p>
        </w:tc>
        <w:tc>
          <w:tcPr>
            <w:tcW w:w="0" w:type="auto"/>
            <w:tcBorders>
              <w:bottom w:val="single" w:sz="0" w:space="0" w:color="auto"/>
            </w:tcBorders>
            <w:vAlign w:val="bottom"/>
          </w:tcPr>
          <w:p w14:paraId="339517A9" w14:textId="77777777" w:rsidR="00DE1FF7" w:rsidRPr="00414C19" w:rsidRDefault="00F5325D">
            <w:pPr>
              <w:pStyle w:val="Compact"/>
              <w:rPr>
                <w:sz w:val="12"/>
                <w:szCs w:val="16"/>
                <w:lang w:val="en-GB"/>
                <w:rPrChange w:id="1265" w:author="Nils Hailer" w:date="2021-05-17T11:11:00Z">
                  <w:rPr>
                    <w:sz w:val="12"/>
                    <w:szCs w:val="16"/>
                  </w:rPr>
                </w:rPrChange>
              </w:rPr>
            </w:pPr>
            <w:r w:rsidRPr="00414C19">
              <w:rPr>
                <w:sz w:val="12"/>
                <w:szCs w:val="16"/>
                <w:lang w:val="en-GB"/>
                <w:rPrChange w:id="1266" w:author="Nils Hailer" w:date="2021-05-17T11:11:00Z">
                  <w:rPr>
                    <w:sz w:val="12"/>
                    <w:szCs w:val="16"/>
                  </w:rPr>
                </w:rPrChange>
              </w:rPr>
              <w:t>SE Total</w:t>
            </w:r>
          </w:p>
        </w:tc>
        <w:tc>
          <w:tcPr>
            <w:tcW w:w="0" w:type="auto"/>
            <w:tcBorders>
              <w:bottom w:val="single" w:sz="0" w:space="0" w:color="auto"/>
            </w:tcBorders>
            <w:vAlign w:val="bottom"/>
          </w:tcPr>
          <w:p w14:paraId="79B96E01" w14:textId="77777777" w:rsidR="00DE1FF7" w:rsidRPr="00414C19" w:rsidRDefault="00F5325D">
            <w:pPr>
              <w:pStyle w:val="Compact"/>
              <w:rPr>
                <w:sz w:val="12"/>
                <w:szCs w:val="16"/>
                <w:lang w:val="en-GB"/>
                <w:rPrChange w:id="1267" w:author="Nils Hailer" w:date="2021-05-17T11:11:00Z">
                  <w:rPr>
                    <w:sz w:val="12"/>
                    <w:szCs w:val="16"/>
                  </w:rPr>
                </w:rPrChange>
              </w:rPr>
            </w:pPr>
            <w:r w:rsidRPr="00414C19">
              <w:rPr>
                <w:sz w:val="12"/>
                <w:szCs w:val="16"/>
                <w:lang w:val="en-GB"/>
                <w:rPrChange w:id="1268" w:author="Nils Hailer" w:date="2021-05-17T11:11:00Z">
                  <w:rPr>
                    <w:sz w:val="12"/>
                    <w:szCs w:val="16"/>
                  </w:rPr>
                </w:rPrChange>
              </w:rPr>
              <w:t>DK PJI</w:t>
            </w:r>
          </w:p>
        </w:tc>
        <w:tc>
          <w:tcPr>
            <w:tcW w:w="0" w:type="auto"/>
            <w:tcBorders>
              <w:bottom w:val="single" w:sz="0" w:space="0" w:color="auto"/>
            </w:tcBorders>
            <w:vAlign w:val="bottom"/>
          </w:tcPr>
          <w:p w14:paraId="59BE24BB" w14:textId="77777777" w:rsidR="00DE1FF7" w:rsidRPr="00414C19" w:rsidRDefault="00F5325D">
            <w:pPr>
              <w:pStyle w:val="Compact"/>
              <w:rPr>
                <w:sz w:val="12"/>
                <w:szCs w:val="16"/>
                <w:lang w:val="en-GB"/>
                <w:rPrChange w:id="1269" w:author="Nils Hailer" w:date="2021-05-17T11:11:00Z">
                  <w:rPr>
                    <w:sz w:val="12"/>
                    <w:szCs w:val="16"/>
                  </w:rPr>
                </w:rPrChange>
              </w:rPr>
            </w:pPr>
            <w:r w:rsidRPr="00414C19">
              <w:rPr>
                <w:sz w:val="12"/>
                <w:szCs w:val="16"/>
                <w:lang w:val="en-GB"/>
                <w:rPrChange w:id="1270" w:author="Nils Hailer" w:date="2021-05-17T11:11:00Z">
                  <w:rPr>
                    <w:sz w:val="12"/>
                    <w:szCs w:val="16"/>
                  </w:rPr>
                </w:rPrChange>
              </w:rPr>
              <w:t>DK No PJI</w:t>
            </w:r>
          </w:p>
        </w:tc>
        <w:tc>
          <w:tcPr>
            <w:tcW w:w="0" w:type="auto"/>
            <w:tcBorders>
              <w:bottom w:val="single" w:sz="0" w:space="0" w:color="auto"/>
            </w:tcBorders>
            <w:vAlign w:val="bottom"/>
          </w:tcPr>
          <w:p w14:paraId="6E940A40" w14:textId="77777777" w:rsidR="00DE1FF7" w:rsidRPr="00414C19" w:rsidRDefault="00F5325D">
            <w:pPr>
              <w:pStyle w:val="Compact"/>
              <w:rPr>
                <w:sz w:val="12"/>
                <w:szCs w:val="16"/>
                <w:lang w:val="en-GB"/>
                <w:rPrChange w:id="1271" w:author="Nils Hailer" w:date="2021-05-17T11:11:00Z">
                  <w:rPr>
                    <w:sz w:val="12"/>
                    <w:szCs w:val="16"/>
                  </w:rPr>
                </w:rPrChange>
              </w:rPr>
            </w:pPr>
            <w:r w:rsidRPr="00414C19">
              <w:rPr>
                <w:sz w:val="12"/>
                <w:szCs w:val="16"/>
                <w:lang w:val="en-GB"/>
                <w:rPrChange w:id="1272" w:author="Nils Hailer" w:date="2021-05-17T11:11:00Z">
                  <w:rPr>
                    <w:sz w:val="12"/>
                    <w:szCs w:val="16"/>
                  </w:rPr>
                </w:rPrChange>
              </w:rPr>
              <w:t>DK Total</w:t>
            </w:r>
          </w:p>
        </w:tc>
      </w:tr>
      <w:tr w:rsidR="00DE1FF7" w:rsidRPr="00414C19" w14:paraId="102D527D" w14:textId="77777777" w:rsidTr="00E76AA7">
        <w:tc>
          <w:tcPr>
            <w:tcW w:w="743" w:type="pct"/>
          </w:tcPr>
          <w:p w14:paraId="5C3638AF" w14:textId="77777777" w:rsidR="00DE1FF7" w:rsidRPr="00414C19" w:rsidRDefault="00F5325D">
            <w:pPr>
              <w:pStyle w:val="Compact"/>
              <w:rPr>
                <w:sz w:val="12"/>
                <w:szCs w:val="16"/>
                <w:lang w:val="en-GB"/>
                <w:rPrChange w:id="1273" w:author="Nils Hailer" w:date="2021-05-17T11:11:00Z">
                  <w:rPr>
                    <w:sz w:val="12"/>
                    <w:szCs w:val="16"/>
                  </w:rPr>
                </w:rPrChange>
              </w:rPr>
            </w:pPr>
            <w:r w:rsidRPr="00414C19">
              <w:rPr>
                <w:sz w:val="12"/>
                <w:szCs w:val="16"/>
                <w:lang w:val="en-GB"/>
                <w:rPrChange w:id="1274" w:author="Nils Hailer" w:date="2021-05-17T11:11:00Z">
                  <w:rPr>
                    <w:sz w:val="12"/>
                    <w:szCs w:val="16"/>
                  </w:rPr>
                </w:rPrChange>
              </w:rPr>
              <w:t>Total</w:t>
            </w:r>
          </w:p>
        </w:tc>
        <w:tc>
          <w:tcPr>
            <w:tcW w:w="1152" w:type="pct"/>
          </w:tcPr>
          <w:p w14:paraId="27296B0A" w14:textId="77777777" w:rsidR="00DE1FF7" w:rsidRPr="00414C19" w:rsidRDefault="00DE1FF7">
            <w:pPr>
              <w:rPr>
                <w:sz w:val="12"/>
                <w:szCs w:val="16"/>
                <w:lang w:val="en-GB"/>
                <w:rPrChange w:id="1275" w:author="Nils Hailer" w:date="2021-05-17T11:11:00Z">
                  <w:rPr>
                    <w:sz w:val="12"/>
                    <w:szCs w:val="16"/>
                  </w:rPr>
                </w:rPrChange>
              </w:rPr>
            </w:pPr>
          </w:p>
        </w:tc>
        <w:tc>
          <w:tcPr>
            <w:tcW w:w="0" w:type="auto"/>
          </w:tcPr>
          <w:p w14:paraId="7AFC33D3" w14:textId="77777777" w:rsidR="00DE1FF7" w:rsidRPr="00414C19" w:rsidRDefault="00F5325D">
            <w:pPr>
              <w:pStyle w:val="Compact"/>
              <w:rPr>
                <w:sz w:val="12"/>
                <w:szCs w:val="16"/>
                <w:lang w:val="en-GB"/>
                <w:rPrChange w:id="1276" w:author="Nils Hailer" w:date="2021-05-17T11:11:00Z">
                  <w:rPr>
                    <w:sz w:val="12"/>
                    <w:szCs w:val="16"/>
                  </w:rPr>
                </w:rPrChange>
              </w:rPr>
            </w:pPr>
            <w:r w:rsidRPr="00414C19">
              <w:rPr>
                <w:sz w:val="12"/>
                <w:szCs w:val="16"/>
                <w:lang w:val="en-GB"/>
                <w:rPrChange w:id="1277" w:author="Nils Hailer" w:date="2021-05-17T11:11:00Z">
                  <w:rPr>
                    <w:sz w:val="12"/>
                    <w:szCs w:val="16"/>
                  </w:rPr>
                </w:rPrChange>
              </w:rPr>
              <w:t>2173</w:t>
            </w:r>
          </w:p>
        </w:tc>
        <w:tc>
          <w:tcPr>
            <w:tcW w:w="0" w:type="auto"/>
          </w:tcPr>
          <w:p w14:paraId="385D13A6" w14:textId="77777777" w:rsidR="00DE1FF7" w:rsidRPr="00414C19" w:rsidRDefault="00F5325D">
            <w:pPr>
              <w:pStyle w:val="Compact"/>
              <w:rPr>
                <w:sz w:val="12"/>
                <w:szCs w:val="16"/>
                <w:lang w:val="en-GB"/>
                <w:rPrChange w:id="1278" w:author="Nils Hailer" w:date="2021-05-17T11:11:00Z">
                  <w:rPr>
                    <w:sz w:val="12"/>
                    <w:szCs w:val="16"/>
                  </w:rPr>
                </w:rPrChange>
              </w:rPr>
            </w:pPr>
            <w:r w:rsidRPr="00414C19">
              <w:rPr>
                <w:sz w:val="12"/>
                <w:szCs w:val="16"/>
                <w:lang w:val="en-GB"/>
                <w:rPrChange w:id="1279" w:author="Nils Hailer" w:date="2021-05-17T11:11:00Z">
                  <w:rPr>
                    <w:sz w:val="12"/>
                    <w:szCs w:val="16"/>
                  </w:rPr>
                </w:rPrChange>
              </w:rPr>
              <w:t>86657</w:t>
            </w:r>
          </w:p>
        </w:tc>
        <w:tc>
          <w:tcPr>
            <w:tcW w:w="0" w:type="auto"/>
          </w:tcPr>
          <w:p w14:paraId="65C793A8" w14:textId="77777777" w:rsidR="00DE1FF7" w:rsidRPr="00414C19" w:rsidRDefault="00F5325D">
            <w:pPr>
              <w:pStyle w:val="Compact"/>
              <w:rPr>
                <w:sz w:val="12"/>
                <w:szCs w:val="16"/>
                <w:lang w:val="en-GB"/>
                <w:rPrChange w:id="1280" w:author="Nils Hailer" w:date="2021-05-17T11:11:00Z">
                  <w:rPr>
                    <w:sz w:val="12"/>
                    <w:szCs w:val="16"/>
                  </w:rPr>
                </w:rPrChange>
              </w:rPr>
            </w:pPr>
            <w:r w:rsidRPr="00414C19">
              <w:rPr>
                <w:sz w:val="12"/>
                <w:szCs w:val="16"/>
                <w:lang w:val="en-GB"/>
                <w:rPrChange w:id="1281" w:author="Nils Hailer" w:date="2021-05-17T11:11:00Z">
                  <w:rPr>
                    <w:sz w:val="12"/>
                    <w:szCs w:val="16"/>
                  </w:rPr>
                </w:rPrChange>
              </w:rPr>
              <w:t>88830</w:t>
            </w:r>
          </w:p>
        </w:tc>
        <w:tc>
          <w:tcPr>
            <w:tcW w:w="0" w:type="auto"/>
          </w:tcPr>
          <w:p w14:paraId="34787165" w14:textId="77777777" w:rsidR="00DE1FF7" w:rsidRPr="00414C19" w:rsidRDefault="00F5325D">
            <w:pPr>
              <w:pStyle w:val="Compact"/>
              <w:rPr>
                <w:sz w:val="12"/>
                <w:szCs w:val="16"/>
                <w:lang w:val="en-GB"/>
                <w:rPrChange w:id="1282" w:author="Nils Hailer" w:date="2021-05-17T11:11:00Z">
                  <w:rPr>
                    <w:sz w:val="12"/>
                    <w:szCs w:val="16"/>
                  </w:rPr>
                </w:rPrChange>
              </w:rPr>
            </w:pPr>
            <w:r w:rsidRPr="00414C19">
              <w:rPr>
                <w:sz w:val="12"/>
                <w:szCs w:val="16"/>
                <w:lang w:val="en-GB"/>
                <w:rPrChange w:id="1283" w:author="Nils Hailer" w:date="2021-05-17T11:11:00Z">
                  <w:rPr>
                    <w:sz w:val="12"/>
                    <w:szCs w:val="16"/>
                  </w:rPr>
                </w:rPrChange>
              </w:rPr>
              <w:t>410</w:t>
            </w:r>
          </w:p>
        </w:tc>
        <w:tc>
          <w:tcPr>
            <w:tcW w:w="0" w:type="auto"/>
          </w:tcPr>
          <w:p w14:paraId="0BA2EF9C" w14:textId="77777777" w:rsidR="00DE1FF7" w:rsidRPr="00414C19" w:rsidRDefault="00F5325D">
            <w:pPr>
              <w:pStyle w:val="Compact"/>
              <w:rPr>
                <w:sz w:val="12"/>
                <w:szCs w:val="16"/>
                <w:lang w:val="en-GB"/>
                <w:rPrChange w:id="1284" w:author="Nils Hailer" w:date="2021-05-17T11:11:00Z">
                  <w:rPr>
                    <w:sz w:val="12"/>
                    <w:szCs w:val="16"/>
                  </w:rPr>
                </w:rPrChange>
              </w:rPr>
            </w:pPr>
            <w:r w:rsidRPr="00414C19">
              <w:rPr>
                <w:sz w:val="12"/>
                <w:szCs w:val="16"/>
                <w:lang w:val="en-GB"/>
                <w:rPrChange w:id="1285" w:author="Nils Hailer" w:date="2021-05-17T11:11:00Z">
                  <w:rPr>
                    <w:sz w:val="12"/>
                    <w:szCs w:val="16"/>
                  </w:rPr>
                </w:rPrChange>
              </w:rPr>
              <w:t>18444</w:t>
            </w:r>
          </w:p>
        </w:tc>
        <w:tc>
          <w:tcPr>
            <w:tcW w:w="0" w:type="auto"/>
          </w:tcPr>
          <w:p w14:paraId="04CEE4D4" w14:textId="77777777" w:rsidR="00DE1FF7" w:rsidRPr="00414C19" w:rsidRDefault="00F5325D">
            <w:pPr>
              <w:pStyle w:val="Compact"/>
              <w:rPr>
                <w:sz w:val="12"/>
                <w:szCs w:val="16"/>
                <w:lang w:val="en-GB"/>
                <w:rPrChange w:id="1286" w:author="Nils Hailer" w:date="2021-05-17T11:11:00Z">
                  <w:rPr>
                    <w:sz w:val="12"/>
                    <w:szCs w:val="16"/>
                  </w:rPr>
                </w:rPrChange>
              </w:rPr>
            </w:pPr>
            <w:r w:rsidRPr="00414C19">
              <w:rPr>
                <w:sz w:val="12"/>
                <w:szCs w:val="16"/>
                <w:lang w:val="en-GB"/>
                <w:rPrChange w:id="1287" w:author="Nils Hailer" w:date="2021-05-17T11:11:00Z">
                  <w:rPr>
                    <w:sz w:val="12"/>
                    <w:szCs w:val="16"/>
                  </w:rPr>
                </w:rPrChange>
              </w:rPr>
              <w:t>18854</w:t>
            </w:r>
          </w:p>
        </w:tc>
      </w:tr>
      <w:tr w:rsidR="00DE1FF7" w:rsidRPr="00414C19" w14:paraId="6441643B" w14:textId="77777777" w:rsidTr="00E76AA7">
        <w:tc>
          <w:tcPr>
            <w:tcW w:w="743" w:type="pct"/>
          </w:tcPr>
          <w:p w14:paraId="35C2451A" w14:textId="77777777" w:rsidR="00DE1FF7" w:rsidRPr="00414C19" w:rsidRDefault="00F5325D">
            <w:pPr>
              <w:pStyle w:val="Compact"/>
              <w:rPr>
                <w:sz w:val="12"/>
                <w:szCs w:val="16"/>
                <w:lang w:val="en-GB"/>
                <w:rPrChange w:id="1288" w:author="Nils Hailer" w:date="2021-05-17T11:11:00Z">
                  <w:rPr>
                    <w:sz w:val="12"/>
                    <w:szCs w:val="16"/>
                  </w:rPr>
                </w:rPrChange>
              </w:rPr>
            </w:pPr>
            <w:r w:rsidRPr="00414C19">
              <w:rPr>
                <w:sz w:val="12"/>
                <w:szCs w:val="16"/>
                <w:lang w:val="en-GB"/>
                <w:rPrChange w:id="1289" w:author="Nils Hailer" w:date="2021-05-17T11:11:00Z">
                  <w:rPr>
                    <w:sz w:val="12"/>
                    <w:szCs w:val="16"/>
                  </w:rPr>
                </w:rPrChange>
              </w:rPr>
              <w:t>Age</w:t>
            </w:r>
          </w:p>
        </w:tc>
        <w:tc>
          <w:tcPr>
            <w:tcW w:w="1152" w:type="pct"/>
          </w:tcPr>
          <w:p w14:paraId="78E1B90E" w14:textId="77777777" w:rsidR="00DE1FF7" w:rsidRPr="00414C19" w:rsidRDefault="00F5325D">
            <w:pPr>
              <w:pStyle w:val="Compact"/>
              <w:rPr>
                <w:sz w:val="12"/>
                <w:szCs w:val="16"/>
                <w:lang w:val="en-GB"/>
                <w:rPrChange w:id="1290" w:author="Nils Hailer" w:date="2021-05-17T11:11:00Z">
                  <w:rPr>
                    <w:sz w:val="12"/>
                    <w:szCs w:val="16"/>
                  </w:rPr>
                </w:rPrChange>
              </w:rPr>
            </w:pPr>
            <w:r w:rsidRPr="00414C19">
              <w:rPr>
                <w:sz w:val="12"/>
                <w:szCs w:val="16"/>
                <w:lang w:val="en-GB"/>
                <w:rPrChange w:id="1291" w:author="Nils Hailer" w:date="2021-05-17T11:11:00Z">
                  <w:rPr>
                    <w:sz w:val="12"/>
                    <w:szCs w:val="16"/>
                  </w:rPr>
                </w:rPrChange>
              </w:rPr>
              <w:t>&lt;50</w:t>
            </w:r>
          </w:p>
        </w:tc>
        <w:tc>
          <w:tcPr>
            <w:tcW w:w="0" w:type="auto"/>
          </w:tcPr>
          <w:p w14:paraId="06853A49" w14:textId="77777777" w:rsidR="00DE1FF7" w:rsidRPr="00414C19" w:rsidRDefault="00F5325D">
            <w:pPr>
              <w:pStyle w:val="Compact"/>
              <w:rPr>
                <w:sz w:val="12"/>
                <w:szCs w:val="16"/>
                <w:lang w:val="en-GB"/>
                <w:rPrChange w:id="1292" w:author="Nils Hailer" w:date="2021-05-17T11:11:00Z">
                  <w:rPr>
                    <w:sz w:val="12"/>
                    <w:szCs w:val="16"/>
                  </w:rPr>
                </w:rPrChange>
              </w:rPr>
            </w:pPr>
            <w:r w:rsidRPr="00414C19">
              <w:rPr>
                <w:sz w:val="12"/>
                <w:szCs w:val="16"/>
                <w:lang w:val="en-GB"/>
                <w:rPrChange w:id="1293" w:author="Nils Hailer" w:date="2021-05-17T11:11:00Z">
                  <w:rPr>
                    <w:sz w:val="12"/>
                    <w:szCs w:val="16"/>
                  </w:rPr>
                </w:rPrChange>
              </w:rPr>
              <w:t xml:space="preserve">104 </w:t>
            </w:r>
            <w:proofErr w:type="gramStart"/>
            <w:r w:rsidRPr="00414C19">
              <w:rPr>
                <w:sz w:val="12"/>
                <w:szCs w:val="16"/>
                <w:lang w:val="en-GB"/>
                <w:rPrChange w:id="1294" w:author="Nils Hailer" w:date="2021-05-17T11:11:00Z">
                  <w:rPr>
                    <w:sz w:val="12"/>
                    <w:szCs w:val="16"/>
                  </w:rPr>
                </w:rPrChange>
              </w:rPr>
              <w:t>( 4.8</w:t>
            </w:r>
            <w:proofErr w:type="gramEnd"/>
            <w:r w:rsidRPr="00414C19">
              <w:rPr>
                <w:sz w:val="12"/>
                <w:szCs w:val="16"/>
                <w:lang w:val="en-GB"/>
                <w:rPrChange w:id="1295" w:author="Nils Hailer" w:date="2021-05-17T11:11:00Z">
                  <w:rPr>
                    <w:sz w:val="12"/>
                    <w:szCs w:val="16"/>
                  </w:rPr>
                </w:rPrChange>
              </w:rPr>
              <w:t>)</w:t>
            </w:r>
          </w:p>
        </w:tc>
        <w:tc>
          <w:tcPr>
            <w:tcW w:w="0" w:type="auto"/>
          </w:tcPr>
          <w:p w14:paraId="4019C116" w14:textId="77777777" w:rsidR="00DE1FF7" w:rsidRPr="00414C19" w:rsidRDefault="00F5325D">
            <w:pPr>
              <w:pStyle w:val="Compact"/>
              <w:rPr>
                <w:sz w:val="12"/>
                <w:szCs w:val="16"/>
                <w:lang w:val="en-GB"/>
                <w:rPrChange w:id="1296" w:author="Nils Hailer" w:date="2021-05-17T11:11:00Z">
                  <w:rPr>
                    <w:sz w:val="12"/>
                    <w:szCs w:val="16"/>
                  </w:rPr>
                </w:rPrChange>
              </w:rPr>
            </w:pPr>
            <w:r w:rsidRPr="00414C19">
              <w:rPr>
                <w:sz w:val="12"/>
                <w:szCs w:val="16"/>
                <w:lang w:val="en-GB"/>
                <w:rPrChange w:id="1297" w:author="Nils Hailer" w:date="2021-05-17T11:11:00Z">
                  <w:rPr>
                    <w:sz w:val="12"/>
                    <w:szCs w:val="16"/>
                  </w:rPr>
                </w:rPrChange>
              </w:rPr>
              <w:t xml:space="preserve">4541 </w:t>
            </w:r>
            <w:proofErr w:type="gramStart"/>
            <w:r w:rsidRPr="00414C19">
              <w:rPr>
                <w:sz w:val="12"/>
                <w:szCs w:val="16"/>
                <w:lang w:val="en-GB"/>
                <w:rPrChange w:id="1298" w:author="Nils Hailer" w:date="2021-05-17T11:11:00Z">
                  <w:rPr>
                    <w:sz w:val="12"/>
                    <w:szCs w:val="16"/>
                  </w:rPr>
                </w:rPrChange>
              </w:rPr>
              <w:t>( 5.2</w:t>
            </w:r>
            <w:proofErr w:type="gramEnd"/>
            <w:r w:rsidRPr="00414C19">
              <w:rPr>
                <w:sz w:val="12"/>
                <w:szCs w:val="16"/>
                <w:lang w:val="en-GB"/>
                <w:rPrChange w:id="1299" w:author="Nils Hailer" w:date="2021-05-17T11:11:00Z">
                  <w:rPr>
                    <w:sz w:val="12"/>
                    <w:szCs w:val="16"/>
                  </w:rPr>
                </w:rPrChange>
              </w:rPr>
              <w:t>)</w:t>
            </w:r>
          </w:p>
        </w:tc>
        <w:tc>
          <w:tcPr>
            <w:tcW w:w="0" w:type="auto"/>
          </w:tcPr>
          <w:p w14:paraId="3711362B" w14:textId="77777777" w:rsidR="00DE1FF7" w:rsidRPr="00414C19" w:rsidRDefault="00F5325D">
            <w:pPr>
              <w:pStyle w:val="Compact"/>
              <w:rPr>
                <w:sz w:val="12"/>
                <w:szCs w:val="16"/>
                <w:lang w:val="en-GB"/>
                <w:rPrChange w:id="1300" w:author="Nils Hailer" w:date="2021-05-17T11:11:00Z">
                  <w:rPr>
                    <w:sz w:val="12"/>
                    <w:szCs w:val="16"/>
                  </w:rPr>
                </w:rPrChange>
              </w:rPr>
            </w:pPr>
            <w:r w:rsidRPr="00414C19">
              <w:rPr>
                <w:sz w:val="12"/>
                <w:szCs w:val="16"/>
                <w:lang w:val="en-GB"/>
                <w:rPrChange w:id="1301" w:author="Nils Hailer" w:date="2021-05-17T11:11:00Z">
                  <w:rPr>
                    <w:sz w:val="12"/>
                    <w:szCs w:val="16"/>
                  </w:rPr>
                </w:rPrChange>
              </w:rPr>
              <w:t xml:space="preserve">4645 </w:t>
            </w:r>
            <w:proofErr w:type="gramStart"/>
            <w:r w:rsidRPr="00414C19">
              <w:rPr>
                <w:sz w:val="12"/>
                <w:szCs w:val="16"/>
                <w:lang w:val="en-GB"/>
                <w:rPrChange w:id="1302" w:author="Nils Hailer" w:date="2021-05-17T11:11:00Z">
                  <w:rPr>
                    <w:sz w:val="12"/>
                    <w:szCs w:val="16"/>
                  </w:rPr>
                </w:rPrChange>
              </w:rPr>
              <w:t>( 5.2</w:t>
            </w:r>
            <w:proofErr w:type="gramEnd"/>
            <w:r w:rsidRPr="00414C19">
              <w:rPr>
                <w:sz w:val="12"/>
                <w:szCs w:val="16"/>
                <w:lang w:val="en-GB"/>
                <w:rPrChange w:id="1303" w:author="Nils Hailer" w:date="2021-05-17T11:11:00Z">
                  <w:rPr>
                    <w:sz w:val="12"/>
                    <w:szCs w:val="16"/>
                  </w:rPr>
                </w:rPrChange>
              </w:rPr>
              <w:t>)</w:t>
            </w:r>
          </w:p>
        </w:tc>
        <w:tc>
          <w:tcPr>
            <w:tcW w:w="0" w:type="auto"/>
          </w:tcPr>
          <w:p w14:paraId="2A57ECE9" w14:textId="77777777" w:rsidR="00DE1FF7" w:rsidRPr="00414C19" w:rsidRDefault="00F5325D">
            <w:pPr>
              <w:pStyle w:val="Compact"/>
              <w:rPr>
                <w:sz w:val="12"/>
                <w:szCs w:val="16"/>
                <w:lang w:val="en-GB"/>
                <w:rPrChange w:id="1304" w:author="Nils Hailer" w:date="2021-05-17T11:11:00Z">
                  <w:rPr>
                    <w:sz w:val="12"/>
                    <w:szCs w:val="16"/>
                  </w:rPr>
                </w:rPrChange>
              </w:rPr>
            </w:pPr>
            <w:r w:rsidRPr="00414C19">
              <w:rPr>
                <w:sz w:val="12"/>
                <w:szCs w:val="16"/>
                <w:lang w:val="en-GB"/>
                <w:rPrChange w:id="1305" w:author="Nils Hailer" w:date="2021-05-17T11:11:00Z">
                  <w:rPr>
                    <w:sz w:val="12"/>
                    <w:szCs w:val="16"/>
                  </w:rPr>
                </w:rPrChange>
              </w:rPr>
              <w:t>9 (2.2)</w:t>
            </w:r>
          </w:p>
        </w:tc>
        <w:tc>
          <w:tcPr>
            <w:tcW w:w="0" w:type="auto"/>
          </w:tcPr>
          <w:p w14:paraId="0A285F98" w14:textId="77777777" w:rsidR="00DE1FF7" w:rsidRPr="00414C19" w:rsidRDefault="00F5325D">
            <w:pPr>
              <w:pStyle w:val="Compact"/>
              <w:rPr>
                <w:sz w:val="12"/>
                <w:szCs w:val="16"/>
                <w:lang w:val="en-GB"/>
                <w:rPrChange w:id="1306" w:author="Nils Hailer" w:date="2021-05-17T11:11:00Z">
                  <w:rPr>
                    <w:sz w:val="12"/>
                    <w:szCs w:val="16"/>
                  </w:rPr>
                </w:rPrChange>
              </w:rPr>
            </w:pPr>
            <w:r w:rsidRPr="00414C19">
              <w:rPr>
                <w:sz w:val="12"/>
                <w:szCs w:val="16"/>
                <w:lang w:val="en-GB"/>
                <w:rPrChange w:id="1307" w:author="Nils Hailer" w:date="2021-05-17T11:11:00Z">
                  <w:rPr>
                    <w:sz w:val="12"/>
                    <w:szCs w:val="16"/>
                  </w:rPr>
                </w:rPrChange>
              </w:rPr>
              <w:t>871 (4.7)</w:t>
            </w:r>
          </w:p>
        </w:tc>
        <w:tc>
          <w:tcPr>
            <w:tcW w:w="0" w:type="auto"/>
          </w:tcPr>
          <w:p w14:paraId="49E7FF7E" w14:textId="77777777" w:rsidR="00DE1FF7" w:rsidRPr="00414C19" w:rsidRDefault="00F5325D">
            <w:pPr>
              <w:pStyle w:val="Compact"/>
              <w:rPr>
                <w:sz w:val="12"/>
                <w:szCs w:val="16"/>
                <w:lang w:val="en-GB"/>
                <w:rPrChange w:id="1308" w:author="Nils Hailer" w:date="2021-05-17T11:11:00Z">
                  <w:rPr>
                    <w:sz w:val="12"/>
                    <w:szCs w:val="16"/>
                  </w:rPr>
                </w:rPrChange>
              </w:rPr>
            </w:pPr>
            <w:r w:rsidRPr="00414C19">
              <w:rPr>
                <w:sz w:val="12"/>
                <w:szCs w:val="16"/>
                <w:lang w:val="en-GB"/>
                <w:rPrChange w:id="1309" w:author="Nils Hailer" w:date="2021-05-17T11:11:00Z">
                  <w:rPr>
                    <w:sz w:val="12"/>
                    <w:szCs w:val="16"/>
                  </w:rPr>
                </w:rPrChange>
              </w:rPr>
              <w:t>880 (4.7)</w:t>
            </w:r>
          </w:p>
        </w:tc>
      </w:tr>
      <w:tr w:rsidR="00DE1FF7" w:rsidRPr="00414C19" w14:paraId="6F1AA6FD" w14:textId="77777777" w:rsidTr="00E76AA7">
        <w:tc>
          <w:tcPr>
            <w:tcW w:w="743" w:type="pct"/>
          </w:tcPr>
          <w:p w14:paraId="3BAF1502" w14:textId="77777777" w:rsidR="00DE1FF7" w:rsidRPr="00414C19" w:rsidRDefault="00DE1FF7">
            <w:pPr>
              <w:rPr>
                <w:sz w:val="12"/>
                <w:szCs w:val="16"/>
                <w:lang w:val="en-GB"/>
                <w:rPrChange w:id="1310" w:author="Nils Hailer" w:date="2021-05-17T11:11:00Z">
                  <w:rPr>
                    <w:sz w:val="12"/>
                    <w:szCs w:val="16"/>
                  </w:rPr>
                </w:rPrChange>
              </w:rPr>
            </w:pPr>
          </w:p>
        </w:tc>
        <w:tc>
          <w:tcPr>
            <w:tcW w:w="1152" w:type="pct"/>
          </w:tcPr>
          <w:p w14:paraId="46C5C4F1" w14:textId="77777777" w:rsidR="00DE1FF7" w:rsidRPr="00414C19" w:rsidRDefault="00F5325D">
            <w:pPr>
              <w:pStyle w:val="Compact"/>
              <w:rPr>
                <w:sz w:val="12"/>
                <w:szCs w:val="16"/>
                <w:lang w:val="en-GB"/>
                <w:rPrChange w:id="1311" w:author="Nils Hailer" w:date="2021-05-17T11:11:00Z">
                  <w:rPr>
                    <w:sz w:val="12"/>
                    <w:szCs w:val="16"/>
                  </w:rPr>
                </w:rPrChange>
              </w:rPr>
            </w:pPr>
            <w:r w:rsidRPr="00414C19">
              <w:rPr>
                <w:sz w:val="12"/>
                <w:szCs w:val="16"/>
                <w:lang w:val="en-GB"/>
                <w:rPrChange w:id="1312" w:author="Nils Hailer" w:date="2021-05-17T11:11:00Z">
                  <w:rPr>
                    <w:sz w:val="12"/>
                    <w:szCs w:val="16"/>
                  </w:rPr>
                </w:rPrChange>
              </w:rPr>
              <w:t>50-&lt;60</w:t>
            </w:r>
          </w:p>
        </w:tc>
        <w:tc>
          <w:tcPr>
            <w:tcW w:w="0" w:type="auto"/>
          </w:tcPr>
          <w:p w14:paraId="2C213BE0" w14:textId="77777777" w:rsidR="00DE1FF7" w:rsidRPr="00414C19" w:rsidRDefault="00F5325D">
            <w:pPr>
              <w:pStyle w:val="Compact"/>
              <w:rPr>
                <w:sz w:val="12"/>
                <w:szCs w:val="16"/>
                <w:lang w:val="en-GB"/>
                <w:rPrChange w:id="1313" w:author="Nils Hailer" w:date="2021-05-17T11:11:00Z">
                  <w:rPr>
                    <w:sz w:val="12"/>
                    <w:szCs w:val="16"/>
                  </w:rPr>
                </w:rPrChange>
              </w:rPr>
            </w:pPr>
            <w:r w:rsidRPr="00414C19">
              <w:rPr>
                <w:sz w:val="12"/>
                <w:szCs w:val="16"/>
                <w:lang w:val="en-GB"/>
                <w:rPrChange w:id="1314" w:author="Nils Hailer" w:date="2021-05-17T11:11:00Z">
                  <w:rPr>
                    <w:sz w:val="12"/>
                    <w:szCs w:val="16"/>
                  </w:rPr>
                </w:rPrChange>
              </w:rPr>
              <w:t xml:space="preserve">231 </w:t>
            </w:r>
            <w:proofErr w:type="gramStart"/>
            <w:r w:rsidRPr="00414C19">
              <w:rPr>
                <w:sz w:val="12"/>
                <w:szCs w:val="16"/>
                <w:lang w:val="en-GB"/>
                <w:rPrChange w:id="1315" w:author="Nils Hailer" w:date="2021-05-17T11:11:00Z">
                  <w:rPr>
                    <w:sz w:val="12"/>
                    <w:szCs w:val="16"/>
                  </w:rPr>
                </w:rPrChange>
              </w:rPr>
              <w:t>( 10.6</w:t>
            </w:r>
            <w:proofErr w:type="gramEnd"/>
            <w:r w:rsidRPr="00414C19">
              <w:rPr>
                <w:sz w:val="12"/>
                <w:szCs w:val="16"/>
                <w:lang w:val="en-GB"/>
                <w:rPrChange w:id="1316" w:author="Nils Hailer" w:date="2021-05-17T11:11:00Z">
                  <w:rPr>
                    <w:sz w:val="12"/>
                    <w:szCs w:val="16"/>
                  </w:rPr>
                </w:rPrChange>
              </w:rPr>
              <w:t>)</w:t>
            </w:r>
          </w:p>
        </w:tc>
        <w:tc>
          <w:tcPr>
            <w:tcW w:w="0" w:type="auto"/>
          </w:tcPr>
          <w:p w14:paraId="1202D08D" w14:textId="77777777" w:rsidR="00DE1FF7" w:rsidRPr="00414C19" w:rsidRDefault="00F5325D">
            <w:pPr>
              <w:pStyle w:val="Compact"/>
              <w:rPr>
                <w:sz w:val="12"/>
                <w:szCs w:val="16"/>
                <w:lang w:val="en-GB"/>
                <w:rPrChange w:id="1317" w:author="Nils Hailer" w:date="2021-05-17T11:11:00Z">
                  <w:rPr>
                    <w:sz w:val="12"/>
                    <w:szCs w:val="16"/>
                  </w:rPr>
                </w:rPrChange>
              </w:rPr>
            </w:pPr>
            <w:r w:rsidRPr="00414C19">
              <w:rPr>
                <w:sz w:val="12"/>
                <w:szCs w:val="16"/>
                <w:lang w:val="en-GB"/>
                <w:rPrChange w:id="1318" w:author="Nils Hailer" w:date="2021-05-17T11:11:00Z">
                  <w:rPr>
                    <w:sz w:val="12"/>
                    <w:szCs w:val="16"/>
                  </w:rPr>
                </w:rPrChange>
              </w:rPr>
              <w:t xml:space="preserve">11581 </w:t>
            </w:r>
            <w:proofErr w:type="gramStart"/>
            <w:r w:rsidRPr="00414C19">
              <w:rPr>
                <w:sz w:val="12"/>
                <w:szCs w:val="16"/>
                <w:lang w:val="en-GB"/>
                <w:rPrChange w:id="1319" w:author="Nils Hailer" w:date="2021-05-17T11:11:00Z">
                  <w:rPr>
                    <w:sz w:val="12"/>
                    <w:szCs w:val="16"/>
                  </w:rPr>
                </w:rPrChange>
              </w:rPr>
              <w:t>( 13.4</w:t>
            </w:r>
            <w:proofErr w:type="gramEnd"/>
            <w:r w:rsidRPr="00414C19">
              <w:rPr>
                <w:sz w:val="12"/>
                <w:szCs w:val="16"/>
                <w:lang w:val="en-GB"/>
                <w:rPrChange w:id="1320" w:author="Nils Hailer" w:date="2021-05-17T11:11:00Z">
                  <w:rPr>
                    <w:sz w:val="12"/>
                    <w:szCs w:val="16"/>
                  </w:rPr>
                </w:rPrChange>
              </w:rPr>
              <w:t>)</w:t>
            </w:r>
          </w:p>
        </w:tc>
        <w:tc>
          <w:tcPr>
            <w:tcW w:w="0" w:type="auto"/>
          </w:tcPr>
          <w:p w14:paraId="11077257" w14:textId="77777777" w:rsidR="00DE1FF7" w:rsidRPr="00414C19" w:rsidRDefault="00F5325D">
            <w:pPr>
              <w:pStyle w:val="Compact"/>
              <w:rPr>
                <w:sz w:val="12"/>
                <w:szCs w:val="16"/>
                <w:lang w:val="en-GB"/>
                <w:rPrChange w:id="1321" w:author="Nils Hailer" w:date="2021-05-17T11:11:00Z">
                  <w:rPr>
                    <w:sz w:val="12"/>
                    <w:szCs w:val="16"/>
                  </w:rPr>
                </w:rPrChange>
              </w:rPr>
            </w:pPr>
            <w:r w:rsidRPr="00414C19">
              <w:rPr>
                <w:sz w:val="12"/>
                <w:szCs w:val="16"/>
                <w:lang w:val="en-GB"/>
                <w:rPrChange w:id="1322" w:author="Nils Hailer" w:date="2021-05-17T11:11:00Z">
                  <w:rPr>
                    <w:sz w:val="12"/>
                    <w:szCs w:val="16"/>
                  </w:rPr>
                </w:rPrChange>
              </w:rPr>
              <w:t xml:space="preserve">11812 </w:t>
            </w:r>
            <w:proofErr w:type="gramStart"/>
            <w:r w:rsidRPr="00414C19">
              <w:rPr>
                <w:sz w:val="12"/>
                <w:szCs w:val="16"/>
                <w:lang w:val="en-GB"/>
                <w:rPrChange w:id="1323" w:author="Nils Hailer" w:date="2021-05-17T11:11:00Z">
                  <w:rPr>
                    <w:sz w:val="12"/>
                    <w:szCs w:val="16"/>
                  </w:rPr>
                </w:rPrChange>
              </w:rPr>
              <w:t>( 13.3</w:t>
            </w:r>
            <w:proofErr w:type="gramEnd"/>
            <w:r w:rsidRPr="00414C19">
              <w:rPr>
                <w:sz w:val="12"/>
                <w:szCs w:val="16"/>
                <w:lang w:val="en-GB"/>
                <w:rPrChange w:id="1324" w:author="Nils Hailer" w:date="2021-05-17T11:11:00Z">
                  <w:rPr>
                    <w:sz w:val="12"/>
                    <w:szCs w:val="16"/>
                  </w:rPr>
                </w:rPrChange>
              </w:rPr>
              <w:t>)</w:t>
            </w:r>
          </w:p>
        </w:tc>
        <w:tc>
          <w:tcPr>
            <w:tcW w:w="0" w:type="auto"/>
          </w:tcPr>
          <w:p w14:paraId="65BA2129" w14:textId="77777777" w:rsidR="00DE1FF7" w:rsidRPr="00414C19" w:rsidRDefault="00F5325D">
            <w:pPr>
              <w:pStyle w:val="Compact"/>
              <w:rPr>
                <w:sz w:val="12"/>
                <w:szCs w:val="16"/>
                <w:lang w:val="en-GB"/>
                <w:rPrChange w:id="1325" w:author="Nils Hailer" w:date="2021-05-17T11:11:00Z">
                  <w:rPr>
                    <w:sz w:val="12"/>
                    <w:szCs w:val="16"/>
                  </w:rPr>
                </w:rPrChange>
              </w:rPr>
            </w:pPr>
            <w:r w:rsidRPr="00414C19">
              <w:rPr>
                <w:sz w:val="12"/>
                <w:szCs w:val="16"/>
                <w:lang w:val="en-GB"/>
                <w:rPrChange w:id="1326" w:author="Nils Hailer" w:date="2021-05-17T11:11:00Z">
                  <w:rPr>
                    <w:sz w:val="12"/>
                    <w:szCs w:val="16"/>
                  </w:rPr>
                </w:rPrChange>
              </w:rPr>
              <w:t>45 (11.0)</w:t>
            </w:r>
          </w:p>
        </w:tc>
        <w:tc>
          <w:tcPr>
            <w:tcW w:w="0" w:type="auto"/>
          </w:tcPr>
          <w:p w14:paraId="30970C85" w14:textId="77777777" w:rsidR="00DE1FF7" w:rsidRPr="00414C19" w:rsidRDefault="00F5325D">
            <w:pPr>
              <w:pStyle w:val="Compact"/>
              <w:rPr>
                <w:sz w:val="12"/>
                <w:szCs w:val="16"/>
                <w:lang w:val="en-GB"/>
                <w:rPrChange w:id="1327" w:author="Nils Hailer" w:date="2021-05-17T11:11:00Z">
                  <w:rPr>
                    <w:sz w:val="12"/>
                    <w:szCs w:val="16"/>
                  </w:rPr>
                </w:rPrChange>
              </w:rPr>
            </w:pPr>
            <w:r w:rsidRPr="00414C19">
              <w:rPr>
                <w:sz w:val="12"/>
                <w:szCs w:val="16"/>
                <w:lang w:val="en-GB"/>
                <w:rPrChange w:id="1328" w:author="Nils Hailer" w:date="2021-05-17T11:11:00Z">
                  <w:rPr>
                    <w:sz w:val="12"/>
                    <w:szCs w:val="16"/>
                  </w:rPr>
                </w:rPrChange>
              </w:rPr>
              <w:t>2415 (13.1)</w:t>
            </w:r>
          </w:p>
        </w:tc>
        <w:tc>
          <w:tcPr>
            <w:tcW w:w="0" w:type="auto"/>
          </w:tcPr>
          <w:p w14:paraId="2DC81000" w14:textId="77777777" w:rsidR="00DE1FF7" w:rsidRPr="00414C19" w:rsidRDefault="00F5325D">
            <w:pPr>
              <w:pStyle w:val="Compact"/>
              <w:rPr>
                <w:sz w:val="12"/>
                <w:szCs w:val="16"/>
                <w:lang w:val="en-GB"/>
                <w:rPrChange w:id="1329" w:author="Nils Hailer" w:date="2021-05-17T11:11:00Z">
                  <w:rPr>
                    <w:sz w:val="12"/>
                    <w:szCs w:val="16"/>
                  </w:rPr>
                </w:rPrChange>
              </w:rPr>
            </w:pPr>
            <w:r w:rsidRPr="00414C19">
              <w:rPr>
                <w:sz w:val="12"/>
                <w:szCs w:val="16"/>
                <w:lang w:val="en-GB"/>
                <w:rPrChange w:id="1330" w:author="Nils Hailer" w:date="2021-05-17T11:11:00Z">
                  <w:rPr>
                    <w:sz w:val="12"/>
                    <w:szCs w:val="16"/>
                  </w:rPr>
                </w:rPrChange>
              </w:rPr>
              <w:t>2460 (13.0)</w:t>
            </w:r>
          </w:p>
        </w:tc>
      </w:tr>
      <w:tr w:rsidR="00DE1FF7" w:rsidRPr="00414C19" w14:paraId="77EF30B0" w14:textId="77777777" w:rsidTr="00E76AA7">
        <w:tc>
          <w:tcPr>
            <w:tcW w:w="743" w:type="pct"/>
          </w:tcPr>
          <w:p w14:paraId="6C8533B0" w14:textId="77777777" w:rsidR="00DE1FF7" w:rsidRPr="00414C19" w:rsidRDefault="00DE1FF7">
            <w:pPr>
              <w:rPr>
                <w:sz w:val="12"/>
                <w:szCs w:val="16"/>
                <w:lang w:val="en-GB"/>
                <w:rPrChange w:id="1331" w:author="Nils Hailer" w:date="2021-05-17T11:11:00Z">
                  <w:rPr>
                    <w:sz w:val="12"/>
                    <w:szCs w:val="16"/>
                  </w:rPr>
                </w:rPrChange>
              </w:rPr>
            </w:pPr>
          </w:p>
        </w:tc>
        <w:tc>
          <w:tcPr>
            <w:tcW w:w="1152" w:type="pct"/>
          </w:tcPr>
          <w:p w14:paraId="4D1CE9D6" w14:textId="77777777" w:rsidR="00DE1FF7" w:rsidRPr="00414C19" w:rsidRDefault="00F5325D">
            <w:pPr>
              <w:pStyle w:val="Compact"/>
              <w:rPr>
                <w:sz w:val="12"/>
                <w:szCs w:val="16"/>
                <w:lang w:val="en-GB"/>
                <w:rPrChange w:id="1332" w:author="Nils Hailer" w:date="2021-05-17T11:11:00Z">
                  <w:rPr>
                    <w:sz w:val="12"/>
                    <w:szCs w:val="16"/>
                  </w:rPr>
                </w:rPrChange>
              </w:rPr>
            </w:pPr>
            <w:r w:rsidRPr="00414C19">
              <w:rPr>
                <w:sz w:val="12"/>
                <w:szCs w:val="16"/>
                <w:lang w:val="en-GB"/>
                <w:rPrChange w:id="1333" w:author="Nils Hailer" w:date="2021-05-17T11:11:00Z">
                  <w:rPr>
                    <w:sz w:val="12"/>
                    <w:szCs w:val="16"/>
                  </w:rPr>
                </w:rPrChange>
              </w:rPr>
              <w:t>60-&lt;70</w:t>
            </w:r>
          </w:p>
        </w:tc>
        <w:tc>
          <w:tcPr>
            <w:tcW w:w="0" w:type="auto"/>
          </w:tcPr>
          <w:p w14:paraId="69439D2B" w14:textId="77777777" w:rsidR="00DE1FF7" w:rsidRPr="00414C19" w:rsidRDefault="00F5325D">
            <w:pPr>
              <w:pStyle w:val="Compact"/>
              <w:rPr>
                <w:sz w:val="12"/>
                <w:szCs w:val="16"/>
                <w:lang w:val="en-GB"/>
                <w:rPrChange w:id="1334" w:author="Nils Hailer" w:date="2021-05-17T11:11:00Z">
                  <w:rPr>
                    <w:sz w:val="12"/>
                    <w:szCs w:val="16"/>
                  </w:rPr>
                </w:rPrChange>
              </w:rPr>
            </w:pPr>
            <w:r w:rsidRPr="00414C19">
              <w:rPr>
                <w:sz w:val="12"/>
                <w:szCs w:val="16"/>
                <w:lang w:val="en-GB"/>
                <w:rPrChange w:id="1335" w:author="Nils Hailer" w:date="2021-05-17T11:11:00Z">
                  <w:rPr>
                    <w:sz w:val="12"/>
                    <w:szCs w:val="16"/>
                  </w:rPr>
                </w:rPrChange>
              </w:rPr>
              <w:t xml:space="preserve">609 </w:t>
            </w:r>
            <w:proofErr w:type="gramStart"/>
            <w:r w:rsidRPr="00414C19">
              <w:rPr>
                <w:sz w:val="12"/>
                <w:szCs w:val="16"/>
                <w:lang w:val="en-GB"/>
                <w:rPrChange w:id="1336" w:author="Nils Hailer" w:date="2021-05-17T11:11:00Z">
                  <w:rPr>
                    <w:sz w:val="12"/>
                    <w:szCs w:val="16"/>
                  </w:rPr>
                </w:rPrChange>
              </w:rPr>
              <w:t>( 28.0</w:t>
            </w:r>
            <w:proofErr w:type="gramEnd"/>
            <w:r w:rsidRPr="00414C19">
              <w:rPr>
                <w:sz w:val="12"/>
                <w:szCs w:val="16"/>
                <w:lang w:val="en-GB"/>
                <w:rPrChange w:id="1337" w:author="Nils Hailer" w:date="2021-05-17T11:11:00Z">
                  <w:rPr>
                    <w:sz w:val="12"/>
                    <w:szCs w:val="16"/>
                  </w:rPr>
                </w:rPrChange>
              </w:rPr>
              <w:t>)</w:t>
            </w:r>
          </w:p>
        </w:tc>
        <w:tc>
          <w:tcPr>
            <w:tcW w:w="0" w:type="auto"/>
          </w:tcPr>
          <w:p w14:paraId="61F16012" w14:textId="77777777" w:rsidR="00DE1FF7" w:rsidRPr="00414C19" w:rsidRDefault="00F5325D">
            <w:pPr>
              <w:pStyle w:val="Compact"/>
              <w:rPr>
                <w:sz w:val="12"/>
                <w:szCs w:val="16"/>
                <w:lang w:val="en-GB"/>
                <w:rPrChange w:id="1338" w:author="Nils Hailer" w:date="2021-05-17T11:11:00Z">
                  <w:rPr>
                    <w:sz w:val="12"/>
                    <w:szCs w:val="16"/>
                  </w:rPr>
                </w:rPrChange>
              </w:rPr>
            </w:pPr>
            <w:r w:rsidRPr="00414C19">
              <w:rPr>
                <w:sz w:val="12"/>
                <w:szCs w:val="16"/>
                <w:lang w:val="en-GB"/>
                <w:rPrChange w:id="1339" w:author="Nils Hailer" w:date="2021-05-17T11:11:00Z">
                  <w:rPr>
                    <w:sz w:val="12"/>
                    <w:szCs w:val="16"/>
                  </w:rPr>
                </w:rPrChange>
              </w:rPr>
              <w:t xml:space="preserve">28372 </w:t>
            </w:r>
            <w:proofErr w:type="gramStart"/>
            <w:r w:rsidRPr="00414C19">
              <w:rPr>
                <w:sz w:val="12"/>
                <w:szCs w:val="16"/>
                <w:lang w:val="en-GB"/>
                <w:rPrChange w:id="1340" w:author="Nils Hailer" w:date="2021-05-17T11:11:00Z">
                  <w:rPr>
                    <w:sz w:val="12"/>
                    <w:szCs w:val="16"/>
                  </w:rPr>
                </w:rPrChange>
              </w:rPr>
              <w:t>( 32.7</w:t>
            </w:r>
            <w:proofErr w:type="gramEnd"/>
            <w:r w:rsidRPr="00414C19">
              <w:rPr>
                <w:sz w:val="12"/>
                <w:szCs w:val="16"/>
                <w:lang w:val="en-GB"/>
                <w:rPrChange w:id="1341" w:author="Nils Hailer" w:date="2021-05-17T11:11:00Z">
                  <w:rPr>
                    <w:sz w:val="12"/>
                    <w:szCs w:val="16"/>
                  </w:rPr>
                </w:rPrChange>
              </w:rPr>
              <w:t>)</w:t>
            </w:r>
          </w:p>
        </w:tc>
        <w:tc>
          <w:tcPr>
            <w:tcW w:w="0" w:type="auto"/>
          </w:tcPr>
          <w:p w14:paraId="03FF907F" w14:textId="77777777" w:rsidR="00DE1FF7" w:rsidRPr="00414C19" w:rsidRDefault="00F5325D">
            <w:pPr>
              <w:pStyle w:val="Compact"/>
              <w:rPr>
                <w:sz w:val="12"/>
                <w:szCs w:val="16"/>
                <w:lang w:val="en-GB"/>
                <w:rPrChange w:id="1342" w:author="Nils Hailer" w:date="2021-05-17T11:11:00Z">
                  <w:rPr>
                    <w:sz w:val="12"/>
                    <w:szCs w:val="16"/>
                  </w:rPr>
                </w:rPrChange>
              </w:rPr>
            </w:pPr>
            <w:r w:rsidRPr="00414C19">
              <w:rPr>
                <w:sz w:val="12"/>
                <w:szCs w:val="16"/>
                <w:lang w:val="en-GB"/>
                <w:rPrChange w:id="1343" w:author="Nils Hailer" w:date="2021-05-17T11:11:00Z">
                  <w:rPr>
                    <w:sz w:val="12"/>
                    <w:szCs w:val="16"/>
                  </w:rPr>
                </w:rPrChange>
              </w:rPr>
              <w:t xml:space="preserve">28981 </w:t>
            </w:r>
            <w:proofErr w:type="gramStart"/>
            <w:r w:rsidRPr="00414C19">
              <w:rPr>
                <w:sz w:val="12"/>
                <w:szCs w:val="16"/>
                <w:lang w:val="en-GB"/>
                <w:rPrChange w:id="1344" w:author="Nils Hailer" w:date="2021-05-17T11:11:00Z">
                  <w:rPr>
                    <w:sz w:val="12"/>
                    <w:szCs w:val="16"/>
                  </w:rPr>
                </w:rPrChange>
              </w:rPr>
              <w:t>( 32.6</w:t>
            </w:r>
            <w:proofErr w:type="gramEnd"/>
            <w:r w:rsidRPr="00414C19">
              <w:rPr>
                <w:sz w:val="12"/>
                <w:szCs w:val="16"/>
                <w:lang w:val="en-GB"/>
                <w:rPrChange w:id="1345" w:author="Nils Hailer" w:date="2021-05-17T11:11:00Z">
                  <w:rPr>
                    <w:sz w:val="12"/>
                    <w:szCs w:val="16"/>
                  </w:rPr>
                </w:rPrChange>
              </w:rPr>
              <w:t>)</w:t>
            </w:r>
          </w:p>
        </w:tc>
        <w:tc>
          <w:tcPr>
            <w:tcW w:w="0" w:type="auto"/>
          </w:tcPr>
          <w:p w14:paraId="7E571892" w14:textId="77777777" w:rsidR="00DE1FF7" w:rsidRPr="00414C19" w:rsidRDefault="00F5325D">
            <w:pPr>
              <w:pStyle w:val="Compact"/>
              <w:rPr>
                <w:sz w:val="12"/>
                <w:szCs w:val="16"/>
                <w:lang w:val="en-GB"/>
                <w:rPrChange w:id="1346" w:author="Nils Hailer" w:date="2021-05-17T11:11:00Z">
                  <w:rPr>
                    <w:sz w:val="12"/>
                    <w:szCs w:val="16"/>
                  </w:rPr>
                </w:rPrChange>
              </w:rPr>
            </w:pPr>
            <w:r w:rsidRPr="00414C19">
              <w:rPr>
                <w:sz w:val="12"/>
                <w:szCs w:val="16"/>
                <w:lang w:val="en-GB"/>
                <w:rPrChange w:id="1347" w:author="Nils Hailer" w:date="2021-05-17T11:11:00Z">
                  <w:rPr>
                    <w:sz w:val="12"/>
                    <w:szCs w:val="16"/>
                  </w:rPr>
                </w:rPrChange>
              </w:rPr>
              <w:t>112 (27.3)</w:t>
            </w:r>
          </w:p>
        </w:tc>
        <w:tc>
          <w:tcPr>
            <w:tcW w:w="0" w:type="auto"/>
          </w:tcPr>
          <w:p w14:paraId="6E56A155" w14:textId="77777777" w:rsidR="00DE1FF7" w:rsidRPr="00414C19" w:rsidRDefault="00F5325D">
            <w:pPr>
              <w:pStyle w:val="Compact"/>
              <w:rPr>
                <w:sz w:val="12"/>
                <w:szCs w:val="16"/>
                <w:lang w:val="en-GB"/>
                <w:rPrChange w:id="1348" w:author="Nils Hailer" w:date="2021-05-17T11:11:00Z">
                  <w:rPr>
                    <w:sz w:val="12"/>
                    <w:szCs w:val="16"/>
                  </w:rPr>
                </w:rPrChange>
              </w:rPr>
            </w:pPr>
            <w:r w:rsidRPr="00414C19">
              <w:rPr>
                <w:sz w:val="12"/>
                <w:szCs w:val="16"/>
                <w:lang w:val="en-GB"/>
                <w:rPrChange w:id="1349" w:author="Nils Hailer" w:date="2021-05-17T11:11:00Z">
                  <w:rPr>
                    <w:sz w:val="12"/>
                    <w:szCs w:val="16"/>
                  </w:rPr>
                </w:rPrChange>
              </w:rPr>
              <w:t>5114 (27.7)</w:t>
            </w:r>
          </w:p>
        </w:tc>
        <w:tc>
          <w:tcPr>
            <w:tcW w:w="0" w:type="auto"/>
          </w:tcPr>
          <w:p w14:paraId="0C78234E" w14:textId="77777777" w:rsidR="00DE1FF7" w:rsidRPr="00414C19" w:rsidRDefault="00F5325D">
            <w:pPr>
              <w:pStyle w:val="Compact"/>
              <w:rPr>
                <w:sz w:val="12"/>
                <w:szCs w:val="16"/>
                <w:lang w:val="en-GB"/>
                <w:rPrChange w:id="1350" w:author="Nils Hailer" w:date="2021-05-17T11:11:00Z">
                  <w:rPr>
                    <w:sz w:val="12"/>
                    <w:szCs w:val="16"/>
                  </w:rPr>
                </w:rPrChange>
              </w:rPr>
            </w:pPr>
            <w:r w:rsidRPr="00414C19">
              <w:rPr>
                <w:sz w:val="12"/>
                <w:szCs w:val="16"/>
                <w:lang w:val="en-GB"/>
                <w:rPrChange w:id="1351" w:author="Nils Hailer" w:date="2021-05-17T11:11:00Z">
                  <w:rPr>
                    <w:sz w:val="12"/>
                    <w:szCs w:val="16"/>
                  </w:rPr>
                </w:rPrChange>
              </w:rPr>
              <w:t>5226 (27.7)</w:t>
            </w:r>
          </w:p>
        </w:tc>
      </w:tr>
      <w:tr w:rsidR="00DE1FF7" w:rsidRPr="00414C19" w14:paraId="458E80E8" w14:textId="77777777" w:rsidTr="00E76AA7">
        <w:tc>
          <w:tcPr>
            <w:tcW w:w="743" w:type="pct"/>
          </w:tcPr>
          <w:p w14:paraId="2E2BC979" w14:textId="77777777" w:rsidR="00DE1FF7" w:rsidRPr="00414C19" w:rsidRDefault="00DE1FF7">
            <w:pPr>
              <w:rPr>
                <w:sz w:val="12"/>
                <w:szCs w:val="16"/>
                <w:lang w:val="en-GB"/>
                <w:rPrChange w:id="1352" w:author="Nils Hailer" w:date="2021-05-17T11:11:00Z">
                  <w:rPr>
                    <w:sz w:val="12"/>
                    <w:szCs w:val="16"/>
                  </w:rPr>
                </w:rPrChange>
              </w:rPr>
            </w:pPr>
          </w:p>
        </w:tc>
        <w:tc>
          <w:tcPr>
            <w:tcW w:w="1152" w:type="pct"/>
          </w:tcPr>
          <w:p w14:paraId="60DCF268" w14:textId="77777777" w:rsidR="00DE1FF7" w:rsidRPr="00414C19" w:rsidRDefault="00F5325D">
            <w:pPr>
              <w:pStyle w:val="Compact"/>
              <w:rPr>
                <w:sz w:val="12"/>
                <w:szCs w:val="16"/>
                <w:lang w:val="en-GB"/>
                <w:rPrChange w:id="1353" w:author="Nils Hailer" w:date="2021-05-17T11:11:00Z">
                  <w:rPr>
                    <w:sz w:val="12"/>
                    <w:szCs w:val="16"/>
                  </w:rPr>
                </w:rPrChange>
              </w:rPr>
            </w:pPr>
            <w:r w:rsidRPr="00414C19">
              <w:rPr>
                <w:sz w:val="12"/>
                <w:szCs w:val="16"/>
                <w:lang w:val="en-GB"/>
                <w:rPrChange w:id="1354" w:author="Nils Hailer" w:date="2021-05-17T11:11:00Z">
                  <w:rPr>
                    <w:sz w:val="12"/>
                    <w:szCs w:val="16"/>
                  </w:rPr>
                </w:rPrChange>
              </w:rPr>
              <w:t>70-&lt;80</w:t>
            </w:r>
          </w:p>
        </w:tc>
        <w:tc>
          <w:tcPr>
            <w:tcW w:w="0" w:type="auto"/>
          </w:tcPr>
          <w:p w14:paraId="174C7C9D" w14:textId="77777777" w:rsidR="00DE1FF7" w:rsidRPr="00414C19" w:rsidRDefault="00F5325D">
            <w:pPr>
              <w:pStyle w:val="Compact"/>
              <w:rPr>
                <w:sz w:val="12"/>
                <w:szCs w:val="16"/>
                <w:lang w:val="en-GB"/>
                <w:rPrChange w:id="1355" w:author="Nils Hailer" w:date="2021-05-17T11:11:00Z">
                  <w:rPr>
                    <w:sz w:val="12"/>
                    <w:szCs w:val="16"/>
                  </w:rPr>
                </w:rPrChange>
              </w:rPr>
            </w:pPr>
            <w:r w:rsidRPr="00414C19">
              <w:rPr>
                <w:sz w:val="12"/>
                <w:szCs w:val="16"/>
                <w:lang w:val="en-GB"/>
                <w:rPrChange w:id="1356" w:author="Nils Hailer" w:date="2021-05-17T11:11:00Z">
                  <w:rPr>
                    <w:sz w:val="12"/>
                    <w:szCs w:val="16"/>
                  </w:rPr>
                </w:rPrChange>
              </w:rPr>
              <w:t xml:space="preserve">776 </w:t>
            </w:r>
            <w:proofErr w:type="gramStart"/>
            <w:r w:rsidRPr="00414C19">
              <w:rPr>
                <w:sz w:val="12"/>
                <w:szCs w:val="16"/>
                <w:lang w:val="en-GB"/>
                <w:rPrChange w:id="1357" w:author="Nils Hailer" w:date="2021-05-17T11:11:00Z">
                  <w:rPr>
                    <w:sz w:val="12"/>
                    <w:szCs w:val="16"/>
                  </w:rPr>
                </w:rPrChange>
              </w:rPr>
              <w:t>( 35.7</w:t>
            </w:r>
            <w:proofErr w:type="gramEnd"/>
            <w:r w:rsidRPr="00414C19">
              <w:rPr>
                <w:sz w:val="12"/>
                <w:szCs w:val="16"/>
                <w:lang w:val="en-GB"/>
                <w:rPrChange w:id="1358" w:author="Nils Hailer" w:date="2021-05-17T11:11:00Z">
                  <w:rPr>
                    <w:sz w:val="12"/>
                    <w:szCs w:val="16"/>
                  </w:rPr>
                </w:rPrChange>
              </w:rPr>
              <w:t>)</w:t>
            </w:r>
          </w:p>
        </w:tc>
        <w:tc>
          <w:tcPr>
            <w:tcW w:w="0" w:type="auto"/>
          </w:tcPr>
          <w:p w14:paraId="6C555E09" w14:textId="77777777" w:rsidR="00DE1FF7" w:rsidRPr="00414C19" w:rsidRDefault="00F5325D">
            <w:pPr>
              <w:pStyle w:val="Compact"/>
              <w:rPr>
                <w:sz w:val="12"/>
                <w:szCs w:val="16"/>
                <w:lang w:val="en-GB"/>
                <w:rPrChange w:id="1359" w:author="Nils Hailer" w:date="2021-05-17T11:11:00Z">
                  <w:rPr>
                    <w:sz w:val="12"/>
                    <w:szCs w:val="16"/>
                  </w:rPr>
                </w:rPrChange>
              </w:rPr>
            </w:pPr>
            <w:r w:rsidRPr="00414C19">
              <w:rPr>
                <w:sz w:val="12"/>
                <w:szCs w:val="16"/>
                <w:lang w:val="en-GB"/>
                <w:rPrChange w:id="1360" w:author="Nils Hailer" w:date="2021-05-17T11:11:00Z">
                  <w:rPr>
                    <w:sz w:val="12"/>
                    <w:szCs w:val="16"/>
                  </w:rPr>
                </w:rPrChange>
              </w:rPr>
              <w:t xml:space="preserve">29610 </w:t>
            </w:r>
            <w:proofErr w:type="gramStart"/>
            <w:r w:rsidRPr="00414C19">
              <w:rPr>
                <w:sz w:val="12"/>
                <w:szCs w:val="16"/>
                <w:lang w:val="en-GB"/>
                <w:rPrChange w:id="1361" w:author="Nils Hailer" w:date="2021-05-17T11:11:00Z">
                  <w:rPr>
                    <w:sz w:val="12"/>
                    <w:szCs w:val="16"/>
                  </w:rPr>
                </w:rPrChange>
              </w:rPr>
              <w:t>( 34.2</w:t>
            </w:r>
            <w:proofErr w:type="gramEnd"/>
            <w:r w:rsidRPr="00414C19">
              <w:rPr>
                <w:sz w:val="12"/>
                <w:szCs w:val="16"/>
                <w:lang w:val="en-GB"/>
                <w:rPrChange w:id="1362" w:author="Nils Hailer" w:date="2021-05-17T11:11:00Z">
                  <w:rPr>
                    <w:sz w:val="12"/>
                    <w:szCs w:val="16"/>
                  </w:rPr>
                </w:rPrChange>
              </w:rPr>
              <w:t>)</w:t>
            </w:r>
          </w:p>
        </w:tc>
        <w:tc>
          <w:tcPr>
            <w:tcW w:w="0" w:type="auto"/>
          </w:tcPr>
          <w:p w14:paraId="220578A8" w14:textId="77777777" w:rsidR="00DE1FF7" w:rsidRPr="00414C19" w:rsidRDefault="00F5325D">
            <w:pPr>
              <w:pStyle w:val="Compact"/>
              <w:rPr>
                <w:sz w:val="12"/>
                <w:szCs w:val="16"/>
                <w:lang w:val="en-GB"/>
                <w:rPrChange w:id="1363" w:author="Nils Hailer" w:date="2021-05-17T11:11:00Z">
                  <w:rPr>
                    <w:sz w:val="12"/>
                    <w:szCs w:val="16"/>
                  </w:rPr>
                </w:rPrChange>
              </w:rPr>
            </w:pPr>
            <w:r w:rsidRPr="00414C19">
              <w:rPr>
                <w:sz w:val="12"/>
                <w:szCs w:val="16"/>
                <w:lang w:val="en-GB"/>
                <w:rPrChange w:id="1364" w:author="Nils Hailer" w:date="2021-05-17T11:11:00Z">
                  <w:rPr>
                    <w:sz w:val="12"/>
                    <w:szCs w:val="16"/>
                  </w:rPr>
                </w:rPrChange>
              </w:rPr>
              <w:t xml:space="preserve">30386 </w:t>
            </w:r>
            <w:proofErr w:type="gramStart"/>
            <w:r w:rsidRPr="00414C19">
              <w:rPr>
                <w:sz w:val="12"/>
                <w:szCs w:val="16"/>
                <w:lang w:val="en-GB"/>
                <w:rPrChange w:id="1365" w:author="Nils Hailer" w:date="2021-05-17T11:11:00Z">
                  <w:rPr>
                    <w:sz w:val="12"/>
                    <w:szCs w:val="16"/>
                  </w:rPr>
                </w:rPrChange>
              </w:rPr>
              <w:t>( 34.2</w:t>
            </w:r>
            <w:proofErr w:type="gramEnd"/>
            <w:r w:rsidRPr="00414C19">
              <w:rPr>
                <w:sz w:val="12"/>
                <w:szCs w:val="16"/>
                <w:lang w:val="en-GB"/>
                <w:rPrChange w:id="1366" w:author="Nils Hailer" w:date="2021-05-17T11:11:00Z">
                  <w:rPr>
                    <w:sz w:val="12"/>
                    <w:szCs w:val="16"/>
                  </w:rPr>
                </w:rPrChange>
              </w:rPr>
              <w:t>)</w:t>
            </w:r>
          </w:p>
        </w:tc>
        <w:tc>
          <w:tcPr>
            <w:tcW w:w="0" w:type="auto"/>
          </w:tcPr>
          <w:p w14:paraId="46F28266" w14:textId="77777777" w:rsidR="00DE1FF7" w:rsidRPr="00414C19" w:rsidRDefault="00F5325D">
            <w:pPr>
              <w:pStyle w:val="Compact"/>
              <w:rPr>
                <w:sz w:val="12"/>
                <w:szCs w:val="16"/>
                <w:lang w:val="en-GB"/>
                <w:rPrChange w:id="1367" w:author="Nils Hailer" w:date="2021-05-17T11:11:00Z">
                  <w:rPr>
                    <w:sz w:val="12"/>
                    <w:szCs w:val="16"/>
                  </w:rPr>
                </w:rPrChange>
              </w:rPr>
            </w:pPr>
            <w:r w:rsidRPr="00414C19">
              <w:rPr>
                <w:sz w:val="12"/>
                <w:szCs w:val="16"/>
                <w:lang w:val="en-GB"/>
                <w:rPrChange w:id="1368" w:author="Nils Hailer" w:date="2021-05-17T11:11:00Z">
                  <w:rPr>
                    <w:sz w:val="12"/>
                    <w:szCs w:val="16"/>
                  </w:rPr>
                </w:rPrChange>
              </w:rPr>
              <w:t>164 (40.0)</w:t>
            </w:r>
          </w:p>
        </w:tc>
        <w:tc>
          <w:tcPr>
            <w:tcW w:w="0" w:type="auto"/>
          </w:tcPr>
          <w:p w14:paraId="608153D3" w14:textId="77777777" w:rsidR="00DE1FF7" w:rsidRPr="00414C19" w:rsidRDefault="00F5325D">
            <w:pPr>
              <w:pStyle w:val="Compact"/>
              <w:rPr>
                <w:sz w:val="12"/>
                <w:szCs w:val="16"/>
                <w:lang w:val="en-GB"/>
                <w:rPrChange w:id="1369" w:author="Nils Hailer" w:date="2021-05-17T11:11:00Z">
                  <w:rPr>
                    <w:sz w:val="12"/>
                    <w:szCs w:val="16"/>
                  </w:rPr>
                </w:rPrChange>
              </w:rPr>
            </w:pPr>
            <w:r w:rsidRPr="00414C19">
              <w:rPr>
                <w:sz w:val="12"/>
                <w:szCs w:val="16"/>
                <w:lang w:val="en-GB"/>
                <w:rPrChange w:id="1370" w:author="Nils Hailer" w:date="2021-05-17T11:11:00Z">
                  <w:rPr>
                    <w:sz w:val="12"/>
                    <w:szCs w:val="16"/>
                  </w:rPr>
                </w:rPrChange>
              </w:rPr>
              <w:t>7037 (38.2)</w:t>
            </w:r>
          </w:p>
        </w:tc>
        <w:tc>
          <w:tcPr>
            <w:tcW w:w="0" w:type="auto"/>
          </w:tcPr>
          <w:p w14:paraId="5C79BE83" w14:textId="77777777" w:rsidR="00DE1FF7" w:rsidRPr="00414C19" w:rsidRDefault="00F5325D">
            <w:pPr>
              <w:pStyle w:val="Compact"/>
              <w:rPr>
                <w:sz w:val="12"/>
                <w:szCs w:val="16"/>
                <w:lang w:val="en-GB"/>
                <w:rPrChange w:id="1371" w:author="Nils Hailer" w:date="2021-05-17T11:11:00Z">
                  <w:rPr>
                    <w:sz w:val="12"/>
                    <w:szCs w:val="16"/>
                  </w:rPr>
                </w:rPrChange>
              </w:rPr>
            </w:pPr>
            <w:r w:rsidRPr="00414C19">
              <w:rPr>
                <w:sz w:val="12"/>
                <w:szCs w:val="16"/>
                <w:lang w:val="en-GB"/>
                <w:rPrChange w:id="1372" w:author="Nils Hailer" w:date="2021-05-17T11:11:00Z">
                  <w:rPr>
                    <w:sz w:val="12"/>
                    <w:szCs w:val="16"/>
                  </w:rPr>
                </w:rPrChange>
              </w:rPr>
              <w:t>7201 (38.2)</w:t>
            </w:r>
          </w:p>
        </w:tc>
      </w:tr>
      <w:tr w:rsidR="00DE1FF7" w:rsidRPr="00414C19" w14:paraId="66C4400F" w14:textId="77777777" w:rsidTr="00E76AA7">
        <w:tc>
          <w:tcPr>
            <w:tcW w:w="743" w:type="pct"/>
          </w:tcPr>
          <w:p w14:paraId="06F40B8B" w14:textId="77777777" w:rsidR="00DE1FF7" w:rsidRPr="00414C19" w:rsidRDefault="00DE1FF7">
            <w:pPr>
              <w:rPr>
                <w:sz w:val="12"/>
                <w:szCs w:val="16"/>
                <w:lang w:val="en-GB"/>
                <w:rPrChange w:id="1373" w:author="Nils Hailer" w:date="2021-05-17T11:11:00Z">
                  <w:rPr>
                    <w:sz w:val="12"/>
                    <w:szCs w:val="16"/>
                  </w:rPr>
                </w:rPrChange>
              </w:rPr>
            </w:pPr>
          </w:p>
        </w:tc>
        <w:tc>
          <w:tcPr>
            <w:tcW w:w="1152" w:type="pct"/>
          </w:tcPr>
          <w:p w14:paraId="5B6B7D01" w14:textId="77777777" w:rsidR="00DE1FF7" w:rsidRPr="00414C19" w:rsidRDefault="00F5325D">
            <w:pPr>
              <w:pStyle w:val="Compact"/>
              <w:rPr>
                <w:sz w:val="12"/>
                <w:szCs w:val="16"/>
                <w:lang w:val="en-GB"/>
                <w:rPrChange w:id="1374" w:author="Nils Hailer" w:date="2021-05-17T11:11:00Z">
                  <w:rPr>
                    <w:sz w:val="12"/>
                    <w:szCs w:val="16"/>
                  </w:rPr>
                </w:rPrChange>
              </w:rPr>
            </w:pPr>
            <w:r w:rsidRPr="00414C19">
              <w:rPr>
                <w:sz w:val="12"/>
                <w:szCs w:val="16"/>
                <w:lang w:val="en-GB"/>
                <w:rPrChange w:id="1375" w:author="Nils Hailer" w:date="2021-05-17T11:11:00Z">
                  <w:rPr>
                    <w:sz w:val="12"/>
                    <w:szCs w:val="16"/>
                  </w:rPr>
                </w:rPrChange>
              </w:rPr>
              <w:t>80+</w:t>
            </w:r>
          </w:p>
        </w:tc>
        <w:tc>
          <w:tcPr>
            <w:tcW w:w="0" w:type="auto"/>
          </w:tcPr>
          <w:p w14:paraId="45A78154" w14:textId="77777777" w:rsidR="00DE1FF7" w:rsidRPr="00414C19" w:rsidRDefault="00F5325D">
            <w:pPr>
              <w:pStyle w:val="Compact"/>
              <w:rPr>
                <w:sz w:val="12"/>
                <w:szCs w:val="16"/>
                <w:lang w:val="en-GB"/>
                <w:rPrChange w:id="1376" w:author="Nils Hailer" w:date="2021-05-17T11:11:00Z">
                  <w:rPr>
                    <w:sz w:val="12"/>
                    <w:szCs w:val="16"/>
                  </w:rPr>
                </w:rPrChange>
              </w:rPr>
            </w:pPr>
            <w:r w:rsidRPr="00414C19">
              <w:rPr>
                <w:sz w:val="12"/>
                <w:szCs w:val="16"/>
                <w:lang w:val="en-GB"/>
                <w:rPrChange w:id="1377" w:author="Nils Hailer" w:date="2021-05-17T11:11:00Z">
                  <w:rPr>
                    <w:sz w:val="12"/>
                    <w:szCs w:val="16"/>
                  </w:rPr>
                </w:rPrChange>
              </w:rPr>
              <w:t xml:space="preserve">453 </w:t>
            </w:r>
            <w:proofErr w:type="gramStart"/>
            <w:r w:rsidRPr="00414C19">
              <w:rPr>
                <w:sz w:val="12"/>
                <w:szCs w:val="16"/>
                <w:lang w:val="en-GB"/>
                <w:rPrChange w:id="1378" w:author="Nils Hailer" w:date="2021-05-17T11:11:00Z">
                  <w:rPr>
                    <w:sz w:val="12"/>
                    <w:szCs w:val="16"/>
                  </w:rPr>
                </w:rPrChange>
              </w:rPr>
              <w:t>( 20.8</w:t>
            </w:r>
            <w:proofErr w:type="gramEnd"/>
            <w:r w:rsidRPr="00414C19">
              <w:rPr>
                <w:sz w:val="12"/>
                <w:szCs w:val="16"/>
                <w:lang w:val="en-GB"/>
                <w:rPrChange w:id="1379" w:author="Nils Hailer" w:date="2021-05-17T11:11:00Z">
                  <w:rPr>
                    <w:sz w:val="12"/>
                    <w:szCs w:val="16"/>
                  </w:rPr>
                </w:rPrChange>
              </w:rPr>
              <w:t>)</w:t>
            </w:r>
          </w:p>
        </w:tc>
        <w:tc>
          <w:tcPr>
            <w:tcW w:w="0" w:type="auto"/>
          </w:tcPr>
          <w:p w14:paraId="461957EB" w14:textId="77777777" w:rsidR="00DE1FF7" w:rsidRPr="00414C19" w:rsidRDefault="00F5325D">
            <w:pPr>
              <w:pStyle w:val="Compact"/>
              <w:rPr>
                <w:sz w:val="12"/>
                <w:szCs w:val="16"/>
                <w:lang w:val="en-GB"/>
                <w:rPrChange w:id="1380" w:author="Nils Hailer" w:date="2021-05-17T11:11:00Z">
                  <w:rPr>
                    <w:sz w:val="12"/>
                    <w:szCs w:val="16"/>
                  </w:rPr>
                </w:rPrChange>
              </w:rPr>
            </w:pPr>
            <w:r w:rsidRPr="00414C19">
              <w:rPr>
                <w:sz w:val="12"/>
                <w:szCs w:val="16"/>
                <w:lang w:val="en-GB"/>
                <w:rPrChange w:id="1381" w:author="Nils Hailer" w:date="2021-05-17T11:11:00Z">
                  <w:rPr>
                    <w:sz w:val="12"/>
                    <w:szCs w:val="16"/>
                  </w:rPr>
                </w:rPrChange>
              </w:rPr>
              <w:t xml:space="preserve">12553 </w:t>
            </w:r>
            <w:proofErr w:type="gramStart"/>
            <w:r w:rsidRPr="00414C19">
              <w:rPr>
                <w:sz w:val="12"/>
                <w:szCs w:val="16"/>
                <w:lang w:val="en-GB"/>
                <w:rPrChange w:id="1382" w:author="Nils Hailer" w:date="2021-05-17T11:11:00Z">
                  <w:rPr>
                    <w:sz w:val="12"/>
                    <w:szCs w:val="16"/>
                  </w:rPr>
                </w:rPrChange>
              </w:rPr>
              <w:t>( 14.5</w:t>
            </w:r>
            <w:proofErr w:type="gramEnd"/>
            <w:r w:rsidRPr="00414C19">
              <w:rPr>
                <w:sz w:val="12"/>
                <w:szCs w:val="16"/>
                <w:lang w:val="en-GB"/>
                <w:rPrChange w:id="1383" w:author="Nils Hailer" w:date="2021-05-17T11:11:00Z">
                  <w:rPr>
                    <w:sz w:val="12"/>
                    <w:szCs w:val="16"/>
                  </w:rPr>
                </w:rPrChange>
              </w:rPr>
              <w:t>)</w:t>
            </w:r>
          </w:p>
        </w:tc>
        <w:tc>
          <w:tcPr>
            <w:tcW w:w="0" w:type="auto"/>
          </w:tcPr>
          <w:p w14:paraId="554EBB7F" w14:textId="77777777" w:rsidR="00DE1FF7" w:rsidRPr="00414C19" w:rsidRDefault="00F5325D">
            <w:pPr>
              <w:pStyle w:val="Compact"/>
              <w:rPr>
                <w:sz w:val="12"/>
                <w:szCs w:val="16"/>
                <w:lang w:val="en-GB"/>
                <w:rPrChange w:id="1384" w:author="Nils Hailer" w:date="2021-05-17T11:11:00Z">
                  <w:rPr>
                    <w:sz w:val="12"/>
                    <w:szCs w:val="16"/>
                  </w:rPr>
                </w:rPrChange>
              </w:rPr>
            </w:pPr>
            <w:r w:rsidRPr="00414C19">
              <w:rPr>
                <w:sz w:val="12"/>
                <w:szCs w:val="16"/>
                <w:lang w:val="en-GB"/>
                <w:rPrChange w:id="1385" w:author="Nils Hailer" w:date="2021-05-17T11:11:00Z">
                  <w:rPr>
                    <w:sz w:val="12"/>
                    <w:szCs w:val="16"/>
                  </w:rPr>
                </w:rPrChange>
              </w:rPr>
              <w:t xml:space="preserve">13006 </w:t>
            </w:r>
            <w:proofErr w:type="gramStart"/>
            <w:r w:rsidRPr="00414C19">
              <w:rPr>
                <w:sz w:val="12"/>
                <w:szCs w:val="16"/>
                <w:lang w:val="en-GB"/>
                <w:rPrChange w:id="1386" w:author="Nils Hailer" w:date="2021-05-17T11:11:00Z">
                  <w:rPr>
                    <w:sz w:val="12"/>
                    <w:szCs w:val="16"/>
                  </w:rPr>
                </w:rPrChange>
              </w:rPr>
              <w:t>( 14.6</w:t>
            </w:r>
            <w:proofErr w:type="gramEnd"/>
            <w:r w:rsidRPr="00414C19">
              <w:rPr>
                <w:sz w:val="12"/>
                <w:szCs w:val="16"/>
                <w:lang w:val="en-GB"/>
                <w:rPrChange w:id="1387" w:author="Nils Hailer" w:date="2021-05-17T11:11:00Z">
                  <w:rPr>
                    <w:sz w:val="12"/>
                    <w:szCs w:val="16"/>
                  </w:rPr>
                </w:rPrChange>
              </w:rPr>
              <w:t>)</w:t>
            </w:r>
          </w:p>
        </w:tc>
        <w:tc>
          <w:tcPr>
            <w:tcW w:w="0" w:type="auto"/>
          </w:tcPr>
          <w:p w14:paraId="487BCAE8" w14:textId="77777777" w:rsidR="00DE1FF7" w:rsidRPr="00414C19" w:rsidRDefault="00F5325D">
            <w:pPr>
              <w:pStyle w:val="Compact"/>
              <w:rPr>
                <w:sz w:val="12"/>
                <w:szCs w:val="16"/>
                <w:lang w:val="en-GB"/>
                <w:rPrChange w:id="1388" w:author="Nils Hailer" w:date="2021-05-17T11:11:00Z">
                  <w:rPr>
                    <w:sz w:val="12"/>
                    <w:szCs w:val="16"/>
                  </w:rPr>
                </w:rPrChange>
              </w:rPr>
            </w:pPr>
            <w:r w:rsidRPr="00414C19">
              <w:rPr>
                <w:sz w:val="12"/>
                <w:szCs w:val="16"/>
                <w:lang w:val="en-GB"/>
                <w:rPrChange w:id="1389" w:author="Nils Hailer" w:date="2021-05-17T11:11:00Z">
                  <w:rPr>
                    <w:sz w:val="12"/>
                    <w:szCs w:val="16"/>
                  </w:rPr>
                </w:rPrChange>
              </w:rPr>
              <w:t>80 (19.5)</w:t>
            </w:r>
          </w:p>
        </w:tc>
        <w:tc>
          <w:tcPr>
            <w:tcW w:w="0" w:type="auto"/>
          </w:tcPr>
          <w:p w14:paraId="502402F8" w14:textId="77777777" w:rsidR="00DE1FF7" w:rsidRPr="00414C19" w:rsidRDefault="00F5325D">
            <w:pPr>
              <w:pStyle w:val="Compact"/>
              <w:rPr>
                <w:sz w:val="12"/>
                <w:szCs w:val="16"/>
                <w:lang w:val="en-GB"/>
                <w:rPrChange w:id="1390" w:author="Nils Hailer" w:date="2021-05-17T11:11:00Z">
                  <w:rPr>
                    <w:sz w:val="12"/>
                    <w:szCs w:val="16"/>
                  </w:rPr>
                </w:rPrChange>
              </w:rPr>
            </w:pPr>
            <w:r w:rsidRPr="00414C19">
              <w:rPr>
                <w:sz w:val="12"/>
                <w:szCs w:val="16"/>
                <w:lang w:val="en-GB"/>
                <w:rPrChange w:id="1391" w:author="Nils Hailer" w:date="2021-05-17T11:11:00Z">
                  <w:rPr>
                    <w:sz w:val="12"/>
                    <w:szCs w:val="16"/>
                  </w:rPr>
                </w:rPrChange>
              </w:rPr>
              <w:t>3007 (16.3)</w:t>
            </w:r>
          </w:p>
        </w:tc>
        <w:tc>
          <w:tcPr>
            <w:tcW w:w="0" w:type="auto"/>
          </w:tcPr>
          <w:p w14:paraId="1092B206" w14:textId="77777777" w:rsidR="00DE1FF7" w:rsidRPr="00414C19" w:rsidRDefault="00F5325D">
            <w:pPr>
              <w:pStyle w:val="Compact"/>
              <w:rPr>
                <w:sz w:val="12"/>
                <w:szCs w:val="16"/>
                <w:lang w:val="en-GB"/>
                <w:rPrChange w:id="1392" w:author="Nils Hailer" w:date="2021-05-17T11:11:00Z">
                  <w:rPr>
                    <w:sz w:val="12"/>
                    <w:szCs w:val="16"/>
                  </w:rPr>
                </w:rPrChange>
              </w:rPr>
            </w:pPr>
            <w:r w:rsidRPr="00414C19">
              <w:rPr>
                <w:sz w:val="12"/>
                <w:szCs w:val="16"/>
                <w:lang w:val="en-GB"/>
                <w:rPrChange w:id="1393" w:author="Nils Hailer" w:date="2021-05-17T11:11:00Z">
                  <w:rPr>
                    <w:sz w:val="12"/>
                    <w:szCs w:val="16"/>
                  </w:rPr>
                </w:rPrChange>
              </w:rPr>
              <w:t>3087 (16.4)</w:t>
            </w:r>
          </w:p>
        </w:tc>
      </w:tr>
      <w:tr w:rsidR="00DE1FF7" w:rsidRPr="00414C19" w14:paraId="70EBC1ED" w14:textId="77777777" w:rsidTr="00E76AA7">
        <w:tc>
          <w:tcPr>
            <w:tcW w:w="743" w:type="pct"/>
          </w:tcPr>
          <w:p w14:paraId="11DA5BEA" w14:textId="77777777" w:rsidR="00DE1FF7" w:rsidRPr="00414C19" w:rsidRDefault="00F5325D">
            <w:pPr>
              <w:pStyle w:val="Compact"/>
              <w:rPr>
                <w:sz w:val="12"/>
                <w:szCs w:val="16"/>
                <w:lang w:val="en-GB"/>
                <w:rPrChange w:id="1394" w:author="Nils Hailer" w:date="2021-05-17T11:11:00Z">
                  <w:rPr>
                    <w:sz w:val="12"/>
                    <w:szCs w:val="16"/>
                  </w:rPr>
                </w:rPrChange>
              </w:rPr>
            </w:pPr>
            <w:r w:rsidRPr="00414C19">
              <w:rPr>
                <w:sz w:val="12"/>
                <w:szCs w:val="16"/>
                <w:lang w:val="en-GB"/>
                <w:rPrChange w:id="1395" w:author="Nils Hailer" w:date="2021-05-17T11:11:00Z">
                  <w:rPr>
                    <w:sz w:val="12"/>
                    <w:szCs w:val="16"/>
                  </w:rPr>
                </w:rPrChange>
              </w:rPr>
              <w:t>Sex</w:t>
            </w:r>
          </w:p>
        </w:tc>
        <w:tc>
          <w:tcPr>
            <w:tcW w:w="1152" w:type="pct"/>
          </w:tcPr>
          <w:p w14:paraId="0104D908" w14:textId="77777777" w:rsidR="00DE1FF7" w:rsidRPr="00414C19" w:rsidRDefault="00F5325D">
            <w:pPr>
              <w:pStyle w:val="Compact"/>
              <w:rPr>
                <w:sz w:val="12"/>
                <w:szCs w:val="16"/>
                <w:lang w:val="en-GB"/>
                <w:rPrChange w:id="1396" w:author="Nils Hailer" w:date="2021-05-17T11:11:00Z">
                  <w:rPr>
                    <w:sz w:val="12"/>
                    <w:szCs w:val="16"/>
                  </w:rPr>
                </w:rPrChange>
              </w:rPr>
            </w:pPr>
            <w:r w:rsidRPr="00414C19">
              <w:rPr>
                <w:sz w:val="12"/>
                <w:szCs w:val="16"/>
                <w:lang w:val="en-GB"/>
                <w:rPrChange w:id="1397" w:author="Nils Hailer" w:date="2021-05-17T11:11:00Z">
                  <w:rPr>
                    <w:sz w:val="12"/>
                    <w:szCs w:val="16"/>
                  </w:rPr>
                </w:rPrChange>
              </w:rPr>
              <w:t>female</w:t>
            </w:r>
          </w:p>
        </w:tc>
        <w:tc>
          <w:tcPr>
            <w:tcW w:w="0" w:type="auto"/>
          </w:tcPr>
          <w:p w14:paraId="3206C426" w14:textId="77777777" w:rsidR="00DE1FF7" w:rsidRPr="00414C19" w:rsidRDefault="00F5325D">
            <w:pPr>
              <w:pStyle w:val="Compact"/>
              <w:rPr>
                <w:sz w:val="12"/>
                <w:szCs w:val="16"/>
                <w:lang w:val="en-GB"/>
                <w:rPrChange w:id="1398" w:author="Nils Hailer" w:date="2021-05-17T11:11:00Z">
                  <w:rPr>
                    <w:sz w:val="12"/>
                    <w:szCs w:val="16"/>
                  </w:rPr>
                </w:rPrChange>
              </w:rPr>
            </w:pPr>
            <w:r w:rsidRPr="00414C19">
              <w:rPr>
                <w:sz w:val="12"/>
                <w:szCs w:val="16"/>
                <w:lang w:val="en-GB"/>
                <w:rPrChange w:id="1399" w:author="Nils Hailer" w:date="2021-05-17T11:11:00Z">
                  <w:rPr>
                    <w:sz w:val="12"/>
                    <w:szCs w:val="16"/>
                  </w:rPr>
                </w:rPrChange>
              </w:rPr>
              <w:t xml:space="preserve">1062 </w:t>
            </w:r>
            <w:proofErr w:type="gramStart"/>
            <w:r w:rsidRPr="00414C19">
              <w:rPr>
                <w:sz w:val="12"/>
                <w:szCs w:val="16"/>
                <w:lang w:val="en-GB"/>
                <w:rPrChange w:id="1400" w:author="Nils Hailer" w:date="2021-05-17T11:11:00Z">
                  <w:rPr>
                    <w:sz w:val="12"/>
                    <w:szCs w:val="16"/>
                  </w:rPr>
                </w:rPrChange>
              </w:rPr>
              <w:t>( 48.9</w:t>
            </w:r>
            <w:proofErr w:type="gramEnd"/>
            <w:r w:rsidRPr="00414C19">
              <w:rPr>
                <w:sz w:val="12"/>
                <w:szCs w:val="16"/>
                <w:lang w:val="en-GB"/>
                <w:rPrChange w:id="1401" w:author="Nils Hailer" w:date="2021-05-17T11:11:00Z">
                  <w:rPr>
                    <w:sz w:val="12"/>
                    <w:szCs w:val="16"/>
                  </w:rPr>
                </w:rPrChange>
              </w:rPr>
              <w:t>)</w:t>
            </w:r>
          </w:p>
        </w:tc>
        <w:tc>
          <w:tcPr>
            <w:tcW w:w="0" w:type="auto"/>
          </w:tcPr>
          <w:p w14:paraId="489FC125" w14:textId="77777777" w:rsidR="00DE1FF7" w:rsidRPr="00414C19" w:rsidRDefault="00F5325D">
            <w:pPr>
              <w:pStyle w:val="Compact"/>
              <w:rPr>
                <w:sz w:val="12"/>
                <w:szCs w:val="16"/>
                <w:lang w:val="en-GB"/>
                <w:rPrChange w:id="1402" w:author="Nils Hailer" w:date="2021-05-17T11:11:00Z">
                  <w:rPr>
                    <w:sz w:val="12"/>
                    <w:szCs w:val="16"/>
                  </w:rPr>
                </w:rPrChange>
              </w:rPr>
            </w:pPr>
            <w:r w:rsidRPr="00414C19">
              <w:rPr>
                <w:sz w:val="12"/>
                <w:szCs w:val="16"/>
                <w:lang w:val="en-GB"/>
                <w:rPrChange w:id="1403" w:author="Nils Hailer" w:date="2021-05-17T11:11:00Z">
                  <w:rPr>
                    <w:sz w:val="12"/>
                    <w:szCs w:val="16"/>
                  </w:rPr>
                </w:rPrChange>
              </w:rPr>
              <w:t xml:space="preserve">49089 </w:t>
            </w:r>
            <w:proofErr w:type="gramStart"/>
            <w:r w:rsidRPr="00414C19">
              <w:rPr>
                <w:sz w:val="12"/>
                <w:szCs w:val="16"/>
                <w:lang w:val="en-GB"/>
                <w:rPrChange w:id="1404" w:author="Nils Hailer" w:date="2021-05-17T11:11:00Z">
                  <w:rPr>
                    <w:sz w:val="12"/>
                    <w:szCs w:val="16"/>
                  </w:rPr>
                </w:rPrChange>
              </w:rPr>
              <w:t>( 56.6</w:t>
            </w:r>
            <w:proofErr w:type="gramEnd"/>
            <w:r w:rsidRPr="00414C19">
              <w:rPr>
                <w:sz w:val="12"/>
                <w:szCs w:val="16"/>
                <w:lang w:val="en-GB"/>
                <w:rPrChange w:id="1405" w:author="Nils Hailer" w:date="2021-05-17T11:11:00Z">
                  <w:rPr>
                    <w:sz w:val="12"/>
                    <w:szCs w:val="16"/>
                  </w:rPr>
                </w:rPrChange>
              </w:rPr>
              <w:t>)</w:t>
            </w:r>
          </w:p>
        </w:tc>
        <w:tc>
          <w:tcPr>
            <w:tcW w:w="0" w:type="auto"/>
          </w:tcPr>
          <w:p w14:paraId="33C17787" w14:textId="77777777" w:rsidR="00DE1FF7" w:rsidRPr="00414C19" w:rsidRDefault="00F5325D">
            <w:pPr>
              <w:pStyle w:val="Compact"/>
              <w:rPr>
                <w:sz w:val="12"/>
                <w:szCs w:val="16"/>
                <w:lang w:val="en-GB"/>
                <w:rPrChange w:id="1406" w:author="Nils Hailer" w:date="2021-05-17T11:11:00Z">
                  <w:rPr>
                    <w:sz w:val="12"/>
                    <w:szCs w:val="16"/>
                  </w:rPr>
                </w:rPrChange>
              </w:rPr>
            </w:pPr>
            <w:r w:rsidRPr="00414C19">
              <w:rPr>
                <w:sz w:val="12"/>
                <w:szCs w:val="16"/>
                <w:lang w:val="en-GB"/>
                <w:rPrChange w:id="1407" w:author="Nils Hailer" w:date="2021-05-17T11:11:00Z">
                  <w:rPr>
                    <w:sz w:val="12"/>
                    <w:szCs w:val="16"/>
                  </w:rPr>
                </w:rPrChange>
              </w:rPr>
              <w:t xml:space="preserve">50151 </w:t>
            </w:r>
            <w:proofErr w:type="gramStart"/>
            <w:r w:rsidRPr="00414C19">
              <w:rPr>
                <w:sz w:val="12"/>
                <w:szCs w:val="16"/>
                <w:lang w:val="en-GB"/>
                <w:rPrChange w:id="1408" w:author="Nils Hailer" w:date="2021-05-17T11:11:00Z">
                  <w:rPr>
                    <w:sz w:val="12"/>
                    <w:szCs w:val="16"/>
                  </w:rPr>
                </w:rPrChange>
              </w:rPr>
              <w:t>( 56.5</w:t>
            </w:r>
            <w:proofErr w:type="gramEnd"/>
            <w:r w:rsidRPr="00414C19">
              <w:rPr>
                <w:sz w:val="12"/>
                <w:szCs w:val="16"/>
                <w:lang w:val="en-GB"/>
                <w:rPrChange w:id="1409" w:author="Nils Hailer" w:date="2021-05-17T11:11:00Z">
                  <w:rPr>
                    <w:sz w:val="12"/>
                    <w:szCs w:val="16"/>
                  </w:rPr>
                </w:rPrChange>
              </w:rPr>
              <w:t>)</w:t>
            </w:r>
          </w:p>
        </w:tc>
        <w:tc>
          <w:tcPr>
            <w:tcW w:w="0" w:type="auto"/>
          </w:tcPr>
          <w:p w14:paraId="2013585A" w14:textId="77777777" w:rsidR="00DE1FF7" w:rsidRPr="00414C19" w:rsidRDefault="00F5325D">
            <w:pPr>
              <w:pStyle w:val="Compact"/>
              <w:rPr>
                <w:sz w:val="12"/>
                <w:szCs w:val="16"/>
                <w:lang w:val="en-GB"/>
                <w:rPrChange w:id="1410" w:author="Nils Hailer" w:date="2021-05-17T11:11:00Z">
                  <w:rPr>
                    <w:sz w:val="12"/>
                    <w:szCs w:val="16"/>
                  </w:rPr>
                </w:rPrChange>
              </w:rPr>
            </w:pPr>
            <w:r w:rsidRPr="00414C19">
              <w:rPr>
                <w:sz w:val="12"/>
                <w:szCs w:val="16"/>
                <w:lang w:val="en-GB"/>
                <w:rPrChange w:id="1411" w:author="Nils Hailer" w:date="2021-05-17T11:11:00Z">
                  <w:rPr>
                    <w:sz w:val="12"/>
                    <w:szCs w:val="16"/>
                  </w:rPr>
                </w:rPrChange>
              </w:rPr>
              <w:t>209 (51.0)</w:t>
            </w:r>
          </w:p>
        </w:tc>
        <w:tc>
          <w:tcPr>
            <w:tcW w:w="0" w:type="auto"/>
          </w:tcPr>
          <w:p w14:paraId="21313429" w14:textId="77777777" w:rsidR="00DE1FF7" w:rsidRPr="00414C19" w:rsidRDefault="00F5325D">
            <w:pPr>
              <w:pStyle w:val="Compact"/>
              <w:rPr>
                <w:sz w:val="12"/>
                <w:szCs w:val="16"/>
                <w:lang w:val="en-GB"/>
                <w:rPrChange w:id="1412" w:author="Nils Hailer" w:date="2021-05-17T11:11:00Z">
                  <w:rPr>
                    <w:sz w:val="12"/>
                    <w:szCs w:val="16"/>
                  </w:rPr>
                </w:rPrChange>
              </w:rPr>
            </w:pPr>
            <w:r w:rsidRPr="00414C19">
              <w:rPr>
                <w:sz w:val="12"/>
                <w:szCs w:val="16"/>
                <w:lang w:val="en-GB"/>
                <w:rPrChange w:id="1413" w:author="Nils Hailer" w:date="2021-05-17T11:11:00Z">
                  <w:rPr>
                    <w:sz w:val="12"/>
                    <w:szCs w:val="16"/>
                  </w:rPr>
                </w:rPrChange>
              </w:rPr>
              <w:t>10706 (58.0)</w:t>
            </w:r>
          </w:p>
        </w:tc>
        <w:tc>
          <w:tcPr>
            <w:tcW w:w="0" w:type="auto"/>
          </w:tcPr>
          <w:p w14:paraId="77AADCF6" w14:textId="77777777" w:rsidR="00DE1FF7" w:rsidRPr="00414C19" w:rsidRDefault="00F5325D">
            <w:pPr>
              <w:pStyle w:val="Compact"/>
              <w:rPr>
                <w:sz w:val="12"/>
                <w:szCs w:val="16"/>
                <w:lang w:val="en-GB"/>
                <w:rPrChange w:id="1414" w:author="Nils Hailer" w:date="2021-05-17T11:11:00Z">
                  <w:rPr>
                    <w:sz w:val="12"/>
                    <w:szCs w:val="16"/>
                  </w:rPr>
                </w:rPrChange>
              </w:rPr>
            </w:pPr>
            <w:r w:rsidRPr="00414C19">
              <w:rPr>
                <w:sz w:val="12"/>
                <w:szCs w:val="16"/>
                <w:lang w:val="en-GB"/>
                <w:rPrChange w:id="1415" w:author="Nils Hailer" w:date="2021-05-17T11:11:00Z">
                  <w:rPr>
                    <w:sz w:val="12"/>
                    <w:szCs w:val="16"/>
                  </w:rPr>
                </w:rPrChange>
              </w:rPr>
              <w:t>10915 (57.9)</w:t>
            </w:r>
          </w:p>
        </w:tc>
      </w:tr>
      <w:tr w:rsidR="00DE1FF7" w:rsidRPr="00414C19" w14:paraId="438D8B32" w14:textId="77777777" w:rsidTr="00E76AA7">
        <w:tc>
          <w:tcPr>
            <w:tcW w:w="743" w:type="pct"/>
          </w:tcPr>
          <w:p w14:paraId="1F7B84FB" w14:textId="77777777" w:rsidR="00DE1FF7" w:rsidRPr="00414C19" w:rsidRDefault="00DE1FF7">
            <w:pPr>
              <w:rPr>
                <w:sz w:val="12"/>
                <w:szCs w:val="16"/>
                <w:lang w:val="en-GB"/>
                <w:rPrChange w:id="1416" w:author="Nils Hailer" w:date="2021-05-17T11:11:00Z">
                  <w:rPr>
                    <w:sz w:val="12"/>
                    <w:szCs w:val="16"/>
                  </w:rPr>
                </w:rPrChange>
              </w:rPr>
            </w:pPr>
          </w:p>
        </w:tc>
        <w:tc>
          <w:tcPr>
            <w:tcW w:w="1152" w:type="pct"/>
          </w:tcPr>
          <w:p w14:paraId="60A9499A" w14:textId="77777777" w:rsidR="00DE1FF7" w:rsidRPr="00414C19" w:rsidRDefault="00F5325D">
            <w:pPr>
              <w:pStyle w:val="Compact"/>
              <w:rPr>
                <w:sz w:val="12"/>
                <w:szCs w:val="16"/>
                <w:lang w:val="en-GB"/>
                <w:rPrChange w:id="1417" w:author="Nils Hailer" w:date="2021-05-17T11:11:00Z">
                  <w:rPr>
                    <w:sz w:val="12"/>
                    <w:szCs w:val="16"/>
                  </w:rPr>
                </w:rPrChange>
              </w:rPr>
            </w:pPr>
            <w:r w:rsidRPr="00414C19">
              <w:rPr>
                <w:sz w:val="12"/>
                <w:szCs w:val="16"/>
                <w:lang w:val="en-GB"/>
                <w:rPrChange w:id="1418" w:author="Nils Hailer" w:date="2021-05-17T11:11:00Z">
                  <w:rPr>
                    <w:sz w:val="12"/>
                    <w:szCs w:val="16"/>
                  </w:rPr>
                </w:rPrChange>
              </w:rPr>
              <w:t>male</w:t>
            </w:r>
          </w:p>
        </w:tc>
        <w:tc>
          <w:tcPr>
            <w:tcW w:w="0" w:type="auto"/>
          </w:tcPr>
          <w:p w14:paraId="59799088" w14:textId="77777777" w:rsidR="00DE1FF7" w:rsidRPr="00414C19" w:rsidRDefault="00F5325D">
            <w:pPr>
              <w:pStyle w:val="Compact"/>
              <w:rPr>
                <w:sz w:val="12"/>
                <w:szCs w:val="16"/>
                <w:lang w:val="en-GB"/>
                <w:rPrChange w:id="1419" w:author="Nils Hailer" w:date="2021-05-17T11:11:00Z">
                  <w:rPr>
                    <w:sz w:val="12"/>
                    <w:szCs w:val="16"/>
                  </w:rPr>
                </w:rPrChange>
              </w:rPr>
            </w:pPr>
            <w:r w:rsidRPr="00414C19">
              <w:rPr>
                <w:sz w:val="12"/>
                <w:szCs w:val="16"/>
                <w:lang w:val="en-GB"/>
                <w:rPrChange w:id="1420" w:author="Nils Hailer" w:date="2021-05-17T11:11:00Z">
                  <w:rPr>
                    <w:sz w:val="12"/>
                    <w:szCs w:val="16"/>
                  </w:rPr>
                </w:rPrChange>
              </w:rPr>
              <w:t xml:space="preserve">1111 </w:t>
            </w:r>
            <w:proofErr w:type="gramStart"/>
            <w:r w:rsidRPr="00414C19">
              <w:rPr>
                <w:sz w:val="12"/>
                <w:szCs w:val="16"/>
                <w:lang w:val="en-GB"/>
                <w:rPrChange w:id="1421" w:author="Nils Hailer" w:date="2021-05-17T11:11:00Z">
                  <w:rPr>
                    <w:sz w:val="12"/>
                    <w:szCs w:val="16"/>
                  </w:rPr>
                </w:rPrChange>
              </w:rPr>
              <w:t>( 51.1</w:t>
            </w:r>
            <w:proofErr w:type="gramEnd"/>
            <w:r w:rsidRPr="00414C19">
              <w:rPr>
                <w:sz w:val="12"/>
                <w:szCs w:val="16"/>
                <w:lang w:val="en-GB"/>
                <w:rPrChange w:id="1422" w:author="Nils Hailer" w:date="2021-05-17T11:11:00Z">
                  <w:rPr>
                    <w:sz w:val="12"/>
                    <w:szCs w:val="16"/>
                  </w:rPr>
                </w:rPrChange>
              </w:rPr>
              <w:t>)</w:t>
            </w:r>
          </w:p>
        </w:tc>
        <w:tc>
          <w:tcPr>
            <w:tcW w:w="0" w:type="auto"/>
          </w:tcPr>
          <w:p w14:paraId="27AA875A" w14:textId="77777777" w:rsidR="00DE1FF7" w:rsidRPr="00414C19" w:rsidRDefault="00F5325D">
            <w:pPr>
              <w:pStyle w:val="Compact"/>
              <w:rPr>
                <w:sz w:val="12"/>
                <w:szCs w:val="16"/>
                <w:lang w:val="en-GB"/>
                <w:rPrChange w:id="1423" w:author="Nils Hailer" w:date="2021-05-17T11:11:00Z">
                  <w:rPr>
                    <w:sz w:val="12"/>
                    <w:szCs w:val="16"/>
                  </w:rPr>
                </w:rPrChange>
              </w:rPr>
            </w:pPr>
            <w:r w:rsidRPr="00414C19">
              <w:rPr>
                <w:sz w:val="12"/>
                <w:szCs w:val="16"/>
                <w:lang w:val="en-GB"/>
                <w:rPrChange w:id="1424" w:author="Nils Hailer" w:date="2021-05-17T11:11:00Z">
                  <w:rPr>
                    <w:sz w:val="12"/>
                    <w:szCs w:val="16"/>
                  </w:rPr>
                </w:rPrChange>
              </w:rPr>
              <w:t xml:space="preserve">37568 </w:t>
            </w:r>
            <w:proofErr w:type="gramStart"/>
            <w:r w:rsidRPr="00414C19">
              <w:rPr>
                <w:sz w:val="12"/>
                <w:szCs w:val="16"/>
                <w:lang w:val="en-GB"/>
                <w:rPrChange w:id="1425" w:author="Nils Hailer" w:date="2021-05-17T11:11:00Z">
                  <w:rPr>
                    <w:sz w:val="12"/>
                    <w:szCs w:val="16"/>
                  </w:rPr>
                </w:rPrChange>
              </w:rPr>
              <w:t>( 43.4</w:t>
            </w:r>
            <w:proofErr w:type="gramEnd"/>
            <w:r w:rsidRPr="00414C19">
              <w:rPr>
                <w:sz w:val="12"/>
                <w:szCs w:val="16"/>
                <w:lang w:val="en-GB"/>
                <w:rPrChange w:id="1426" w:author="Nils Hailer" w:date="2021-05-17T11:11:00Z">
                  <w:rPr>
                    <w:sz w:val="12"/>
                    <w:szCs w:val="16"/>
                  </w:rPr>
                </w:rPrChange>
              </w:rPr>
              <w:t>)</w:t>
            </w:r>
          </w:p>
        </w:tc>
        <w:tc>
          <w:tcPr>
            <w:tcW w:w="0" w:type="auto"/>
          </w:tcPr>
          <w:p w14:paraId="54174848" w14:textId="77777777" w:rsidR="00DE1FF7" w:rsidRPr="00414C19" w:rsidRDefault="00F5325D">
            <w:pPr>
              <w:pStyle w:val="Compact"/>
              <w:rPr>
                <w:sz w:val="12"/>
                <w:szCs w:val="16"/>
                <w:lang w:val="en-GB"/>
                <w:rPrChange w:id="1427" w:author="Nils Hailer" w:date="2021-05-17T11:11:00Z">
                  <w:rPr>
                    <w:sz w:val="12"/>
                    <w:szCs w:val="16"/>
                  </w:rPr>
                </w:rPrChange>
              </w:rPr>
            </w:pPr>
            <w:r w:rsidRPr="00414C19">
              <w:rPr>
                <w:sz w:val="12"/>
                <w:szCs w:val="16"/>
                <w:lang w:val="en-GB"/>
                <w:rPrChange w:id="1428" w:author="Nils Hailer" w:date="2021-05-17T11:11:00Z">
                  <w:rPr>
                    <w:sz w:val="12"/>
                    <w:szCs w:val="16"/>
                  </w:rPr>
                </w:rPrChange>
              </w:rPr>
              <w:t xml:space="preserve">38679 </w:t>
            </w:r>
            <w:proofErr w:type="gramStart"/>
            <w:r w:rsidRPr="00414C19">
              <w:rPr>
                <w:sz w:val="12"/>
                <w:szCs w:val="16"/>
                <w:lang w:val="en-GB"/>
                <w:rPrChange w:id="1429" w:author="Nils Hailer" w:date="2021-05-17T11:11:00Z">
                  <w:rPr>
                    <w:sz w:val="12"/>
                    <w:szCs w:val="16"/>
                  </w:rPr>
                </w:rPrChange>
              </w:rPr>
              <w:t>( 43.5</w:t>
            </w:r>
            <w:proofErr w:type="gramEnd"/>
            <w:r w:rsidRPr="00414C19">
              <w:rPr>
                <w:sz w:val="12"/>
                <w:szCs w:val="16"/>
                <w:lang w:val="en-GB"/>
                <w:rPrChange w:id="1430" w:author="Nils Hailer" w:date="2021-05-17T11:11:00Z">
                  <w:rPr>
                    <w:sz w:val="12"/>
                    <w:szCs w:val="16"/>
                  </w:rPr>
                </w:rPrChange>
              </w:rPr>
              <w:t>)</w:t>
            </w:r>
          </w:p>
        </w:tc>
        <w:tc>
          <w:tcPr>
            <w:tcW w:w="0" w:type="auto"/>
          </w:tcPr>
          <w:p w14:paraId="1C3CE207" w14:textId="77777777" w:rsidR="00DE1FF7" w:rsidRPr="00414C19" w:rsidRDefault="00F5325D">
            <w:pPr>
              <w:pStyle w:val="Compact"/>
              <w:rPr>
                <w:sz w:val="12"/>
                <w:szCs w:val="16"/>
                <w:lang w:val="en-GB"/>
                <w:rPrChange w:id="1431" w:author="Nils Hailer" w:date="2021-05-17T11:11:00Z">
                  <w:rPr>
                    <w:sz w:val="12"/>
                    <w:szCs w:val="16"/>
                  </w:rPr>
                </w:rPrChange>
              </w:rPr>
            </w:pPr>
            <w:r w:rsidRPr="00414C19">
              <w:rPr>
                <w:sz w:val="12"/>
                <w:szCs w:val="16"/>
                <w:lang w:val="en-GB"/>
                <w:rPrChange w:id="1432" w:author="Nils Hailer" w:date="2021-05-17T11:11:00Z">
                  <w:rPr>
                    <w:sz w:val="12"/>
                    <w:szCs w:val="16"/>
                  </w:rPr>
                </w:rPrChange>
              </w:rPr>
              <w:t>201 (49.0)</w:t>
            </w:r>
          </w:p>
        </w:tc>
        <w:tc>
          <w:tcPr>
            <w:tcW w:w="0" w:type="auto"/>
          </w:tcPr>
          <w:p w14:paraId="66B7E149" w14:textId="77777777" w:rsidR="00DE1FF7" w:rsidRPr="00414C19" w:rsidRDefault="00F5325D">
            <w:pPr>
              <w:pStyle w:val="Compact"/>
              <w:rPr>
                <w:sz w:val="12"/>
                <w:szCs w:val="16"/>
                <w:lang w:val="en-GB"/>
                <w:rPrChange w:id="1433" w:author="Nils Hailer" w:date="2021-05-17T11:11:00Z">
                  <w:rPr>
                    <w:sz w:val="12"/>
                    <w:szCs w:val="16"/>
                  </w:rPr>
                </w:rPrChange>
              </w:rPr>
            </w:pPr>
            <w:r w:rsidRPr="00414C19">
              <w:rPr>
                <w:sz w:val="12"/>
                <w:szCs w:val="16"/>
                <w:lang w:val="en-GB"/>
                <w:rPrChange w:id="1434" w:author="Nils Hailer" w:date="2021-05-17T11:11:00Z">
                  <w:rPr>
                    <w:sz w:val="12"/>
                    <w:szCs w:val="16"/>
                  </w:rPr>
                </w:rPrChange>
              </w:rPr>
              <w:t>7738 (42.0)</w:t>
            </w:r>
          </w:p>
        </w:tc>
        <w:tc>
          <w:tcPr>
            <w:tcW w:w="0" w:type="auto"/>
          </w:tcPr>
          <w:p w14:paraId="374A96F2" w14:textId="77777777" w:rsidR="00DE1FF7" w:rsidRPr="00414C19" w:rsidRDefault="00F5325D">
            <w:pPr>
              <w:pStyle w:val="Compact"/>
              <w:rPr>
                <w:sz w:val="12"/>
                <w:szCs w:val="16"/>
                <w:lang w:val="en-GB"/>
                <w:rPrChange w:id="1435" w:author="Nils Hailer" w:date="2021-05-17T11:11:00Z">
                  <w:rPr>
                    <w:sz w:val="12"/>
                    <w:szCs w:val="16"/>
                  </w:rPr>
                </w:rPrChange>
              </w:rPr>
            </w:pPr>
            <w:r w:rsidRPr="00414C19">
              <w:rPr>
                <w:sz w:val="12"/>
                <w:szCs w:val="16"/>
                <w:lang w:val="en-GB"/>
                <w:rPrChange w:id="1436" w:author="Nils Hailer" w:date="2021-05-17T11:11:00Z">
                  <w:rPr>
                    <w:sz w:val="12"/>
                    <w:szCs w:val="16"/>
                  </w:rPr>
                </w:rPrChange>
              </w:rPr>
              <w:t>7939 (42.1)</w:t>
            </w:r>
          </w:p>
        </w:tc>
      </w:tr>
      <w:tr w:rsidR="00DE1FF7" w:rsidRPr="00414C19" w14:paraId="4855C50D" w14:textId="77777777" w:rsidTr="00E76AA7">
        <w:tc>
          <w:tcPr>
            <w:tcW w:w="743" w:type="pct"/>
          </w:tcPr>
          <w:p w14:paraId="2821C95E" w14:textId="77777777" w:rsidR="00DE1FF7" w:rsidRPr="00414C19" w:rsidRDefault="00F5325D">
            <w:pPr>
              <w:pStyle w:val="Compact"/>
              <w:rPr>
                <w:sz w:val="12"/>
                <w:szCs w:val="16"/>
                <w:lang w:val="en-GB"/>
                <w:rPrChange w:id="1437" w:author="Nils Hailer" w:date="2021-05-17T11:11:00Z">
                  <w:rPr>
                    <w:sz w:val="12"/>
                    <w:szCs w:val="16"/>
                  </w:rPr>
                </w:rPrChange>
              </w:rPr>
            </w:pPr>
            <w:r w:rsidRPr="00414C19">
              <w:rPr>
                <w:sz w:val="12"/>
                <w:szCs w:val="16"/>
                <w:lang w:val="en-GB"/>
                <w:rPrChange w:id="1438" w:author="Nils Hailer" w:date="2021-05-17T11:11:00Z">
                  <w:rPr>
                    <w:sz w:val="12"/>
                    <w:szCs w:val="16"/>
                  </w:rPr>
                </w:rPrChange>
              </w:rPr>
              <w:t>BMI</w:t>
            </w:r>
          </w:p>
        </w:tc>
        <w:tc>
          <w:tcPr>
            <w:tcW w:w="1152" w:type="pct"/>
          </w:tcPr>
          <w:p w14:paraId="3336EA93" w14:textId="77777777" w:rsidR="00DE1FF7" w:rsidRPr="00414C19" w:rsidRDefault="00F5325D">
            <w:pPr>
              <w:pStyle w:val="Compact"/>
              <w:rPr>
                <w:sz w:val="12"/>
                <w:szCs w:val="16"/>
                <w:lang w:val="en-GB"/>
                <w:rPrChange w:id="1439" w:author="Nils Hailer" w:date="2021-05-17T11:11:00Z">
                  <w:rPr>
                    <w:sz w:val="12"/>
                    <w:szCs w:val="16"/>
                  </w:rPr>
                </w:rPrChange>
              </w:rPr>
            </w:pPr>
            <w:r w:rsidRPr="00414C19">
              <w:rPr>
                <w:sz w:val="12"/>
                <w:szCs w:val="16"/>
                <w:lang w:val="en-GB"/>
                <w:rPrChange w:id="1440" w:author="Nils Hailer" w:date="2021-05-17T11:11:00Z">
                  <w:rPr>
                    <w:sz w:val="12"/>
                    <w:szCs w:val="16"/>
                  </w:rPr>
                </w:rPrChange>
              </w:rPr>
              <w:t>under/normal weight</w:t>
            </w:r>
          </w:p>
        </w:tc>
        <w:tc>
          <w:tcPr>
            <w:tcW w:w="0" w:type="auto"/>
          </w:tcPr>
          <w:p w14:paraId="5CD1D18F" w14:textId="77777777" w:rsidR="00DE1FF7" w:rsidRPr="00414C19" w:rsidRDefault="00F5325D">
            <w:pPr>
              <w:pStyle w:val="Compact"/>
              <w:rPr>
                <w:sz w:val="12"/>
                <w:szCs w:val="16"/>
                <w:lang w:val="en-GB"/>
                <w:rPrChange w:id="1441" w:author="Nils Hailer" w:date="2021-05-17T11:11:00Z">
                  <w:rPr>
                    <w:sz w:val="12"/>
                    <w:szCs w:val="16"/>
                  </w:rPr>
                </w:rPrChange>
              </w:rPr>
            </w:pPr>
            <w:r w:rsidRPr="00414C19">
              <w:rPr>
                <w:sz w:val="12"/>
                <w:szCs w:val="16"/>
                <w:lang w:val="en-GB"/>
                <w:rPrChange w:id="1442" w:author="Nils Hailer" w:date="2021-05-17T11:11:00Z">
                  <w:rPr>
                    <w:sz w:val="12"/>
                    <w:szCs w:val="16"/>
                  </w:rPr>
                </w:rPrChange>
              </w:rPr>
              <w:t xml:space="preserve">487 </w:t>
            </w:r>
            <w:proofErr w:type="gramStart"/>
            <w:r w:rsidRPr="00414C19">
              <w:rPr>
                <w:sz w:val="12"/>
                <w:szCs w:val="16"/>
                <w:lang w:val="en-GB"/>
                <w:rPrChange w:id="1443" w:author="Nils Hailer" w:date="2021-05-17T11:11:00Z">
                  <w:rPr>
                    <w:sz w:val="12"/>
                    <w:szCs w:val="16"/>
                  </w:rPr>
                </w:rPrChange>
              </w:rPr>
              <w:t>( 22.4</w:t>
            </w:r>
            <w:proofErr w:type="gramEnd"/>
            <w:r w:rsidRPr="00414C19">
              <w:rPr>
                <w:sz w:val="12"/>
                <w:szCs w:val="16"/>
                <w:lang w:val="en-GB"/>
                <w:rPrChange w:id="1444" w:author="Nils Hailer" w:date="2021-05-17T11:11:00Z">
                  <w:rPr>
                    <w:sz w:val="12"/>
                    <w:szCs w:val="16"/>
                  </w:rPr>
                </w:rPrChange>
              </w:rPr>
              <w:t>)</w:t>
            </w:r>
          </w:p>
        </w:tc>
        <w:tc>
          <w:tcPr>
            <w:tcW w:w="0" w:type="auto"/>
          </w:tcPr>
          <w:p w14:paraId="786131B7" w14:textId="77777777" w:rsidR="00DE1FF7" w:rsidRPr="00414C19" w:rsidRDefault="00F5325D">
            <w:pPr>
              <w:pStyle w:val="Compact"/>
              <w:rPr>
                <w:sz w:val="12"/>
                <w:szCs w:val="16"/>
                <w:lang w:val="en-GB"/>
                <w:rPrChange w:id="1445" w:author="Nils Hailer" w:date="2021-05-17T11:11:00Z">
                  <w:rPr>
                    <w:sz w:val="12"/>
                    <w:szCs w:val="16"/>
                  </w:rPr>
                </w:rPrChange>
              </w:rPr>
            </w:pPr>
            <w:r w:rsidRPr="00414C19">
              <w:rPr>
                <w:sz w:val="12"/>
                <w:szCs w:val="16"/>
                <w:lang w:val="en-GB"/>
                <w:rPrChange w:id="1446" w:author="Nils Hailer" w:date="2021-05-17T11:11:00Z">
                  <w:rPr>
                    <w:sz w:val="12"/>
                    <w:szCs w:val="16"/>
                  </w:rPr>
                </w:rPrChange>
              </w:rPr>
              <w:t xml:space="preserve">28944 </w:t>
            </w:r>
            <w:proofErr w:type="gramStart"/>
            <w:r w:rsidRPr="00414C19">
              <w:rPr>
                <w:sz w:val="12"/>
                <w:szCs w:val="16"/>
                <w:lang w:val="en-GB"/>
                <w:rPrChange w:id="1447" w:author="Nils Hailer" w:date="2021-05-17T11:11:00Z">
                  <w:rPr>
                    <w:sz w:val="12"/>
                    <w:szCs w:val="16"/>
                  </w:rPr>
                </w:rPrChange>
              </w:rPr>
              <w:t>( 33.4</w:t>
            </w:r>
            <w:proofErr w:type="gramEnd"/>
            <w:r w:rsidRPr="00414C19">
              <w:rPr>
                <w:sz w:val="12"/>
                <w:szCs w:val="16"/>
                <w:lang w:val="en-GB"/>
                <w:rPrChange w:id="1448" w:author="Nils Hailer" w:date="2021-05-17T11:11:00Z">
                  <w:rPr>
                    <w:sz w:val="12"/>
                    <w:szCs w:val="16"/>
                  </w:rPr>
                </w:rPrChange>
              </w:rPr>
              <w:t>)</w:t>
            </w:r>
          </w:p>
        </w:tc>
        <w:tc>
          <w:tcPr>
            <w:tcW w:w="0" w:type="auto"/>
          </w:tcPr>
          <w:p w14:paraId="43BD205B" w14:textId="77777777" w:rsidR="00DE1FF7" w:rsidRPr="00414C19" w:rsidRDefault="00F5325D">
            <w:pPr>
              <w:pStyle w:val="Compact"/>
              <w:rPr>
                <w:sz w:val="12"/>
                <w:szCs w:val="16"/>
                <w:lang w:val="en-GB"/>
                <w:rPrChange w:id="1449" w:author="Nils Hailer" w:date="2021-05-17T11:11:00Z">
                  <w:rPr>
                    <w:sz w:val="12"/>
                    <w:szCs w:val="16"/>
                  </w:rPr>
                </w:rPrChange>
              </w:rPr>
            </w:pPr>
            <w:r w:rsidRPr="00414C19">
              <w:rPr>
                <w:sz w:val="12"/>
                <w:szCs w:val="16"/>
                <w:lang w:val="en-GB"/>
                <w:rPrChange w:id="1450" w:author="Nils Hailer" w:date="2021-05-17T11:11:00Z">
                  <w:rPr>
                    <w:sz w:val="12"/>
                    <w:szCs w:val="16"/>
                  </w:rPr>
                </w:rPrChange>
              </w:rPr>
              <w:t xml:space="preserve">29431 </w:t>
            </w:r>
            <w:proofErr w:type="gramStart"/>
            <w:r w:rsidRPr="00414C19">
              <w:rPr>
                <w:sz w:val="12"/>
                <w:szCs w:val="16"/>
                <w:lang w:val="en-GB"/>
                <w:rPrChange w:id="1451" w:author="Nils Hailer" w:date="2021-05-17T11:11:00Z">
                  <w:rPr>
                    <w:sz w:val="12"/>
                    <w:szCs w:val="16"/>
                  </w:rPr>
                </w:rPrChange>
              </w:rPr>
              <w:t>( 33.1</w:t>
            </w:r>
            <w:proofErr w:type="gramEnd"/>
            <w:r w:rsidRPr="00414C19">
              <w:rPr>
                <w:sz w:val="12"/>
                <w:szCs w:val="16"/>
                <w:lang w:val="en-GB"/>
                <w:rPrChange w:id="1452" w:author="Nils Hailer" w:date="2021-05-17T11:11:00Z">
                  <w:rPr>
                    <w:sz w:val="12"/>
                    <w:szCs w:val="16"/>
                  </w:rPr>
                </w:rPrChange>
              </w:rPr>
              <w:t>)</w:t>
            </w:r>
          </w:p>
        </w:tc>
        <w:tc>
          <w:tcPr>
            <w:tcW w:w="0" w:type="auto"/>
          </w:tcPr>
          <w:p w14:paraId="498F2C08" w14:textId="77777777" w:rsidR="00DE1FF7" w:rsidRPr="00414C19" w:rsidRDefault="00F5325D">
            <w:pPr>
              <w:pStyle w:val="Compact"/>
              <w:rPr>
                <w:sz w:val="12"/>
                <w:szCs w:val="16"/>
                <w:lang w:val="en-GB"/>
                <w:rPrChange w:id="1453" w:author="Nils Hailer" w:date="2021-05-17T11:11:00Z">
                  <w:rPr>
                    <w:sz w:val="12"/>
                    <w:szCs w:val="16"/>
                  </w:rPr>
                </w:rPrChange>
              </w:rPr>
            </w:pPr>
            <w:r w:rsidRPr="00414C19">
              <w:rPr>
                <w:sz w:val="12"/>
                <w:szCs w:val="16"/>
                <w:lang w:val="en-GB"/>
                <w:rPrChange w:id="1454" w:author="Nils Hailer" w:date="2021-05-17T11:11:00Z">
                  <w:rPr>
                    <w:sz w:val="12"/>
                    <w:szCs w:val="16"/>
                  </w:rPr>
                </w:rPrChange>
              </w:rPr>
              <w:t>101 (24.6)</w:t>
            </w:r>
          </w:p>
        </w:tc>
        <w:tc>
          <w:tcPr>
            <w:tcW w:w="0" w:type="auto"/>
          </w:tcPr>
          <w:p w14:paraId="14991B1B" w14:textId="77777777" w:rsidR="00DE1FF7" w:rsidRPr="00414C19" w:rsidRDefault="00F5325D">
            <w:pPr>
              <w:pStyle w:val="Compact"/>
              <w:rPr>
                <w:sz w:val="12"/>
                <w:szCs w:val="16"/>
                <w:lang w:val="en-GB"/>
                <w:rPrChange w:id="1455" w:author="Nils Hailer" w:date="2021-05-17T11:11:00Z">
                  <w:rPr>
                    <w:sz w:val="12"/>
                    <w:szCs w:val="16"/>
                  </w:rPr>
                </w:rPrChange>
              </w:rPr>
            </w:pPr>
            <w:r w:rsidRPr="00414C19">
              <w:rPr>
                <w:sz w:val="12"/>
                <w:szCs w:val="16"/>
                <w:lang w:val="en-GB"/>
                <w:rPrChange w:id="1456" w:author="Nils Hailer" w:date="2021-05-17T11:11:00Z">
                  <w:rPr>
                    <w:sz w:val="12"/>
                    <w:szCs w:val="16"/>
                  </w:rPr>
                </w:rPrChange>
              </w:rPr>
              <w:t>6746 (36.6)</w:t>
            </w:r>
          </w:p>
        </w:tc>
        <w:tc>
          <w:tcPr>
            <w:tcW w:w="0" w:type="auto"/>
          </w:tcPr>
          <w:p w14:paraId="50B1995F" w14:textId="77777777" w:rsidR="00DE1FF7" w:rsidRPr="00414C19" w:rsidRDefault="00F5325D">
            <w:pPr>
              <w:pStyle w:val="Compact"/>
              <w:rPr>
                <w:sz w:val="12"/>
                <w:szCs w:val="16"/>
                <w:lang w:val="en-GB"/>
                <w:rPrChange w:id="1457" w:author="Nils Hailer" w:date="2021-05-17T11:11:00Z">
                  <w:rPr>
                    <w:sz w:val="12"/>
                    <w:szCs w:val="16"/>
                  </w:rPr>
                </w:rPrChange>
              </w:rPr>
            </w:pPr>
            <w:r w:rsidRPr="00414C19">
              <w:rPr>
                <w:sz w:val="12"/>
                <w:szCs w:val="16"/>
                <w:lang w:val="en-GB"/>
                <w:rPrChange w:id="1458" w:author="Nils Hailer" w:date="2021-05-17T11:11:00Z">
                  <w:rPr>
                    <w:sz w:val="12"/>
                    <w:szCs w:val="16"/>
                  </w:rPr>
                </w:rPrChange>
              </w:rPr>
              <w:t>6847 (36.3)</w:t>
            </w:r>
          </w:p>
        </w:tc>
      </w:tr>
      <w:tr w:rsidR="00DE1FF7" w:rsidRPr="00414C19" w14:paraId="5390468F" w14:textId="77777777" w:rsidTr="00E76AA7">
        <w:tc>
          <w:tcPr>
            <w:tcW w:w="743" w:type="pct"/>
          </w:tcPr>
          <w:p w14:paraId="1D756103" w14:textId="77777777" w:rsidR="00DE1FF7" w:rsidRPr="00414C19" w:rsidRDefault="00DE1FF7">
            <w:pPr>
              <w:rPr>
                <w:sz w:val="12"/>
                <w:szCs w:val="16"/>
                <w:lang w:val="en-GB"/>
                <w:rPrChange w:id="1459" w:author="Nils Hailer" w:date="2021-05-17T11:11:00Z">
                  <w:rPr>
                    <w:sz w:val="12"/>
                    <w:szCs w:val="16"/>
                  </w:rPr>
                </w:rPrChange>
              </w:rPr>
            </w:pPr>
          </w:p>
        </w:tc>
        <w:tc>
          <w:tcPr>
            <w:tcW w:w="1152" w:type="pct"/>
          </w:tcPr>
          <w:p w14:paraId="3B176909" w14:textId="77777777" w:rsidR="00DE1FF7" w:rsidRPr="00414C19" w:rsidRDefault="00F5325D">
            <w:pPr>
              <w:pStyle w:val="Compact"/>
              <w:rPr>
                <w:sz w:val="12"/>
                <w:szCs w:val="16"/>
                <w:lang w:val="en-GB"/>
                <w:rPrChange w:id="1460" w:author="Nils Hailer" w:date="2021-05-17T11:11:00Z">
                  <w:rPr>
                    <w:sz w:val="12"/>
                    <w:szCs w:val="16"/>
                  </w:rPr>
                </w:rPrChange>
              </w:rPr>
            </w:pPr>
            <w:r w:rsidRPr="00414C19">
              <w:rPr>
                <w:sz w:val="12"/>
                <w:szCs w:val="16"/>
                <w:lang w:val="en-GB"/>
                <w:rPrChange w:id="1461" w:author="Nils Hailer" w:date="2021-05-17T11:11:00Z">
                  <w:rPr>
                    <w:sz w:val="12"/>
                    <w:szCs w:val="16"/>
                  </w:rPr>
                </w:rPrChange>
              </w:rPr>
              <w:t>overweight</w:t>
            </w:r>
          </w:p>
        </w:tc>
        <w:tc>
          <w:tcPr>
            <w:tcW w:w="0" w:type="auto"/>
          </w:tcPr>
          <w:p w14:paraId="0C2559E9" w14:textId="77777777" w:rsidR="00DE1FF7" w:rsidRPr="00414C19" w:rsidRDefault="00F5325D">
            <w:pPr>
              <w:pStyle w:val="Compact"/>
              <w:rPr>
                <w:sz w:val="12"/>
                <w:szCs w:val="16"/>
                <w:lang w:val="en-GB"/>
                <w:rPrChange w:id="1462" w:author="Nils Hailer" w:date="2021-05-17T11:11:00Z">
                  <w:rPr>
                    <w:sz w:val="12"/>
                    <w:szCs w:val="16"/>
                  </w:rPr>
                </w:rPrChange>
              </w:rPr>
            </w:pPr>
            <w:r w:rsidRPr="00414C19">
              <w:rPr>
                <w:sz w:val="12"/>
                <w:szCs w:val="16"/>
                <w:lang w:val="en-GB"/>
                <w:rPrChange w:id="1463" w:author="Nils Hailer" w:date="2021-05-17T11:11:00Z">
                  <w:rPr>
                    <w:sz w:val="12"/>
                    <w:szCs w:val="16"/>
                  </w:rPr>
                </w:rPrChange>
              </w:rPr>
              <w:t xml:space="preserve">863 </w:t>
            </w:r>
            <w:proofErr w:type="gramStart"/>
            <w:r w:rsidRPr="00414C19">
              <w:rPr>
                <w:sz w:val="12"/>
                <w:szCs w:val="16"/>
                <w:lang w:val="en-GB"/>
                <w:rPrChange w:id="1464" w:author="Nils Hailer" w:date="2021-05-17T11:11:00Z">
                  <w:rPr>
                    <w:sz w:val="12"/>
                    <w:szCs w:val="16"/>
                  </w:rPr>
                </w:rPrChange>
              </w:rPr>
              <w:t>( 39.7</w:t>
            </w:r>
            <w:proofErr w:type="gramEnd"/>
            <w:r w:rsidRPr="00414C19">
              <w:rPr>
                <w:sz w:val="12"/>
                <w:szCs w:val="16"/>
                <w:lang w:val="en-GB"/>
                <w:rPrChange w:id="1465" w:author="Nils Hailer" w:date="2021-05-17T11:11:00Z">
                  <w:rPr>
                    <w:sz w:val="12"/>
                    <w:szCs w:val="16"/>
                  </w:rPr>
                </w:rPrChange>
              </w:rPr>
              <w:t>)</w:t>
            </w:r>
          </w:p>
        </w:tc>
        <w:tc>
          <w:tcPr>
            <w:tcW w:w="0" w:type="auto"/>
          </w:tcPr>
          <w:p w14:paraId="0FF6F8BE" w14:textId="77777777" w:rsidR="00DE1FF7" w:rsidRPr="00414C19" w:rsidRDefault="00F5325D">
            <w:pPr>
              <w:pStyle w:val="Compact"/>
              <w:rPr>
                <w:sz w:val="12"/>
                <w:szCs w:val="16"/>
                <w:lang w:val="en-GB"/>
                <w:rPrChange w:id="1466" w:author="Nils Hailer" w:date="2021-05-17T11:11:00Z">
                  <w:rPr>
                    <w:sz w:val="12"/>
                    <w:szCs w:val="16"/>
                  </w:rPr>
                </w:rPrChange>
              </w:rPr>
            </w:pPr>
            <w:r w:rsidRPr="00414C19">
              <w:rPr>
                <w:sz w:val="12"/>
                <w:szCs w:val="16"/>
                <w:lang w:val="en-GB"/>
                <w:rPrChange w:id="1467" w:author="Nils Hailer" w:date="2021-05-17T11:11:00Z">
                  <w:rPr>
                    <w:sz w:val="12"/>
                    <w:szCs w:val="16"/>
                  </w:rPr>
                </w:rPrChange>
              </w:rPr>
              <w:t xml:space="preserve">37280 </w:t>
            </w:r>
            <w:proofErr w:type="gramStart"/>
            <w:r w:rsidRPr="00414C19">
              <w:rPr>
                <w:sz w:val="12"/>
                <w:szCs w:val="16"/>
                <w:lang w:val="en-GB"/>
                <w:rPrChange w:id="1468" w:author="Nils Hailer" w:date="2021-05-17T11:11:00Z">
                  <w:rPr>
                    <w:sz w:val="12"/>
                    <w:szCs w:val="16"/>
                  </w:rPr>
                </w:rPrChange>
              </w:rPr>
              <w:t>( 43.0</w:t>
            </w:r>
            <w:proofErr w:type="gramEnd"/>
            <w:r w:rsidRPr="00414C19">
              <w:rPr>
                <w:sz w:val="12"/>
                <w:szCs w:val="16"/>
                <w:lang w:val="en-GB"/>
                <w:rPrChange w:id="1469" w:author="Nils Hailer" w:date="2021-05-17T11:11:00Z">
                  <w:rPr>
                    <w:sz w:val="12"/>
                    <w:szCs w:val="16"/>
                  </w:rPr>
                </w:rPrChange>
              </w:rPr>
              <w:t>)</w:t>
            </w:r>
          </w:p>
        </w:tc>
        <w:tc>
          <w:tcPr>
            <w:tcW w:w="0" w:type="auto"/>
          </w:tcPr>
          <w:p w14:paraId="10B1543D" w14:textId="77777777" w:rsidR="00DE1FF7" w:rsidRPr="00414C19" w:rsidRDefault="00F5325D">
            <w:pPr>
              <w:pStyle w:val="Compact"/>
              <w:rPr>
                <w:sz w:val="12"/>
                <w:szCs w:val="16"/>
                <w:lang w:val="en-GB"/>
                <w:rPrChange w:id="1470" w:author="Nils Hailer" w:date="2021-05-17T11:11:00Z">
                  <w:rPr>
                    <w:sz w:val="12"/>
                    <w:szCs w:val="16"/>
                  </w:rPr>
                </w:rPrChange>
              </w:rPr>
            </w:pPr>
            <w:r w:rsidRPr="00414C19">
              <w:rPr>
                <w:sz w:val="12"/>
                <w:szCs w:val="16"/>
                <w:lang w:val="en-GB"/>
                <w:rPrChange w:id="1471" w:author="Nils Hailer" w:date="2021-05-17T11:11:00Z">
                  <w:rPr>
                    <w:sz w:val="12"/>
                    <w:szCs w:val="16"/>
                  </w:rPr>
                </w:rPrChange>
              </w:rPr>
              <w:t xml:space="preserve">38143 </w:t>
            </w:r>
            <w:proofErr w:type="gramStart"/>
            <w:r w:rsidRPr="00414C19">
              <w:rPr>
                <w:sz w:val="12"/>
                <w:szCs w:val="16"/>
                <w:lang w:val="en-GB"/>
                <w:rPrChange w:id="1472" w:author="Nils Hailer" w:date="2021-05-17T11:11:00Z">
                  <w:rPr>
                    <w:sz w:val="12"/>
                    <w:szCs w:val="16"/>
                  </w:rPr>
                </w:rPrChange>
              </w:rPr>
              <w:t>( 42.9</w:t>
            </w:r>
            <w:proofErr w:type="gramEnd"/>
            <w:r w:rsidRPr="00414C19">
              <w:rPr>
                <w:sz w:val="12"/>
                <w:szCs w:val="16"/>
                <w:lang w:val="en-GB"/>
                <w:rPrChange w:id="1473" w:author="Nils Hailer" w:date="2021-05-17T11:11:00Z">
                  <w:rPr>
                    <w:sz w:val="12"/>
                    <w:szCs w:val="16"/>
                  </w:rPr>
                </w:rPrChange>
              </w:rPr>
              <w:t>)</w:t>
            </w:r>
          </w:p>
        </w:tc>
        <w:tc>
          <w:tcPr>
            <w:tcW w:w="0" w:type="auto"/>
          </w:tcPr>
          <w:p w14:paraId="7DF95903" w14:textId="77777777" w:rsidR="00DE1FF7" w:rsidRPr="00414C19" w:rsidRDefault="00F5325D">
            <w:pPr>
              <w:pStyle w:val="Compact"/>
              <w:rPr>
                <w:sz w:val="12"/>
                <w:szCs w:val="16"/>
                <w:lang w:val="en-GB"/>
                <w:rPrChange w:id="1474" w:author="Nils Hailer" w:date="2021-05-17T11:11:00Z">
                  <w:rPr>
                    <w:sz w:val="12"/>
                    <w:szCs w:val="16"/>
                  </w:rPr>
                </w:rPrChange>
              </w:rPr>
            </w:pPr>
            <w:r w:rsidRPr="00414C19">
              <w:rPr>
                <w:sz w:val="12"/>
                <w:szCs w:val="16"/>
                <w:lang w:val="en-GB"/>
                <w:rPrChange w:id="1475" w:author="Nils Hailer" w:date="2021-05-17T11:11:00Z">
                  <w:rPr>
                    <w:sz w:val="12"/>
                    <w:szCs w:val="16"/>
                  </w:rPr>
                </w:rPrChange>
              </w:rPr>
              <w:t>152 (37.1)</w:t>
            </w:r>
          </w:p>
        </w:tc>
        <w:tc>
          <w:tcPr>
            <w:tcW w:w="0" w:type="auto"/>
          </w:tcPr>
          <w:p w14:paraId="61D8B269" w14:textId="77777777" w:rsidR="00DE1FF7" w:rsidRPr="00414C19" w:rsidRDefault="00F5325D">
            <w:pPr>
              <w:pStyle w:val="Compact"/>
              <w:rPr>
                <w:sz w:val="12"/>
                <w:szCs w:val="16"/>
                <w:lang w:val="en-GB"/>
                <w:rPrChange w:id="1476" w:author="Nils Hailer" w:date="2021-05-17T11:11:00Z">
                  <w:rPr>
                    <w:sz w:val="12"/>
                    <w:szCs w:val="16"/>
                  </w:rPr>
                </w:rPrChange>
              </w:rPr>
            </w:pPr>
            <w:r w:rsidRPr="00414C19">
              <w:rPr>
                <w:sz w:val="12"/>
                <w:szCs w:val="16"/>
                <w:lang w:val="en-GB"/>
                <w:rPrChange w:id="1477" w:author="Nils Hailer" w:date="2021-05-17T11:11:00Z">
                  <w:rPr>
                    <w:sz w:val="12"/>
                    <w:szCs w:val="16"/>
                  </w:rPr>
                </w:rPrChange>
              </w:rPr>
              <w:t>7264 (39.4)</w:t>
            </w:r>
          </w:p>
        </w:tc>
        <w:tc>
          <w:tcPr>
            <w:tcW w:w="0" w:type="auto"/>
          </w:tcPr>
          <w:p w14:paraId="51415CC1" w14:textId="77777777" w:rsidR="00DE1FF7" w:rsidRPr="00414C19" w:rsidRDefault="00F5325D">
            <w:pPr>
              <w:pStyle w:val="Compact"/>
              <w:rPr>
                <w:sz w:val="12"/>
                <w:szCs w:val="16"/>
                <w:lang w:val="en-GB"/>
                <w:rPrChange w:id="1478" w:author="Nils Hailer" w:date="2021-05-17T11:11:00Z">
                  <w:rPr>
                    <w:sz w:val="12"/>
                    <w:szCs w:val="16"/>
                  </w:rPr>
                </w:rPrChange>
              </w:rPr>
            </w:pPr>
            <w:r w:rsidRPr="00414C19">
              <w:rPr>
                <w:sz w:val="12"/>
                <w:szCs w:val="16"/>
                <w:lang w:val="en-GB"/>
                <w:rPrChange w:id="1479" w:author="Nils Hailer" w:date="2021-05-17T11:11:00Z">
                  <w:rPr>
                    <w:sz w:val="12"/>
                    <w:szCs w:val="16"/>
                  </w:rPr>
                </w:rPrChange>
              </w:rPr>
              <w:t>7416 (39.3)</w:t>
            </w:r>
          </w:p>
        </w:tc>
      </w:tr>
      <w:tr w:rsidR="00DE1FF7" w:rsidRPr="00414C19" w14:paraId="0EC83F8F" w14:textId="77777777" w:rsidTr="00E76AA7">
        <w:tc>
          <w:tcPr>
            <w:tcW w:w="743" w:type="pct"/>
          </w:tcPr>
          <w:p w14:paraId="60EFABBF" w14:textId="77777777" w:rsidR="00DE1FF7" w:rsidRPr="00414C19" w:rsidRDefault="00DE1FF7">
            <w:pPr>
              <w:rPr>
                <w:sz w:val="12"/>
                <w:szCs w:val="16"/>
                <w:lang w:val="en-GB"/>
                <w:rPrChange w:id="1480" w:author="Nils Hailer" w:date="2021-05-17T11:11:00Z">
                  <w:rPr>
                    <w:sz w:val="12"/>
                    <w:szCs w:val="16"/>
                  </w:rPr>
                </w:rPrChange>
              </w:rPr>
            </w:pPr>
          </w:p>
        </w:tc>
        <w:tc>
          <w:tcPr>
            <w:tcW w:w="1152" w:type="pct"/>
          </w:tcPr>
          <w:p w14:paraId="659CA962" w14:textId="77777777" w:rsidR="00DE1FF7" w:rsidRPr="00414C19" w:rsidRDefault="00F5325D">
            <w:pPr>
              <w:pStyle w:val="Compact"/>
              <w:rPr>
                <w:sz w:val="12"/>
                <w:szCs w:val="16"/>
                <w:lang w:val="en-GB"/>
                <w:rPrChange w:id="1481" w:author="Nils Hailer" w:date="2021-05-17T11:11:00Z">
                  <w:rPr>
                    <w:sz w:val="12"/>
                    <w:szCs w:val="16"/>
                  </w:rPr>
                </w:rPrChange>
              </w:rPr>
            </w:pPr>
            <w:r w:rsidRPr="00414C19">
              <w:rPr>
                <w:sz w:val="12"/>
                <w:szCs w:val="16"/>
                <w:lang w:val="en-GB"/>
                <w:rPrChange w:id="1482" w:author="Nils Hailer" w:date="2021-05-17T11:11:00Z">
                  <w:rPr>
                    <w:sz w:val="12"/>
                    <w:szCs w:val="16"/>
                  </w:rPr>
                </w:rPrChange>
              </w:rPr>
              <w:t xml:space="preserve">class </w:t>
            </w:r>
            <w:proofErr w:type="spellStart"/>
            <w:r w:rsidRPr="00414C19">
              <w:rPr>
                <w:sz w:val="12"/>
                <w:szCs w:val="16"/>
                <w:lang w:val="en-GB"/>
                <w:rPrChange w:id="1483" w:author="Nils Hailer" w:date="2021-05-17T11:11:00Z">
                  <w:rPr>
                    <w:sz w:val="12"/>
                    <w:szCs w:val="16"/>
                  </w:rPr>
                </w:rPrChange>
              </w:rPr>
              <w:t>i</w:t>
            </w:r>
            <w:proofErr w:type="spellEnd"/>
            <w:r w:rsidRPr="00414C19">
              <w:rPr>
                <w:sz w:val="12"/>
                <w:szCs w:val="16"/>
                <w:lang w:val="en-GB"/>
                <w:rPrChange w:id="1484" w:author="Nils Hailer" w:date="2021-05-17T11:11:00Z">
                  <w:rPr>
                    <w:sz w:val="12"/>
                    <w:szCs w:val="16"/>
                  </w:rPr>
                </w:rPrChange>
              </w:rPr>
              <w:t xml:space="preserve"> obesity</w:t>
            </w:r>
          </w:p>
        </w:tc>
        <w:tc>
          <w:tcPr>
            <w:tcW w:w="0" w:type="auto"/>
          </w:tcPr>
          <w:p w14:paraId="461AFD20" w14:textId="77777777" w:rsidR="00DE1FF7" w:rsidRPr="00414C19" w:rsidRDefault="00F5325D">
            <w:pPr>
              <w:pStyle w:val="Compact"/>
              <w:rPr>
                <w:sz w:val="12"/>
                <w:szCs w:val="16"/>
                <w:lang w:val="en-GB"/>
                <w:rPrChange w:id="1485" w:author="Nils Hailer" w:date="2021-05-17T11:11:00Z">
                  <w:rPr>
                    <w:sz w:val="12"/>
                    <w:szCs w:val="16"/>
                  </w:rPr>
                </w:rPrChange>
              </w:rPr>
            </w:pPr>
            <w:r w:rsidRPr="00414C19">
              <w:rPr>
                <w:sz w:val="12"/>
                <w:szCs w:val="16"/>
                <w:lang w:val="en-GB"/>
                <w:rPrChange w:id="1486" w:author="Nils Hailer" w:date="2021-05-17T11:11:00Z">
                  <w:rPr>
                    <w:sz w:val="12"/>
                    <w:szCs w:val="16"/>
                  </w:rPr>
                </w:rPrChange>
              </w:rPr>
              <w:t xml:space="preserve">531 </w:t>
            </w:r>
            <w:proofErr w:type="gramStart"/>
            <w:r w:rsidRPr="00414C19">
              <w:rPr>
                <w:sz w:val="12"/>
                <w:szCs w:val="16"/>
                <w:lang w:val="en-GB"/>
                <w:rPrChange w:id="1487" w:author="Nils Hailer" w:date="2021-05-17T11:11:00Z">
                  <w:rPr>
                    <w:sz w:val="12"/>
                    <w:szCs w:val="16"/>
                  </w:rPr>
                </w:rPrChange>
              </w:rPr>
              <w:t>( 24.4</w:t>
            </w:r>
            <w:proofErr w:type="gramEnd"/>
            <w:r w:rsidRPr="00414C19">
              <w:rPr>
                <w:sz w:val="12"/>
                <w:szCs w:val="16"/>
                <w:lang w:val="en-GB"/>
                <w:rPrChange w:id="1488" w:author="Nils Hailer" w:date="2021-05-17T11:11:00Z">
                  <w:rPr>
                    <w:sz w:val="12"/>
                    <w:szCs w:val="16"/>
                  </w:rPr>
                </w:rPrChange>
              </w:rPr>
              <w:t>)</w:t>
            </w:r>
          </w:p>
        </w:tc>
        <w:tc>
          <w:tcPr>
            <w:tcW w:w="0" w:type="auto"/>
          </w:tcPr>
          <w:p w14:paraId="146D9D61" w14:textId="77777777" w:rsidR="00DE1FF7" w:rsidRPr="00414C19" w:rsidRDefault="00F5325D">
            <w:pPr>
              <w:pStyle w:val="Compact"/>
              <w:rPr>
                <w:sz w:val="12"/>
                <w:szCs w:val="16"/>
                <w:lang w:val="en-GB"/>
                <w:rPrChange w:id="1489" w:author="Nils Hailer" w:date="2021-05-17T11:11:00Z">
                  <w:rPr>
                    <w:sz w:val="12"/>
                    <w:szCs w:val="16"/>
                  </w:rPr>
                </w:rPrChange>
              </w:rPr>
            </w:pPr>
            <w:r w:rsidRPr="00414C19">
              <w:rPr>
                <w:sz w:val="12"/>
                <w:szCs w:val="16"/>
                <w:lang w:val="en-GB"/>
                <w:rPrChange w:id="1490" w:author="Nils Hailer" w:date="2021-05-17T11:11:00Z">
                  <w:rPr>
                    <w:sz w:val="12"/>
                    <w:szCs w:val="16"/>
                  </w:rPr>
                </w:rPrChange>
              </w:rPr>
              <w:t xml:space="preserve">15693 </w:t>
            </w:r>
            <w:proofErr w:type="gramStart"/>
            <w:r w:rsidRPr="00414C19">
              <w:rPr>
                <w:sz w:val="12"/>
                <w:szCs w:val="16"/>
                <w:lang w:val="en-GB"/>
                <w:rPrChange w:id="1491" w:author="Nils Hailer" w:date="2021-05-17T11:11:00Z">
                  <w:rPr>
                    <w:sz w:val="12"/>
                    <w:szCs w:val="16"/>
                  </w:rPr>
                </w:rPrChange>
              </w:rPr>
              <w:t>( 18.1</w:t>
            </w:r>
            <w:proofErr w:type="gramEnd"/>
            <w:r w:rsidRPr="00414C19">
              <w:rPr>
                <w:sz w:val="12"/>
                <w:szCs w:val="16"/>
                <w:lang w:val="en-GB"/>
                <w:rPrChange w:id="1492" w:author="Nils Hailer" w:date="2021-05-17T11:11:00Z">
                  <w:rPr>
                    <w:sz w:val="12"/>
                    <w:szCs w:val="16"/>
                  </w:rPr>
                </w:rPrChange>
              </w:rPr>
              <w:t>)</w:t>
            </w:r>
          </w:p>
        </w:tc>
        <w:tc>
          <w:tcPr>
            <w:tcW w:w="0" w:type="auto"/>
          </w:tcPr>
          <w:p w14:paraId="4C3B432B" w14:textId="77777777" w:rsidR="00DE1FF7" w:rsidRPr="00414C19" w:rsidRDefault="00F5325D">
            <w:pPr>
              <w:pStyle w:val="Compact"/>
              <w:rPr>
                <w:sz w:val="12"/>
                <w:szCs w:val="16"/>
                <w:lang w:val="en-GB"/>
                <w:rPrChange w:id="1493" w:author="Nils Hailer" w:date="2021-05-17T11:11:00Z">
                  <w:rPr>
                    <w:sz w:val="12"/>
                    <w:szCs w:val="16"/>
                  </w:rPr>
                </w:rPrChange>
              </w:rPr>
            </w:pPr>
            <w:r w:rsidRPr="00414C19">
              <w:rPr>
                <w:sz w:val="12"/>
                <w:szCs w:val="16"/>
                <w:lang w:val="en-GB"/>
                <w:rPrChange w:id="1494" w:author="Nils Hailer" w:date="2021-05-17T11:11:00Z">
                  <w:rPr>
                    <w:sz w:val="12"/>
                    <w:szCs w:val="16"/>
                  </w:rPr>
                </w:rPrChange>
              </w:rPr>
              <w:t xml:space="preserve">16224 </w:t>
            </w:r>
            <w:proofErr w:type="gramStart"/>
            <w:r w:rsidRPr="00414C19">
              <w:rPr>
                <w:sz w:val="12"/>
                <w:szCs w:val="16"/>
                <w:lang w:val="en-GB"/>
                <w:rPrChange w:id="1495" w:author="Nils Hailer" w:date="2021-05-17T11:11:00Z">
                  <w:rPr>
                    <w:sz w:val="12"/>
                    <w:szCs w:val="16"/>
                  </w:rPr>
                </w:rPrChange>
              </w:rPr>
              <w:t>( 18.3</w:t>
            </w:r>
            <w:proofErr w:type="gramEnd"/>
            <w:r w:rsidRPr="00414C19">
              <w:rPr>
                <w:sz w:val="12"/>
                <w:szCs w:val="16"/>
                <w:lang w:val="en-GB"/>
                <w:rPrChange w:id="1496" w:author="Nils Hailer" w:date="2021-05-17T11:11:00Z">
                  <w:rPr>
                    <w:sz w:val="12"/>
                    <w:szCs w:val="16"/>
                  </w:rPr>
                </w:rPrChange>
              </w:rPr>
              <w:t>)</w:t>
            </w:r>
          </w:p>
        </w:tc>
        <w:tc>
          <w:tcPr>
            <w:tcW w:w="0" w:type="auto"/>
          </w:tcPr>
          <w:p w14:paraId="188C938D" w14:textId="77777777" w:rsidR="00DE1FF7" w:rsidRPr="00414C19" w:rsidRDefault="00F5325D">
            <w:pPr>
              <w:pStyle w:val="Compact"/>
              <w:rPr>
                <w:sz w:val="12"/>
                <w:szCs w:val="16"/>
                <w:lang w:val="en-GB"/>
                <w:rPrChange w:id="1497" w:author="Nils Hailer" w:date="2021-05-17T11:11:00Z">
                  <w:rPr>
                    <w:sz w:val="12"/>
                    <w:szCs w:val="16"/>
                  </w:rPr>
                </w:rPrChange>
              </w:rPr>
            </w:pPr>
            <w:r w:rsidRPr="00414C19">
              <w:rPr>
                <w:sz w:val="12"/>
                <w:szCs w:val="16"/>
                <w:lang w:val="en-GB"/>
                <w:rPrChange w:id="1498" w:author="Nils Hailer" w:date="2021-05-17T11:11:00Z">
                  <w:rPr>
                    <w:sz w:val="12"/>
                    <w:szCs w:val="16"/>
                  </w:rPr>
                </w:rPrChange>
              </w:rPr>
              <w:t>86 (21.0)</w:t>
            </w:r>
          </w:p>
        </w:tc>
        <w:tc>
          <w:tcPr>
            <w:tcW w:w="0" w:type="auto"/>
          </w:tcPr>
          <w:p w14:paraId="64055446" w14:textId="77777777" w:rsidR="00DE1FF7" w:rsidRPr="00414C19" w:rsidRDefault="00F5325D">
            <w:pPr>
              <w:pStyle w:val="Compact"/>
              <w:rPr>
                <w:sz w:val="12"/>
                <w:szCs w:val="16"/>
                <w:lang w:val="en-GB"/>
                <w:rPrChange w:id="1499" w:author="Nils Hailer" w:date="2021-05-17T11:11:00Z">
                  <w:rPr>
                    <w:sz w:val="12"/>
                    <w:szCs w:val="16"/>
                  </w:rPr>
                </w:rPrChange>
              </w:rPr>
            </w:pPr>
            <w:r w:rsidRPr="00414C19">
              <w:rPr>
                <w:sz w:val="12"/>
                <w:szCs w:val="16"/>
                <w:lang w:val="en-GB"/>
                <w:rPrChange w:id="1500" w:author="Nils Hailer" w:date="2021-05-17T11:11:00Z">
                  <w:rPr>
                    <w:sz w:val="12"/>
                    <w:szCs w:val="16"/>
                  </w:rPr>
                </w:rPrChange>
              </w:rPr>
              <w:t>3261 (17.7)</w:t>
            </w:r>
          </w:p>
        </w:tc>
        <w:tc>
          <w:tcPr>
            <w:tcW w:w="0" w:type="auto"/>
          </w:tcPr>
          <w:p w14:paraId="3B7EE948" w14:textId="77777777" w:rsidR="00DE1FF7" w:rsidRPr="00414C19" w:rsidRDefault="00F5325D">
            <w:pPr>
              <w:pStyle w:val="Compact"/>
              <w:rPr>
                <w:sz w:val="12"/>
                <w:szCs w:val="16"/>
                <w:lang w:val="en-GB"/>
                <w:rPrChange w:id="1501" w:author="Nils Hailer" w:date="2021-05-17T11:11:00Z">
                  <w:rPr>
                    <w:sz w:val="12"/>
                    <w:szCs w:val="16"/>
                  </w:rPr>
                </w:rPrChange>
              </w:rPr>
            </w:pPr>
            <w:r w:rsidRPr="00414C19">
              <w:rPr>
                <w:sz w:val="12"/>
                <w:szCs w:val="16"/>
                <w:lang w:val="en-GB"/>
                <w:rPrChange w:id="1502" w:author="Nils Hailer" w:date="2021-05-17T11:11:00Z">
                  <w:rPr>
                    <w:sz w:val="12"/>
                    <w:szCs w:val="16"/>
                  </w:rPr>
                </w:rPrChange>
              </w:rPr>
              <w:t>3347 (17.8)</w:t>
            </w:r>
          </w:p>
        </w:tc>
      </w:tr>
      <w:tr w:rsidR="00DE1FF7" w:rsidRPr="00414C19" w14:paraId="65144319" w14:textId="77777777" w:rsidTr="00E76AA7">
        <w:tc>
          <w:tcPr>
            <w:tcW w:w="743" w:type="pct"/>
          </w:tcPr>
          <w:p w14:paraId="333B009B" w14:textId="77777777" w:rsidR="00DE1FF7" w:rsidRPr="00414C19" w:rsidRDefault="00DE1FF7">
            <w:pPr>
              <w:rPr>
                <w:sz w:val="12"/>
                <w:szCs w:val="16"/>
                <w:lang w:val="en-GB"/>
                <w:rPrChange w:id="1503" w:author="Nils Hailer" w:date="2021-05-17T11:11:00Z">
                  <w:rPr>
                    <w:sz w:val="12"/>
                    <w:szCs w:val="16"/>
                  </w:rPr>
                </w:rPrChange>
              </w:rPr>
            </w:pPr>
          </w:p>
        </w:tc>
        <w:tc>
          <w:tcPr>
            <w:tcW w:w="1152" w:type="pct"/>
          </w:tcPr>
          <w:p w14:paraId="799301DD" w14:textId="77777777" w:rsidR="00DE1FF7" w:rsidRPr="00414C19" w:rsidRDefault="00F5325D">
            <w:pPr>
              <w:pStyle w:val="Compact"/>
              <w:rPr>
                <w:sz w:val="12"/>
                <w:szCs w:val="16"/>
                <w:lang w:val="en-GB"/>
                <w:rPrChange w:id="1504" w:author="Nils Hailer" w:date="2021-05-17T11:11:00Z">
                  <w:rPr>
                    <w:sz w:val="12"/>
                    <w:szCs w:val="16"/>
                  </w:rPr>
                </w:rPrChange>
              </w:rPr>
            </w:pPr>
            <w:r w:rsidRPr="00414C19">
              <w:rPr>
                <w:sz w:val="12"/>
                <w:szCs w:val="16"/>
                <w:lang w:val="en-GB"/>
                <w:rPrChange w:id="1505" w:author="Nils Hailer" w:date="2021-05-17T11:11:00Z">
                  <w:rPr>
                    <w:sz w:val="12"/>
                    <w:szCs w:val="16"/>
                  </w:rPr>
                </w:rPrChange>
              </w:rPr>
              <w:t>class ii-iii obesity</w:t>
            </w:r>
          </w:p>
        </w:tc>
        <w:tc>
          <w:tcPr>
            <w:tcW w:w="0" w:type="auto"/>
          </w:tcPr>
          <w:p w14:paraId="17BB6709" w14:textId="77777777" w:rsidR="00DE1FF7" w:rsidRPr="00414C19" w:rsidRDefault="00F5325D">
            <w:pPr>
              <w:pStyle w:val="Compact"/>
              <w:rPr>
                <w:sz w:val="12"/>
                <w:szCs w:val="16"/>
                <w:lang w:val="en-GB"/>
                <w:rPrChange w:id="1506" w:author="Nils Hailer" w:date="2021-05-17T11:11:00Z">
                  <w:rPr>
                    <w:sz w:val="12"/>
                    <w:szCs w:val="16"/>
                  </w:rPr>
                </w:rPrChange>
              </w:rPr>
            </w:pPr>
            <w:r w:rsidRPr="00414C19">
              <w:rPr>
                <w:sz w:val="12"/>
                <w:szCs w:val="16"/>
                <w:lang w:val="en-GB"/>
                <w:rPrChange w:id="1507" w:author="Nils Hailer" w:date="2021-05-17T11:11:00Z">
                  <w:rPr>
                    <w:sz w:val="12"/>
                    <w:szCs w:val="16"/>
                  </w:rPr>
                </w:rPrChange>
              </w:rPr>
              <w:t xml:space="preserve">292 </w:t>
            </w:r>
            <w:proofErr w:type="gramStart"/>
            <w:r w:rsidRPr="00414C19">
              <w:rPr>
                <w:sz w:val="12"/>
                <w:szCs w:val="16"/>
                <w:lang w:val="en-GB"/>
                <w:rPrChange w:id="1508" w:author="Nils Hailer" w:date="2021-05-17T11:11:00Z">
                  <w:rPr>
                    <w:sz w:val="12"/>
                    <w:szCs w:val="16"/>
                  </w:rPr>
                </w:rPrChange>
              </w:rPr>
              <w:t>( 13.4</w:t>
            </w:r>
            <w:proofErr w:type="gramEnd"/>
            <w:r w:rsidRPr="00414C19">
              <w:rPr>
                <w:sz w:val="12"/>
                <w:szCs w:val="16"/>
                <w:lang w:val="en-GB"/>
                <w:rPrChange w:id="1509" w:author="Nils Hailer" w:date="2021-05-17T11:11:00Z">
                  <w:rPr>
                    <w:sz w:val="12"/>
                    <w:szCs w:val="16"/>
                  </w:rPr>
                </w:rPrChange>
              </w:rPr>
              <w:t>)</w:t>
            </w:r>
          </w:p>
        </w:tc>
        <w:tc>
          <w:tcPr>
            <w:tcW w:w="0" w:type="auto"/>
          </w:tcPr>
          <w:p w14:paraId="0B6C7F8B" w14:textId="77777777" w:rsidR="00DE1FF7" w:rsidRPr="00414C19" w:rsidRDefault="00F5325D">
            <w:pPr>
              <w:pStyle w:val="Compact"/>
              <w:rPr>
                <w:sz w:val="12"/>
                <w:szCs w:val="16"/>
                <w:lang w:val="en-GB"/>
                <w:rPrChange w:id="1510" w:author="Nils Hailer" w:date="2021-05-17T11:11:00Z">
                  <w:rPr>
                    <w:sz w:val="12"/>
                    <w:szCs w:val="16"/>
                  </w:rPr>
                </w:rPrChange>
              </w:rPr>
            </w:pPr>
            <w:r w:rsidRPr="00414C19">
              <w:rPr>
                <w:sz w:val="12"/>
                <w:szCs w:val="16"/>
                <w:lang w:val="en-GB"/>
                <w:rPrChange w:id="1511" w:author="Nils Hailer" w:date="2021-05-17T11:11:00Z">
                  <w:rPr>
                    <w:sz w:val="12"/>
                    <w:szCs w:val="16"/>
                  </w:rPr>
                </w:rPrChange>
              </w:rPr>
              <w:t xml:space="preserve">4740 </w:t>
            </w:r>
            <w:proofErr w:type="gramStart"/>
            <w:r w:rsidRPr="00414C19">
              <w:rPr>
                <w:sz w:val="12"/>
                <w:szCs w:val="16"/>
                <w:lang w:val="en-GB"/>
                <w:rPrChange w:id="1512" w:author="Nils Hailer" w:date="2021-05-17T11:11:00Z">
                  <w:rPr>
                    <w:sz w:val="12"/>
                    <w:szCs w:val="16"/>
                  </w:rPr>
                </w:rPrChange>
              </w:rPr>
              <w:t>( 5.5</w:t>
            </w:r>
            <w:proofErr w:type="gramEnd"/>
            <w:r w:rsidRPr="00414C19">
              <w:rPr>
                <w:sz w:val="12"/>
                <w:szCs w:val="16"/>
                <w:lang w:val="en-GB"/>
                <w:rPrChange w:id="1513" w:author="Nils Hailer" w:date="2021-05-17T11:11:00Z">
                  <w:rPr>
                    <w:sz w:val="12"/>
                    <w:szCs w:val="16"/>
                  </w:rPr>
                </w:rPrChange>
              </w:rPr>
              <w:t>)</w:t>
            </w:r>
          </w:p>
        </w:tc>
        <w:tc>
          <w:tcPr>
            <w:tcW w:w="0" w:type="auto"/>
          </w:tcPr>
          <w:p w14:paraId="5C659E9B" w14:textId="77777777" w:rsidR="00DE1FF7" w:rsidRPr="00414C19" w:rsidRDefault="00F5325D">
            <w:pPr>
              <w:pStyle w:val="Compact"/>
              <w:rPr>
                <w:sz w:val="12"/>
                <w:szCs w:val="16"/>
                <w:lang w:val="en-GB"/>
                <w:rPrChange w:id="1514" w:author="Nils Hailer" w:date="2021-05-17T11:11:00Z">
                  <w:rPr>
                    <w:sz w:val="12"/>
                    <w:szCs w:val="16"/>
                  </w:rPr>
                </w:rPrChange>
              </w:rPr>
            </w:pPr>
            <w:r w:rsidRPr="00414C19">
              <w:rPr>
                <w:sz w:val="12"/>
                <w:szCs w:val="16"/>
                <w:lang w:val="en-GB"/>
                <w:rPrChange w:id="1515" w:author="Nils Hailer" w:date="2021-05-17T11:11:00Z">
                  <w:rPr>
                    <w:sz w:val="12"/>
                    <w:szCs w:val="16"/>
                  </w:rPr>
                </w:rPrChange>
              </w:rPr>
              <w:t xml:space="preserve">5032 </w:t>
            </w:r>
            <w:proofErr w:type="gramStart"/>
            <w:r w:rsidRPr="00414C19">
              <w:rPr>
                <w:sz w:val="12"/>
                <w:szCs w:val="16"/>
                <w:lang w:val="en-GB"/>
                <w:rPrChange w:id="1516" w:author="Nils Hailer" w:date="2021-05-17T11:11:00Z">
                  <w:rPr>
                    <w:sz w:val="12"/>
                    <w:szCs w:val="16"/>
                  </w:rPr>
                </w:rPrChange>
              </w:rPr>
              <w:t>( 5.7</w:t>
            </w:r>
            <w:proofErr w:type="gramEnd"/>
            <w:r w:rsidRPr="00414C19">
              <w:rPr>
                <w:sz w:val="12"/>
                <w:szCs w:val="16"/>
                <w:lang w:val="en-GB"/>
                <w:rPrChange w:id="1517" w:author="Nils Hailer" w:date="2021-05-17T11:11:00Z">
                  <w:rPr>
                    <w:sz w:val="12"/>
                    <w:szCs w:val="16"/>
                  </w:rPr>
                </w:rPrChange>
              </w:rPr>
              <w:t>)</w:t>
            </w:r>
          </w:p>
        </w:tc>
        <w:tc>
          <w:tcPr>
            <w:tcW w:w="0" w:type="auto"/>
          </w:tcPr>
          <w:p w14:paraId="41829978" w14:textId="77777777" w:rsidR="00DE1FF7" w:rsidRPr="00414C19" w:rsidRDefault="00F5325D">
            <w:pPr>
              <w:pStyle w:val="Compact"/>
              <w:rPr>
                <w:sz w:val="12"/>
                <w:szCs w:val="16"/>
                <w:lang w:val="en-GB"/>
                <w:rPrChange w:id="1518" w:author="Nils Hailer" w:date="2021-05-17T11:11:00Z">
                  <w:rPr>
                    <w:sz w:val="12"/>
                    <w:szCs w:val="16"/>
                  </w:rPr>
                </w:rPrChange>
              </w:rPr>
            </w:pPr>
            <w:r w:rsidRPr="00414C19">
              <w:rPr>
                <w:sz w:val="12"/>
                <w:szCs w:val="16"/>
                <w:lang w:val="en-GB"/>
                <w:rPrChange w:id="1519" w:author="Nils Hailer" w:date="2021-05-17T11:11:00Z">
                  <w:rPr>
                    <w:sz w:val="12"/>
                    <w:szCs w:val="16"/>
                  </w:rPr>
                </w:rPrChange>
              </w:rPr>
              <w:t>71 (17.3)</w:t>
            </w:r>
          </w:p>
        </w:tc>
        <w:tc>
          <w:tcPr>
            <w:tcW w:w="0" w:type="auto"/>
          </w:tcPr>
          <w:p w14:paraId="4A465F6B" w14:textId="77777777" w:rsidR="00DE1FF7" w:rsidRPr="00414C19" w:rsidRDefault="00F5325D">
            <w:pPr>
              <w:pStyle w:val="Compact"/>
              <w:rPr>
                <w:sz w:val="12"/>
                <w:szCs w:val="16"/>
                <w:lang w:val="en-GB"/>
                <w:rPrChange w:id="1520" w:author="Nils Hailer" w:date="2021-05-17T11:11:00Z">
                  <w:rPr>
                    <w:sz w:val="12"/>
                    <w:szCs w:val="16"/>
                  </w:rPr>
                </w:rPrChange>
              </w:rPr>
            </w:pPr>
            <w:r w:rsidRPr="00414C19">
              <w:rPr>
                <w:sz w:val="12"/>
                <w:szCs w:val="16"/>
                <w:lang w:val="en-GB"/>
                <w:rPrChange w:id="1521" w:author="Nils Hailer" w:date="2021-05-17T11:11:00Z">
                  <w:rPr>
                    <w:sz w:val="12"/>
                    <w:szCs w:val="16"/>
                  </w:rPr>
                </w:rPrChange>
              </w:rPr>
              <w:t>1173 (6.4)</w:t>
            </w:r>
          </w:p>
        </w:tc>
        <w:tc>
          <w:tcPr>
            <w:tcW w:w="0" w:type="auto"/>
          </w:tcPr>
          <w:p w14:paraId="08C76903" w14:textId="77777777" w:rsidR="00DE1FF7" w:rsidRPr="00414C19" w:rsidRDefault="00F5325D">
            <w:pPr>
              <w:pStyle w:val="Compact"/>
              <w:rPr>
                <w:sz w:val="12"/>
                <w:szCs w:val="16"/>
                <w:lang w:val="en-GB"/>
                <w:rPrChange w:id="1522" w:author="Nils Hailer" w:date="2021-05-17T11:11:00Z">
                  <w:rPr>
                    <w:sz w:val="12"/>
                    <w:szCs w:val="16"/>
                  </w:rPr>
                </w:rPrChange>
              </w:rPr>
            </w:pPr>
            <w:r w:rsidRPr="00414C19">
              <w:rPr>
                <w:sz w:val="12"/>
                <w:szCs w:val="16"/>
                <w:lang w:val="en-GB"/>
                <w:rPrChange w:id="1523" w:author="Nils Hailer" w:date="2021-05-17T11:11:00Z">
                  <w:rPr>
                    <w:sz w:val="12"/>
                    <w:szCs w:val="16"/>
                  </w:rPr>
                </w:rPrChange>
              </w:rPr>
              <w:t>1244 (6.6)</w:t>
            </w:r>
          </w:p>
        </w:tc>
      </w:tr>
      <w:tr w:rsidR="00DE1FF7" w:rsidRPr="00414C19" w14:paraId="76DB27C1" w14:textId="77777777" w:rsidTr="00E76AA7">
        <w:tc>
          <w:tcPr>
            <w:tcW w:w="743" w:type="pct"/>
          </w:tcPr>
          <w:p w14:paraId="555EF9F6" w14:textId="77777777" w:rsidR="00DE1FF7" w:rsidRPr="00414C19" w:rsidRDefault="00F5325D">
            <w:pPr>
              <w:pStyle w:val="Compact"/>
              <w:rPr>
                <w:sz w:val="12"/>
                <w:szCs w:val="16"/>
                <w:lang w:val="en-GB"/>
                <w:rPrChange w:id="1524" w:author="Nils Hailer" w:date="2021-05-17T11:11:00Z">
                  <w:rPr>
                    <w:sz w:val="12"/>
                    <w:szCs w:val="16"/>
                  </w:rPr>
                </w:rPrChange>
              </w:rPr>
            </w:pPr>
            <w:r w:rsidRPr="00414C19">
              <w:rPr>
                <w:sz w:val="12"/>
                <w:szCs w:val="16"/>
                <w:lang w:val="en-GB"/>
                <w:rPrChange w:id="1525" w:author="Nils Hailer" w:date="2021-05-17T11:11:00Z">
                  <w:rPr>
                    <w:sz w:val="12"/>
                    <w:szCs w:val="16"/>
                  </w:rPr>
                </w:rPrChange>
              </w:rPr>
              <w:t>ASA class</w:t>
            </w:r>
          </w:p>
        </w:tc>
        <w:tc>
          <w:tcPr>
            <w:tcW w:w="1152" w:type="pct"/>
          </w:tcPr>
          <w:p w14:paraId="37A83114" w14:textId="77777777" w:rsidR="00DE1FF7" w:rsidRPr="00414C19" w:rsidRDefault="00F5325D">
            <w:pPr>
              <w:pStyle w:val="Compact"/>
              <w:rPr>
                <w:sz w:val="12"/>
                <w:szCs w:val="16"/>
                <w:lang w:val="en-GB"/>
                <w:rPrChange w:id="1526" w:author="Nils Hailer" w:date="2021-05-17T11:11:00Z">
                  <w:rPr>
                    <w:sz w:val="12"/>
                    <w:szCs w:val="16"/>
                  </w:rPr>
                </w:rPrChange>
              </w:rPr>
            </w:pPr>
            <w:r w:rsidRPr="00414C19">
              <w:rPr>
                <w:sz w:val="12"/>
                <w:szCs w:val="16"/>
                <w:lang w:val="en-GB"/>
                <w:rPrChange w:id="1527" w:author="Nils Hailer" w:date="2021-05-17T11:11:00Z">
                  <w:rPr>
                    <w:sz w:val="12"/>
                    <w:szCs w:val="16"/>
                  </w:rPr>
                </w:rPrChange>
              </w:rPr>
              <w:t>I</w:t>
            </w:r>
          </w:p>
        </w:tc>
        <w:tc>
          <w:tcPr>
            <w:tcW w:w="0" w:type="auto"/>
          </w:tcPr>
          <w:p w14:paraId="4A6F9685" w14:textId="77777777" w:rsidR="00DE1FF7" w:rsidRPr="00414C19" w:rsidRDefault="00F5325D">
            <w:pPr>
              <w:pStyle w:val="Compact"/>
              <w:rPr>
                <w:sz w:val="12"/>
                <w:szCs w:val="16"/>
                <w:lang w:val="en-GB"/>
                <w:rPrChange w:id="1528" w:author="Nils Hailer" w:date="2021-05-17T11:11:00Z">
                  <w:rPr>
                    <w:sz w:val="12"/>
                    <w:szCs w:val="16"/>
                  </w:rPr>
                </w:rPrChange>
              </w:rPr>
            </w:pPr>
            <w:r w:rsidRPr="00414C19">
              <w:rPr>
                <w:sz w:val="12"/>
                <w:szCs w:val="16"/>
                <w:lang w:val="en-GB"/>
                <w:rPrChange w:id="1529" w:author="Nils Hailer" w:date="2021-05-17T11:11:00Z">
                  <w:rPr>
                    <w:sz w:val="12"/>
                    <w:szCs w:val="16"/>
                  </w:rPr>
                </w:rPrChange>
              </w:rPr>
              <w:t xml:space="preserve">302 </w:t>
            </w:r>
            <w:proofErr w:type="gramStart"/>
            <w:r w:rsidRPr="00414C19">
              <w:rPr>
                <w:sz w:val="12"/>
                <w:szCs w:val="16"/>
                <w:lang w:val="en-GB"/>
                <w:rPrChange w:id="1530" w:author="Nils Hailer" w:date="2021-05-17T11:11:00Z">
                  <w:rPr>
                    <w:sz w:val="12"/>
                    <w:szCs w:val="16"/>
                  </w:rPr>
                </w:rPrChange>
              </w:rPr>
              <w:t>( 13.9</w:t>
            </w:r>
            <w:proofErr w:type="gramEnd"/>
            <w:r w:rsidRPr="00414C19">
              <w:rPr>
                <w:sz w:val="12"/>
                <w:szCs w:val="16"/>
                <w:lang w:val="en-GB"/>
                <w:rPrChange w:id="1531" w:author="Nils Hailer" w:date="2021-05-17T11:11:00Z">
                  <w:rPr>
                    <w:sz w:val="12"/>
                    <w:szCs w:val="16"/>
                  </w:rPr>
                </w:rPrChange>
              </w:rPr>
              <w:t>)</w:t>
            </w:r>
          </w:p>
        </w:tc>
        <w:tc>
          <w:tcPr>
            <w:tcW w:w="0" w:type="auto"/>
          </w:tcPr>
          <w:p w14:paraId="35EE4662" w14:textId="77777777" w:rsidR="00DE1FF7" w:rsidRPr="00414C19" w:rsidRDefault="00F5325D">
            <w:pPr>
              <w:pStyle w:val="Compact"/>
              <w:rPr>
                <w:sz w:val="12"/>
                <w:szCs w:val="16"/>
                <w:lang w:val="en-GB"/>
                <w:rPrChange w:id="1532" w:author="Nils Hailer" w:date="2021-05-17T11:11:00Z">
                  <w:rPr>
                    <w:sz w:val="12"/>
                    <w:szCs w:val="16"/>
                  </w:rPr>
                </w:rPrChange>
              </w:rPr>
            </w:pPr>
            <w:r w:rsidRPr="00414C19">
              <w:rPr>
                <w:sz w:val="12"/>
                <w:szCs w:val="16"/>
                <w:lang w:val="en-GB"/>
                <w:rPrChange w:id="1533" w:author="Nils Hailer" w:date="2021-05-17T11:11:00Z">
                  <w:rPr>
                    <w:sz w:val="12"/>
                    <w:szCs w:val="16"/>
                  </w:rPr>
                </w:rPrChange>
              </w:rPr>
              <w:t xml:space="preserve">20785 </w:t>
            </w:r>
            <w:proofErr w:type="gramStart"/>
            <w:r w:rsidRPr="00414C19">
              <w:rPr>
                <w:sz w:val="12"/>
                <w:szCs w:val="16"/>
                <w:lang w:val="en-GB"/>
                <w:rPrChange w:id="1534" w:author="Nils Hailer" w:date="2021-05-17T11:11:00Z">
                  <w:rPr>
                    <w:sz w:val="12"/>
                    <w:szCs w:val="16"/>
                  </w:rPr>
                </w:rPrChange>
              </w:rPr>
              <w:t>( 24.0</w:t>
            </w:r>
            <w:proofErr w:type="gramEnd"/>
            <w:r w:rsidRPr="00414C19">
              <w:rPr>
                <w:sz w:val="12"/>
                <w:szCs w:val="16"/>
                <w:lang w:val="en-GB"/>
                <w:rPrChange w:id="1535" w:author="Nils Hailer" w:date="2021-05-17T11:11:00Z">
                  <w:rPr>
                    <w:sz w:val="12"/>
                    <w:szCs w:val="16"/>
                  </w:rPr>
                </w:rPrChange>
              </w:rPr>
              <w:t>)</w:t>
            </w:r>
          </w:p>
        </w:tc>
        <w:tc>
          <w:tcPr>
            <w:tcW w:w="0" w:type="auto"/>
          </w:tcPr>
          <w:p w14:paraId="110EDDD1" w14:textId="77777777" w:rsidR="00DE1FF7" w:rsidRPr="00414C19" w:rsidRDefault="00F5325D">
            <w:pPr>
              <w:pStyle w:val="Compact"/>
              <w:rPr>
                <w:sz w:val="12"/>
                <w:szCs w:val="16"/>
                <w:lang w:val="en-GB"/>
                <w:rPrChange w:id="1536" w:author="Nils Hailer" w:date="2021-05-17T11:11:00Z">
                  <w:rPr>
                    <w:sz w:val="12"/>
                    <w:szCs w:val="16"/>
                  </w:rPr>
                </w:rPrChange>
              </w:rPr>
            </w:pPr>
            <w:r w:rsidRPr="00414C19">
              <w:rPr>
                <w:sz w:val="12"/>
                <w:szCs w:val="16"/>
                <w:lang w:val="en-GB"/>
                <w:rPrChange w:id="1537" w:author="Nils Hailer" w:date="2021-05-17T11:11:00Z">
                  <w:rPr>
                    <w:sz w:val="12"/>
                    <w:szCs w:val="16"/>
                  </w:rPr>
                </w:rPrChange>
              </w:rPr>
              <w:t xml:space="preserve">21087 </w:t>
            </w:r>
            <w:proofErr w:type="gramStart"/>
            <w:r w:rsidRPr="00414C19">
              <w:rPr>
                <w:sz w:val="12"/>
                <w:szCs w:val="16"/>
                <w:lang w:val="en-GB"/>
                <w:rPrChange w:id="1538" w:author="Nils Hailer" w:date="2021-05-17T11:11:00Z">
                  <w:rPr>
                    <w:sz w:val="12"/>
                    <w:szCs w:val="16"/>
                  </w:rPr>
                </w:rPrChange>
              </w:rPr>
              <w:t>( 23.7</w:t>
            </w:r>
            <w:proofErr w:type="gramEnd"/>
            <w:r w:rsidRPr="00414C19">
              <w:rPr>
                <w:sz w:val="12"/>
                <w:szCs w:val="16"/>
                <w:lang w:val="en-GB"/>
                <w:rPrChange w:id="1539" w:author="Nils Hailer" w:date="2021-05-17T11:11:00Z">
                  <w:rPr>
                    <w:sz w:val="12"/>
                    <w:szCs w:val="16"/>
                  </w:rPr>
                </w:rPrChange>
              </w:rPr>
              <w:t>)</w:t>
            </w:r>
          </w:p>
        </w:tc>
        <w:tc>
          <w:tcPr>
            <w:tcW w:w="0" w:type="auto"/>
          </w:tcPr>
          <w:p w14:paraId="026067F5" w14:textId="77777777" w:rsidR="00DE1FF7" w:rsidRPr="00414C19" w:rsidRDefault="00F5325D">
            <w:pPr>
              <w:pStyle w:val="Compact"/>
              <w:rPr>
                <w:sz w:val="12"/>
                <w:szCs w:val="16"/>
                <w:lang w:val="en-GB"/>
                <w:rPrChange w:id="1540" w:author="Nils Hailer" w:date="2021-05-17T11:11:00Z">
                  <w:rPr>
                    <w:sz w:val="12"/>
                    <w:szCs w:val="16"/>
                  </w:rPr>
                </w:rPrChange>
              </w:rPr>
            </w:pPr>
            <w:r w:rsidRPr="00414C19">
              <w:rPr>
                <w:sz w:val="12"/>
                <w:szCs w:val="16"/>
                <w:lang w:val="en-GB"/>
                <w:rPrChange w:id="1541" w:author="Nils Hailer" w:date="2021-05-17T11:11:00Z">
                  <w:rPr>
                    <w:sz w:val="12"/>
                    <w:szCs w:val="16"/>
                  </w:rPr>
                </w:rPrChange>
              </w:rPr>
              <w:t>44 (10.7)</w:t>
            </w:r>
          </w:p>
        </w:tc>
        <w:tc>
          <w:tcPr>
            <w:tcW w:w="0" w:type="auto"/>
          </w:tcPr>
          <w:p w14:paraId="4780CAFD" w14:textId="77777777" w:rsidR="00DE1FF7" w:rsidRPr="00414C19" w:rsidRDefault="00F5325D">
            <w:pPr>
              <w:pStyle w:val="Compact"/>
              <w:rPr>
                <w:sz w:val="12"/>
                <w:szCs w:val="16"/>
                <w:lang w:val="en-GB"/>
                <w:rPrChange w:id="1542" w:author="Nils Hailer" w:date="2021-05-17T11:11:00Z">
                  <w:rPr>
                    <w:sz w:val="12"/>
                    <w:szCs w:val="16"/>
                  </w:rPr>
                </w:rPrChange>
              </w:rPr>
            </w:pPr>
            <w:r w:rsidRPr="00414C19">
              <w:rPr>
                <w:sz w:val="12"/>
                <w:szCs w:val="16"/>
                <w:lang w:val="en-GB"/>
                <w:rPrChange w:id="1543" w:author="Nils Hailer" w:date="2021-05-17T11:11:00Z">
                  <w:rPr>
                    <w:sz w:val="12"/>
                    <w:szCs w:val="16"/>
                  </w:rPr>
                </w:rPrChange>
              </w:rPr>
              <w:t>3898 (21.1)</w:t>
            </w:r>
          </w:p>
        </w:tc>
        <w:tc>
          <w:tcPr>
            <w:tcW w:w="0" w:type="auto"/>
          </w:tcPr>
          <w:p w14:paraId="32F83377" w14:textId="77777777" w:rsidR="00DE1FF7" w:rsidRPr="00414C19" w:rsidRDefault="00F5325D">
            <w:pPr>
              <w:pStyle w:val="Compact"/>
              <w:rPr>
                <w:sz w:val="12"/>
                <w:szCs w:val="16"/>
                <w:lang w:val="en-GB"/>
                <w:rPrChange w:id="1544" w:author="Nils Hailer" w:date="2021-05-17T11:11:00Z">
                  <w:rPr>
                    <w:sz w:val="12"/>
                    <w:szCs w:val="16"/>
                  </w:rPr>
                </w:rPrChange>
              </w:rPr>
            </w:pPr>
            <w:r w:rsidRPr="00414C19">
              <w:rPr>
                <w:sz w:val="12"/>
                <w:szCs w:val="16"/>
                <w:lang w:val="en-GB"/>
                <w:rPrChange w:id="1545" w:author="Nils Hailer" w:date="2021-05-17T11:11:00Z">
                  <w:rPr>
                    <w:sz w:val="12"/>
                    <w:szCs w:val="16"/>
                  </w:rPr>
                </w:rPrChange>
              </w:rPr>
              <w:t>3942 (20.9)</w:t>
            </w:r>
          </w:p>
        </w:tc>
      </w:tr>
      <w:tr w:rsidR="00DE1FF7" w:rsidRPr="00414C19" w14:paraId="4B9A89A9" w14:textId="77777777" w:rsidTr="00E76AA7">
        <w:tc>
          <w:tcPr>
            <w:tcW w:w="743" w:type="pct"/>
          </w:tcPr>
          <w:p w14:paraId="50911AE9" w14:textId="77777777" w:rsidR="00DE1FF7" w:rsidRPr="00414C19" w:rsidRDefault="00DE1FF7">
            <w:pPr>
              <w:rPr>
                <w:sz w:val="12"/>
                <w:szCs w:val="16"/>
                <w:lang w:val="en-GB"/>
                <w:rPrChange w:id="1546" w:author="Nils Hailer" w:date="2021-05-17T11:11:00Z">
                  <w:rPr>
                    <w:sz w:val="12"/>
                    <w:szCs w:val="16"/>
                  </w:rPr>
                </w:rPrChange>
              </w:rPr>
            </w:pPr>
          </w:p>
        </w:tc>
        <w:tc>
          <w:tcPr>
            <w:tcW w:w="1152" w:type="pct"/>
          </w:tcPr>
          <w:p w14:paraId="69C249F6" w14:textId="77777777" w:rsidR="00DE1FF7" w:rsidRPr="00414C19" w:rsidRDefault="00F5325D">
            <w:pPr>
              <w:pStyle w:val="Compact"/>
              <w:rPr>
                <w:sz w:val="12"/>
                <w:szCs w:val="16"/>
                <w:lang w:val="en-GB"/>
                <w:rPrChange w:id="1547" w:author="Nils Hailer" w:date="2021-05-17T11:11:00Z">
                  <w:rPr>
                    <w:sz w:val="12"/>
                    <w:szCs w:val="16"/>
                  </w:rPr>
                </w:rPrChange>
              </w:rPr>
            </w:pPr>
            <w:r w:rsidRPr="00414C19">
              <w:rPr>
                <w:sz w:val="12"/>
                <w:szCs w:val="16"/>
                <w:lang w:val="en-GB"/>
                <w:rPrChange w:id="1548" w:author="Nils Hailer" w:date="2021-05-17T11:11:00Z">
                  <w:rPr>
                    <w:sz w:val="12"/>
                    <w:szCs w:val="16"/>
                  </w:rPr>
                </w:rPrChange>
              </w:rPr>
              <w:t>II</w:t>
            </w:r>
          </w:p>
        </w:tc>
        <w:tc>
          <w:tcPr>
            <w:tcW w:w="0" w:type="auto"/>
          </w:tcPr>
          <w:p w14:paraId="5D9C6318" w14:textId="77777777" w:rsidR="00DE1FF7" w:rsidRPr="00414C19" w:rsidRDefault="00F5325D">
            <w:pPr>
              <w:pStyle w:val="Compact"/>
              <w:rPr>
                <w:sz w:val="12"/>
                <w:szCs w:val="16"/>
                <w:lang w:val="en-GB"/>
                <w:rPrChange w:id="1549" w:author="Nils Hailer" w:date="2021-05-17T11:11:00Z">
                  <w:rPr>
                    <w:sz w:val="12"/>
                    <w:szCs w:val="16"/>
                  </w:rPr>
                </w:rPrChange>
              </w:rPr>
            </w:pPr>
            <w:r w:rsidRPr="00414C19">
              <w:rPr>
                <w:sz w:val="12"/>
                <w:szCs w:val="16"/>
                <w:lang w:val="en-GB"/>
                <w:rPrChange w:id="1550" w:author="Nils Hailer" w:date="2021-05-17T11:11:00Z">
                  <w:rPr>
                    <w:sz w:val="12"/>
                    <w:szCs w:val="16"/>
                  </w:rPr>
                </w:rPrChange>
              </w:rPr>
              <w:t xml:space="preserve">1228 </w:t>
            </w:r>
            <w:proofErr w:type="gramStart"/>
            <w:r w:rsidRPr="00414C19">
              <w:rPr>
                <w:sz w:val="12"/>
                <w:szCs w:val="16"/>
                <w:lang w:val="en-GB"/>
                <w:rPrChange w:id="1551" w:author="Nils Hailer" w:date="2021-05-17T11:11:00Z">
                  <w:rPr>
                    <w:sz w:val="12"/>
                    <w:szCs w:val="16"/>
                  </w:rPr>
                </w:rPrChange>
              </w:rPr>
              <w:t>( 56.5</w:t>
            </w:r>
            <w:proofErr w:type="gramEnd"/>
            <w:r w:rsidRPr="00414C19">
              <w:rPr>
                <w:sz w:val="12"/>
                <w:szCs w:val="16"/>
                <w:lang w:val="en-GB"/>
                <w:rPrChange w:id="1552" w:author="Nils Hailer" w:date="2021-05-17T11:11:00Z">
                  <w:rPr>
                    <w:sz w:val="12"/>
                    <w:szCs w:val="16"/>
                  </w:rPr>
                </w:rPrChange>
              </w:rPr>
              <w:t>)</w:t>
            </w:r>
          </w:p>
        </w:tc>
        <w:tc>
          <w:tcPr>
            <w:tcW w:w="0" w:type="auto"/>
          </w:tcPr>
          <w:p w14:paraId="53926BCE" w14:textId="77777777" w:rsidR="00DE1FF7" w:rsidRPr="00414C19" w:rsidRDefault="00F5325D">
            <w:pPr>
              <w:pStyle w:val="Compact"/>
              <w:rPr>
                <w:sz w:val="12"/>
                <w:szCs w:val="16"/>
                <w:lang w:val="en-GB"/>
                <w:rPrChange w:id="1553" w:author="Nils Hailer" w:date="2021-05-17T11:11:00Z">
                  <w:rPr>
                    <w:sz w:val="12"/>
                    <w:szCs w:val="16"/>
                  </w:rPr>
                </w:rPrChange>
              </w:rPr>
            </w:pPr>
            <w:r w:rsidRPr="00414C19">
              <w:rPr>
                <w:sz w:val="12"/>
                <w:szCs w:val="16"/>
                <w:lang w:val="en-GB"/>
                <w:rPrChange w:id="1554" w:author="Nils Hailer" w:date="2021-05-17T11:11:00Z">
                  <w:rPr>
                    <w:sz w:val="12"/>
                    <w:szCs w:val="16"/>
                  </w:rPr>
                </w:rPrChange>
              </w:rPr>
              <w:t xml:space="preserve">51570 </w:t>
            </w:r>
            <w:proofErr w:type="gramStart"/>
            <w:r w:rsidRPr="00414C19">
              <w:rPr>
                <w:sz w:val="12"/>
                <w:szCs w:val="16"/>
                <w:lang w:val="en-GB"/>
                <w:rPrChange w:id="1555" w:author="Nils Hailer" w:date="2021-05-17T11:11:00Z">
                  <w:rPr>
                    <w:sz w:val="12"/>
                    <w:szCs w:val="16"/>
                  </w:rPr>
                </w:rPrChange>
              </w:rPr>
              <w:t>( 59.5</w:t>
            </w:r>
            <w:proofErr w:type="gramEnd"/>
            <w:r w:rsidRPr="00414C19">
              <w:rPr>
                <w:sz w:val="12"/>
                <w:szCs w:val="16"/>
                <w:lang w:val="en-GB"/>
                <w:rPrChange w:id="1556" w:author="Nils Hailer" w:date="2021-05-17T11:11:00Z">
                  <w:rPr>
                    <w:sz w:val="12"/>
                    <w:szCs w:val="16"/>
                  </w:rPr>
                </w:rPrChange>
              </w:rPr>
              <w:t>)</w:t>
            </w:r>
          </w:p>
        </w:tc>
        <w:tc>
          <w:tcPr>
            <w:tcW w:w="0" w:type="auto"/>
          </w:tcPr>
          <w:p w14:paraId="333EA0BE" w14:textId="77777777" w:rsidR="00DE1FF7" w:rsidRPr="00414C19" w:rsidRDefault="00F5325D">
            <w:pPr>
              <w:pStyle w:val="Compact"/>
              <w:rPr>
                <w:sz w:val="12"/>
                <w:szCs w:val="16"/>
                <w:lang w:val="en-GB"/>
                <w:rPrChange w:id="1557" w:author="Nils Hailer" w:date="2021-05-17T11:11:00Z">
                  <w:rPr>
                    <w:sz w:val="12"/>
                    <w:szCs w:val="16"/>
                  </w:rPr>
                </w:rPrChange>
              </w:rPr>
            </w:pPr>
            <w:r w:rsidRPr="00414C19">
              <w:rPr>
                <w:sz w:val="12"/>
                <w:szCs w:val="16"/>
                <w:lang w:val="en-GB"/>
                <w:rPrChange w:id="1558" w:author="Nils Hailer" w:date="2021-05-17T11:11:00Z">
                  <w:rPr>
                    <w:sz w:val="12"/>
                    <w:szCs w:val="16"/>
                  </w:rPr>
                </w:rPrChange>
              </w:rPr>
              <w:t xml:space="preserve">52798 </w:t>
            </w:r>
            <w:proofErr w:type="gramStart"/>
            <w:r w:rsidRPr="00414C19">
              <w:rPr>
                <w:sz w:val="12"/>
                <w:szCs w:val="16"/>
                <w:lang w:val="en-GB"/>
                <w:rPrChange w:id="1559" w:author="Nils Hailer" w:date="2021-05-17T11:11:00Z">
                  <w:rPr>
                    <w:sz w:val="12"/>
                    <w:szCs w:val="16"/>
                  </w:rPr>
                </w:rPrChange>
              </w:rPr>
              <w:t>( 59.4</w:t>
            </w:r>
            <w:proofErr w:type="gramEnd"/>
            <w:r w:rsidRPr="00414C19">
              <w:rPr>
                <w:sz w:val="12"/>
                <w:szCs w:val="16"/>
                <w:lang w:val="en-GB"/>
                <w:rPrChange w:id="1560" w:author="Nils Hailer" w:date="2021-05-17T11:11:00Z">
                  <w:rPr>
                    <w:sz w:val="12"/>
                    <w:szCs w:val="16"/>
                  </w:rPr>
                </w:rPrChange>
              </w:rPr>
              <w:t>)</w:t>
            </w:r>
          </w:p>
        </w:tc>
        <w:tc>
          <w:tcPr>
            <w:tcW w:w="0" w:type="auto"/>
          </w:tcPr>
          <w:p w14:paraId="04A969E0" w14:textId="77777777" w:rsidR="00DE1FF7" w:rsidRPr="00414C19" w:rsidRDefault="00F5325D">
            <w:pPr>
              <w:pStyle w:val="Compact"/>
              <w:rPr>
                <w:sz w:val="12"/>
                <w:szCs w:val="16"/>
                <w:lang w:val="en-GB"/>
                <w:rPrChange w:id="1561" w:author="Nils Hailer" w:date="2021-05-17T11:11:00Z">
                  <w:rPr>
                    <w:sz w:val="12"/>
                    <w:szCs w:val="16"/>
                  </w:rPr>
                </w:rPrChange>
              </w:rPr>
            </w:pPr>
            <w:r w:rsidRPr="00414C19">
              <w:rPr>
                <w:sz w:val="12"/>
                <w:szCs w:val="16"/>
                <w:lang w:val="en-GB"/>
                <w:rPrChange w:id="1562" w:author="Nils Hailer" w:date="2021-05-17T11:11:00Z">
                  <w:rPr>
                    <w:sz w:val="12"/>
                    <w:szCs w:val="16"/>
                  </w:rPr>
                </w:rPrChange>
              </w:rPr>
              <w:t>253 (61.7)</w:t>
            </w:r>
          </w:p>
        </w:tc>
        <w:tc>
          <w:tcPr>
            <w:tcW w:w="0" w:type="auto"/>
          </w:tcPr>
          <w:p w14:paraId="724F6979" w14:textId="77777777" w:rsidR="00DE1FF7" w:rsidRPr="00414C19" w:rsidRDefault="00F5325D">
            <w:pPr>
              <w:pStyle w:val="Compact"/>
              <w:rPr>
                <w:sz w:val="12"/>
                <w:szCs w:val="16"/>
                <w:lang w:val="en-GB"/>
                <w:rPrChange w:id="1563" w:author="Nils Hailer" w:date="2021-05-17T11:11:00Z">
                  <w:rPr>
                    <w:sz w:val="12"/>
                    <w:szCs w:val="16"/>
                  </w:rPr>
                </w:rPrChange>
              </w:rPr>
            </w:pPr>
            <w:r w:rsidRPr="00414C19">
              <w:rPr>
                <w:sz w:val="12"/>
                <w:szCs w:val="16"/>
                <w:lang w:val="en-GB"/>
                <w:rPrChange w:id="1564" w:author="Nils Hailer" w:date="2021-05-17T11:11:00Z">
                  <w:rPr>
                    <w:sz w:val="12"/>
                    <w:szCs w:val="16"/>
                  </w:rPr>
                </w:rPrChange>
              </w:rPr>
              <w:t>11325 (61.4)</w:t>
            </w:r>
          </w:p>
        </w:tc>
        <w:tc>
          <w:tcPr>
            <w:tcW w:w="0" w:type="auto"/>
          </w:tcPr>
          <w:p w14:paraId="6B8E4283" w14:textId="77777777" w:rsidR="00DE1FF7" w:rsidRPr="00414C19" w:rsidRDefault="00F5325D">
            <w:pPr>
              <w:pStyle w:val="Compact"/>
              <w:rPr>
                <w:sz w:val="12"/>
                <w:szCs w:val="16"/>
                <w:lang w:val="en-GB"/>
                <w:rPrChange w:id="1565" w:author="Nils Hailer" w:date="2021-05-17T11:11:00Z">
                  <w:rPr>
                    <w:sz w:val="12"/>
                    <w:szCs w:val="16"/>
                  </w:rPr>
                </w:rPrChange>
              </w:rPr>
            </w:pPr>
            <w:r w:rsidRPr="00414C19">
              <w:rPr>
                <w:sz w:val="12"/>
                <w:szCs w:val="16"/>
                <w:lang w:val="en-GB"/>
                <w:rPrChange w:id="1566" w:author="Nils Hailer" w:date="2021-05-17T11:11:00Z">
                  <w:rPr>
                    <w:sz w:val="12"/>
                    <w:szCs w:val="16"/>
                  </w:rPr>
                </w:rPrChange>
              </w:rPr>
              <w:t>11578 (61.4)</w:t>
            </w:r>
          </w:p>
        </w:tc>
      </w:tr>
      <w:tr w:rsidR="00DE1FF7" w:rsidRPr="00414C19" w14:paraId="15942FB7" w14:textId="77777777" w:rsidTr="00E76AA7">
        <w:tc>
          <w:tcPr>
            <w:tcW w:w="743" w:type="pct"/>
          </w:tcPr>
          <w:p w14:paraId="029FEBCB" w14:textId="77777777" w:rsidR="00DE1FF7" w:rsidRPr="00414C19" w:rsidRDefault="00DE1FF7">
            <w:pPr>
              <w:rPr>
                <w:sz w:val="12"/>
                <w:szCs w:val="16"/>
                <w:lang w:val="en-GB"/>
                <w:rPrChange w:id="1567" w:author="Nils Hailer" w:date="2021-05-17T11:11:00Z">
                  <w:rPr>
                    <w:sz w:val="12"/>
                    <w:szCs w:val="16"/>
                  </w:rPr>
                </w:rPrChange>
              </w:rPr>
            </w:pPr>
          </w:p>
        </w:tc>
        <w:tc>
          <w:tcPr>
            <w:tcW w:w="1152" w:type="pct"/>
          </w:tcPr>
          <w:p w14:paraId="4C258497" w14:textId="77777777" w:rsidR="00DE1FF7" w:rsidRPr="00414C19" w:rsidRDefault="00F5325D">
            <w:pPr>
              <w:pStyle w:val="Compact"/>
              <w:rPr>
                <w:sz w:val="12"/>
                <w:szCs w:val="16"/>
                <w:lang w:val="en-GB"/>
                <w:rPrChange w:id="1568" w:author="Nils Hailer" w:date="2021-05-17T11:11:00Z">
                  <w:rPr>
                    <w:sz w:val="12"/>
                    <w:szCs w:val="16"/>
                  </w:rPr>
                </w:rPrChange>
              </w:rPr>
            </w:pPr>
            <w:r w:rsidRPr="00414C19">
              <w:rPr>
                <w:sz w:val="12"/>
                <w:szCs w:val="16"/>
                <w:lang w:val="en-GB"/>
                <w:rPrChange w:id="1569" w:author="Nils Hailer" w:date="2021-05-17T11:11:00Z">
                  <w:rPr>
                    <w:sz w:val="12"/>
                    <w:szCs w:val="16"/>
                  </w:rPr>
                </w:rPrChange>
              </w:rPr>
              <w:t>III</w:t>
            </w:r>
          </w:p>
        </w:tc>
        <w:tc>
          <w:tcPr>
            <w:tcW w:w="0" w:type="auto"/>
          </w:tcPr>
          <w:p w14:paraId="565C7763" w14:textId="77777777" w:rsidR="00DE1FF7" w:rsidRPr="00414C19" w:rsidRDefault="00F5325D">
            <w:pPr>
              <w:pStyle w:val="Compact"/>
              <w:rPr>
                <w:sz w:val="12"/>
                <w:szCs w:val="16"/>
                <w:lang w:val="en-GB"/>
                <w:rPrChange w:id="1570" w:author="Nils Hailer" w:date="2021-05-17T11:11:00Z">
                  <w:rPr>
                    <w:sz w:val="12"/>
                    <w:szCs w:val="16"/>
                  </w:rPr>
                </w:rPrChange>
              </w:rPr>
            </w:pPr>
            <w:r w:rsidRPr="00414C19">
              <w:rPr>
                <w:sz w:val="12"/>
                <w:szCs w:val="16"/>
                <w:lang w:val="en-GB"/>
                <w:rPrChange w:id="1571" w:author="Nils Hailer" w:date="2021-05-17T11:11:00Z">
                  <w:rPr>
                    <w:sz w:val="12"/>
                    <w:szCs w:val="16"/>
                  </w:rPr>
                </w:rPrChange>
              </w:rPr>
              <w:t xml:space="preserve">643 </w:t>
            </w:r>
            <w:proofErr w:type="gramStart"/>
            <w:r w:rsidRPr="00414C19">
              <w:rPr>
                <w:sz w:val="12"/>
                <w:szCs w:val="16"/>
                <w:lang w:val="en-GB"/>
                <w:rPrChange w:id="1572" w:author="Nils Hailer" w:date="2021-05-17T11:11:00Z">
                  <w:rPr>
                    <w:sz w:val="12"/>
                    <w:szCs w:val="16"/>
                  </w:rPr>
                </w:rPrChange>
              </w:rPr>
              <w:t>( 29.6</w:t>
            </w:r>
            <w:proofErr w:type="gramEnd"/>
            <w:r w:rsidRPr="00414C19">
              <w:rPr>
                <w:sz w:val="12"/>
                <w:szCs w:val="16"/>
                <w:lang w:val="en-GB"/>
                <w:rPrChange w:id="1573" w:author="Nils Hailer" w:date="2021-05-17T11:11:00Z">
                  <w:rPr>
                    <w:sz w:val="12"/>
                    <w:szCs w:val="16"/>
                  </w:rPr>
                </w:rPrChange>
              </w:rPr>
              <w:t>)</w:t>
            </w:r>
          </w:p>
        </w:tc>
        <w:tc>
          <w:tcPr>
            <w:tcW w:w="0" w:type="auto"/>
          </w:tcPr>
          <w:p w14:paraId="345CFC57" w14:textId="77777777" w:rsidR="00DE1FF7" w:rsidRPr="00414C19" w:rsidRDefault="00F5325D">
            <w:pPr>
              <w:pStyle w:val="Compact"/>
              <w:rPr>
                <w:sz w:val="12"/>
                <w:szCs w:val="16"/>
                <w:lang w:val="en-GB"/>
                <w:rPrChange w:id="1574" w:author="Nils Hailer" w:date="2021-05-17T11:11:00Z">
                  <w:rPr>
                    <w:sz w:val="12"/>
                    <w:szCs w:val="16"/>
                  </w:rPr>
                </w:rPrChange>
              </w:rPr>
            </w:pPr>
            <w:r w:rsidRPr="00414C19">
              <w:rPr>
                <w:sz w:val="12"/>
                <w:szCs w:val="16"/>
                <w:lang w:val="en-GB"/>
                <w:rPrChange w:id="1575" w:author="Nils Hailer" w:date="2021-05-17T11:11:00Z">
                  <w:rPr>
                    <w:sz w:val="12"/>
                    <w:szCs w:val="16"/>
                  </w:rPr>
                </w:rPrChange>
              </w:rPr>
              <w:t xml:space="preserve">14302 </w:t>
            </w:r>
            <w:proofErr w:type="gramStart"/>
            <w:r w:rsidRPr="00414C19">
              <w:rPr>
                <w:sz w:val="12"/>
                <w:szCs w:val="16"/>
                <w:lang w:val="en-GB"/>
                <w:rPrChange w:id="1576" w:author="Nils Hailer" w:date="2021-05-17T11:11:00Z">
                  <w:rPr>
                    <w:sz w:val="12"/>
                    <w:szCs w:val="16"/>
                  </w:rPr>
                </w:rPrChange>
              </w:rPr>
              <w:t>( 16.5</w:t>
            </w:r>
            <w:proofErr w:type="gramEnd"/>
            <w:r w:rsidRPr="00414C19">
              <w:rPr>
                <w:sz w:val="12"/>
                <w:szCs w:val="16"/>
                <w:lang w:val="en-GB"/>
                <w:rPrChange w:id="1577" w:author="Nils Hailer" w:date="2021-05-17T11:11:00Z">
                  <w:rPr>
                    <w:sz w:val="12"/>
                    <w:szCs w:val="16"/>
                  </w:rPr>
                </w:rPrChange>
              </w:rPr>
              <w:t>)</w:t>
            </w:r>
          </w:p>
        </w:tc>
        <w:tc>
          <w:tcPr>
            <w:tcW w:w="0" w:type="auto"/>
          </w:tcPr>
          <w:p w14:paraId="6E49543E" w14:textId="77777777" w:rsidR="00DE1FF7" w:rsidRPr="00414C19" w:rsidRDefault="00F5325D">
            <w:pPr>
              <w:pStyle w:val="Compact"/>
              <w:rPr>
                <w:sz w:val="12"/>
                <w:szCs w:val="16"/>
                <w:lang w:val="en-GB"/>
                <w:rPrChange w:id="1578" w:author="Nils Hailer" w:date="2021-05-17T11:11:00Z">
                  <w:rPr>
                    <w:sz w:val="12"/>
                    <w:szCs w:val="16"/>
                  </w:rPr>
                </w:rPrChange>
              </w:rPr>
            </w:pPr>
            <w:r w:rsidRPr="00414C19">
              <w:rPr>
                <w:sz w:val="12"/>
                <w:szCs w:val="16"/>
                <w:lang w:val="en-GB"/>
                <w:rPrChange w:id="1579" w:author="Nils Hailer" w:date="2021-05-17T11:11:00Z">
                  <w:rPr>
                    <w:sz w:val="12"/>
                    <w:szCs w:val="16"/>
                  </w:rPr>
                </w:rPrChange>
              </w:rPr>
              <w:t xml:space="preserve">14945 </w:t>
            </w:r>
            <w:proofErr w:type="gramStart"/>
            <w:r w:rsidRPr="00414C19">
              <w:rPr>
                <w:sz w:val="12"/>
                <w:szCs w:val="16"/>
                <w:lang w:val="en-GB"/>
                <w:rPrChange w:id="1580" w:author="Nils Hailer" w:date="2021-05-17T11:11:00Z">
                  <w:rPr>
                    <w:sz w:val="12"/>
                    <w:szCs w:val="16"/>
                  </w:rPr>
                </w:rPrChange>
              </w:rPr>
              <w:t>( 16.8</w:t>
            </w:r>
            <w:proofErr w:type="gramEnd"/>
            <w:r w:rsidRPr="00414C19">
              <w:rPr>
                <w:sz w:val="12"/>
                <w:szCs w:val="16"/>
                <w:lang w:val="en-GB"/>
                <w:rPrChange w:id="1581" w:author="Nils Hailer" w:date="2021-05-17T11:11:00Z">
                  <w:rPr>
                    <w:sz w:val="12"/>
                    <w:szCs w:val="16"/>
                  </w:rPr>
                </w:rPrChange>
              </w:rPr>
              <w:t>)</w:t>
            </w:r>
          </w:p>
        </w:tc>
        <w:tc>
          <w:tcPr>
            <w:tcW w:w="0" w:type="auto"/>
          </w:tcPr>
          <w:p w14:paraId="0E31C909" w14:textId="77777777" w:rsidR="00DE1FF7" w:rsidRPr="00414C19" w:rsidRDefault="00F5325D">
            <w:pPr>
              <w:pStyle w:val="Compact"/>
              <w:rPr>
                <w:sz w:val="12"/>
                <w:szCs w:val="16"/>
                <w:lang w:val="en-GB"/>
                <w:rPrChange w:id="1582" w:author="Nils Hailer" w:date="2021-05-17T11:11:00Z">
                  <w:rPr>
                    <w:sz w:val="12"/>
                    <w:szCs w:val="16"/>
                  </w:rPr>
                </w:rPrChange>
              </w:rPr>
            </w:pPr>
            <w:r w:rsidRPr="00414C19">
              <w:rPr>
                <w:sz w:val="12"/>
                <w:szCs w:val="16"/>
                <w:lang w:val="en-GB"/>
                <w:rPrChange w:id="1583" w:author="Nils Hailer" w:date="2021-05-17T11:11:00Z">
                  <w:rPr>
                    <w:sz w:val="12"/>
                    <w:szCs w:val="16"/>
                  </w:rPr>
                </w:rPrChange>
              </w:rPr>
              <w:t>113 (27.6)</w:t>
            </w:r>
          </w:p>
        </w:tc>
        <w:tc>
          <w:tcPr>
            <w:tcW w:w="0" w:type="auto"/>
          </w:tcPr>
          <w:p w14:paraId="26FA1126" w14:textId="77777777" w:rsidR="00DE1FF7" w:rsidRPr="00414C19" w:rsidRDefault="00F5325D">
            <w:pPr>
              <w:pStyle w:val="Compact"/>
              <w:rPr>
                <w:sz w:val="12"/>
                <w:szCs w:val="16"/>
                <w:lang w:val="en-GB"/>
                <w:rPrChange w:id="1584" w:author="Nils Hailer" w:date="2021-05-17T11:11:00Z">
                  <w:rPr>
                    <w:sz w:val="12"/>
                    <w:szCs w:val="16"/>
                  </w:rPr>
                </w:rPrChange>
              </w:rPr>
            </w:pPr>
            <w:r w:rsidRPr="00414C19">
              <w:rPr>
                <w:sz w:val="12"/>
                <w:szCs w:val="16"/>
                <w:lang w:val="en-GB"/>
                <w:rPrChange w:id="1585" w:author="Nils Hailer" w:date="2021-05-17T11:11:00Z">
                  <w:rPr>
                    <w:sz w:val="12"/>
                    <w:szCs w:val="16"/>
                  </w:rPr>
                </w:rPrChange>
              </w:rPr>
              <w:t>3221 (17.5)</w:t>
            </w:r>
          </w:p>
        </w:tc>
        <w:tc>
          <w:tcPr>
            <w:tcW w:w="0" w:type="auto"/>
          </w:tcPr>
          <w:p w14:paraId="62709F17" w14:textId="77777777" w:rsidR="00DE1FF7" w:rsidRPr="00414C19" w:rsidRDefault="00F5325D">
            <w:pPr>
              <w:pStyle w:val="Compact"/>
              <w:rPr>
                <w:sz w:val="12"/>
                <w:szCs w:val="16"/>
                <w:lang w:val="en-GB"/>
                <w:rPrChange w:id="1586" w:author="Nils Hailer" w:date="2021-05-17T11:11:00Z">
                  <w:rPr>
                    <w:sz w:val="12"/>
                    <w:szCs w:val="16"/>
                  </w:rPr>
                </w:rPrChange>
              </w:rPr>
            </w:pPr>
            <w:r w:rsidRPr="00414C19">
              <w:rPr>
                <w:sz w:val="12"/>
                <w:szCs w:val="16"/>
                <w:lang w:val="en-GB"/>
                <w:rPrChange w:id="1587" w:author="Nils Hailer" w:date="2021-05-17T11:11:00Z">
                  <w:rPr>
                    <w:sz w:val="12"/>
                    <w:szCs w:val="16"/>
                  </w:rPr>
                </w:rPrChange>
              </w:rPr>
              <w:t>3334 (17.7)</w:t>
            </w:r>
          </w:p>
        </w:tc>
      </w:tr>
      <w:tr w:rsidR="00DE1FF7" w:rsidRPr="00414C19" w14:paraId="14CDB672" w14:textId="77777777" w:rsidTr="00E76AA7">
        <w:tc>
          <w:tcPr>
            <w:tcW w:w="743" w:type="pct"/>
          </w:tcPr>
          <w:p w14:paraId="70F74AB5" w14:textId="77777777" w:rsidR="00DE1FF7" w:rsidRPr="00414C19" w:rsidRDefault="00F5325D">
            <w:pPr>
              <w:pStyle w:val="Compact"/>
              <w:rPr>
                <w:sz w:val="12"/>
                <w:szCs w:val="16"/>
                <w:lang w:val="en-GB"/>
                <w:rPrChange w:id="1588" w:author="Nils Hailer" w:date="2021-05-17T11:11:00Z">
                  <w:rPr>
                    <w:sz w:val="12"/>
                    <w:szCs w:val="16"/>
                  </w:rPr>
                </w:rPrChange>
              </w:rPr>
            </w:pPr>
            <w:r w:rsidRPr="00414C19">
              <w:rPr>
                <w:sz w:val="12"/>
                <w:szCs w:val="16"/>
                <w:lang w:val="en-GB"/>
                <w:rPrChange w:id="1589" w:author="Nils Hailer" w:date="2021-05-17T11:11:00Z">
                  <w:rPr>
                    <w:sz w:val="12"/>
                    <w:szCs w:val="16"/>
                  </w:rPr>
                </w:rPrChange>
              </w:rPr>
              <w:t>Diagnosis</w:t>
            </w:r>
          </w:p>
        </w:tc>
        <w:tc>
          <w:tcPr>
            <w:tcW w:w="1152" w:type="pct"/>
          </w:tcPr>
          <w:p w14:paraId="59F9E9AE" w14:textId="77777777" w:rsidR="00DE1FF7" w:rsidRPr="00414C19" w:rsidRDefault="00F5325D">
            <w:pPr>
              <w:pStyle w:val="Compact"/>
              <w:rPr>
                <w:sz w:val="12"/>
                <w:szCs w:val="16"/>
                <w:lang w:val="en-GB"/>
                <w:rPrChange w:id="1590" w:author="Nils Hailer" w:date="2021-05-17T11:11:00Z">
                  <w:rPr>
                    <w:sz w:val="12"/>
                    <w:szCs w:val="16"/>
                  </w:rPr>
                </w:rPrChange>
              </w:rPr>
            </w:pPr>
            <w:r w:rsidRPr="00414C19">
              <w:rPr>
                <w:sz w:val="12"/>
                <w:szCs w:val="16"/>
                <w:lang w:val="en-GB"/>
                <w:rPrChange w:id="1591" w:author="Nils Hailer" w:date="2021-05-17T11:11:00Z">
                  <w:rPr>
                    <w:sz w:val="12"/>
                    <w:szCs w:val="16"/>
                  </w:rPr>
                </w:rPrChange>
              </w:rPr>
              <w:t>primary osteoarthritis</w:t>
            </w:r>
          </w:p>
        </w:tc>
        <w:tc>
          <w:tcPr>
            <w:tcW w:w="0" w:type="auto"/>
          </w:tcPr>
          <w:p w14:paraId="63868FA7" w14:textId="77777777" w:rsidR="00DE1FF7" w:rsidRPr="00414C19" w:rsidRDefault="00F5325D">
            <w:pPr>
              <w:pStyle w:val="Compact"/>
              <w:rPr>
                <w:sz w:val="12"/>
                <w:szCs w:val="16"/>
                <w:lang w:val="en-GB"/>
                <w:rPrChange w:id="1592" w:author="Nils Hailer" w:date="2021-05-17T11:11:00Z">
                  <w:rPr>
                    <w:sz w:val="12"/>
                    <w:szCs w:val="16"/>
                  </w:rPr>
                </w:rPrChange>
              </w:rPr>
            </w:pPr>
            <w:r w:rsidRPr="00414C19">
              <w:rPr>
                <w:sz w:val="12"/>
                <w:szCs w:val="16"/>
                <w:lang w:val="en-GB"/>
                <w:rPrChange w:id="1593" w:author="Nils Hailer" w:date="2021-05-17T11:11:00Z">
                  <w:rPr>
                    <w:sz w:val="12"/>
                    <w:szCs w:val="16"/>
                  </w:rPr>
                </w:rPrChange>
              </w:rPr>
              <w:t xml:space="preserve">1766 </w:t>
            </w:r>
            <w:proofErr w:type="gramStart"/>
            <w:r w:rsidRPr="00414C19">
              <w:rPr>
                <w:sz w:val="12"/>
                <w:szCs w:val="16"/>
                <w:lang w:val="en-GB"/>
                <w:rPrChange w:id="1594" w:author="Nils Hailer" w:date="2021-05-17T11:11:00Z">
                  <w:rPr>
                    <w:sz w:val="12"/>
                    <w:szCs w:val="16"/>
                  </w:rPr>
                </w:rPrChange>
              </w:rPr>
              <w:t>( 81.3</w:t>
            </w:r>
            <w:proofErr w:type="gramEnd"/>
            <w:r w:rsidRPr="00414C19">
              <w:rPr>
                <w:sz w:val="12"/>
                <w:szCs w:val="16"/>
                <w:lang w:val="en-GB"/>
                <w:rPrChange w:id="1595" w:author="Nils Hailer" w:date="2021-05-17T11:11:00Z">
                  <w:rPr>
                    <w:sz w:val="12"/>
                    <w:szCs w:val="16"/>
                  </w:rPr>
                </w:rPrChange>
              </w:rPr>
              <w:t>)</w:t>
            </w:r>
          </w:p>
        </w:tc>
        <w:tc>
          <w:tcPr>
            <w:tcW w:w="0" w:type="auto"/>
          </w:tcPr>
          <w:p w14:paraId="3C41D289" w14:textId="77777777" w:rsidR="00DE1FF7" w:rsidRPr="00414C19" w:rsidRDefault="00F5325D">
            <w:pPr>
              <w:pStyle w:val="Compact"/>
              <w:rPr>
                <w:sz w:val="12"/>
                <w:szCs w:val="16"/>
                <w:lang w:val="en-GB"/>
                <w:rPrChange w:id="1596" w:author="Nils Hailer" w:date="2021-05-17T11:11:00Z">
                  <w:rPr>
                    <w:sz w:val="12"/>
                    <w:szCs w:val="16"/>
                  </w:rPr>
                </w:rPrChange>
              </w:rPr>
            </w:pPr>
            <w:r w:rsidRPr="00414C19">
              <w:rPr>
                <w:sz w:val="12"/>
                <w:szCs w:val="16"/>
                <w:lang w:val="en-GB"/>
                <w:rPrChange w:id="1597" w:author="Nils Hailer" w:date="2021-05-17T11:11:00Z">
                  <w:rPr>
                    <w:sz w:val="12"/>
                    <w:szCs w:val="16"/>
                  </w:rPr>
                </w:rPrChange>
              </w:rPr>
              <w:t xml:space="preserve">76812 </w:t>
            </w:r>
            <w:proofErr w:type="gramStart"/>
            <w:r w:rsidRPr="00414C19">
              <w:rPr>
                <w:sz w:val="12"/>
                <w:szCs w:val="16"/>
                <w:lang w:val="en-GB"/>
                <w:rPrChange w:id="1598" w:author="Nils Hailer" w:date="2021-05-17T11:11:00Z">
                  <w:rPr>
                    <w:sz w:val="12"/>
                    <w:szCs w:val="16"/>
                  </w:rPr>
                </w:rPrChange>
              </w:rPr>
              <w:t>( 88.6</w:t>
            </w:r>
            <w:proofErr w:type="gramEnd"/>
            <w:r w:rsidRPr="00414C19">
              <w:rPr>
                <w:sz w:val="12"/>
                <w:szCs w:val="16"/>
                <w:lang w:val="en-GB"/>
                <w:rPrChange w:id="1599" w:author="Nils Hailer" w:date="2021-05-17T11:11:00Z">
                  <w:rPr>
                    <w:sz w:val="12"/>
                    <w:szCs w:val="16"/>
                  </w:rPr>
                </w:rPrChange>
              </w:rPr>
              <w:t>)</w:t>
            </w:r>
          </w:p>
        </w:tc>
        <w:tc>
          <w:tcPr>
            <w:tcW w:w="0" w:type="auto"/>
          </w:tcPr>
          <w:p w14:paraId="44369594" w14:textId="77777777" w:rsidR="00DE1FF7" w:rsidRPr="00414C19" w:rsidRDefault="00F5325D">
            <w:pPr>
              <w:pStyle w:val="Compact"/>
              <w:rPr>
                <w:sz w:val="12"/>
                <w:szCs w:val="16"/>
                <w:lang w:val="en-GB"/>
                <w:rPrChange w:id="1600" w:author="Nils Hailer" w:date="2021-05-17T11:11:00Z">
                  <w:rPr>
                    <w:sz w:val="12"/>
                    <w:szCs w:val="16"/>
                  </w:rPr>
                </w:rPrChange>
              </w:rPr>
            </w:pPr>
            <w:r w:rsidRPr="00414C19">
              <w:rPr>
                <w:sz w:val="12"/>
                <w:szCs w:val="16"/>
                <w:lang w:val="en-GB"/>
                <w:rPrChange w:id="1601" w:author="Nils Hailer" w:date="2021-05-17T11:11:00Z">
                  <w:rPr>
                    <w:sz w:val="12"/>
                    <w:szCs w:val="16"/>
                  </w:rPr>
                </w:rPrChange>
              </w:rPr>
              <w:t xml:space="preserve">78578 </w:t>
            </w:r>
            <w:proofErr w:type="gramStart"/>
            <w:r w:rsidRPr="00414C19">
              <w:rPr>
                <w:sz w:val="12"/>
                <w:szCs w:val="16"/>
                <w:lang w:val="en-GB"/>
                <w:rPrChange w:id="1602" w:author="Nils Hailer" w:date="2021-05-17T11:11:00Z">
                  <w:rPr>
                    <w:sz w:val="12"/>
                    <w:szCs w:val="16"/>
                  </w:rPr>
                </w:rPrChange>
              </w:rPr>
              <w:t>( 88.5</w:t>
            </w:r>
            <w:proofErr w:type="gramEnd"/>
            <w:r w:rsidRPr="00414C19">
              <w:rPr>
                <w:sz w:val="12"/>
                <w:szCs w:val="16"/>
                <w:lang w:val="en-GB"/>
                <w:rPrChange w:id="1603" w:author="Nils Hailer" w:date="2021-05-17T11:11:00Z">
                  <w:rPr>
                    <w:sz w:val="12"/>
                    <w:szCs w:val="16"/>
                  </w:rPr>
                </w:rPrChange>
              </w:rPr>
              <w:t>)</w:t>
            </w:r>
          </w:p>
        </w:tc>
        <w:tc>
          <w:tcPr>
            <w:tcW w:w="0" w:type="auto"/>
          </w:tcPr>
          <w:p w14:paraId="7D15375D" w14:textId="77777777" w:rsidR="00DE1FF7" w:rsidRPr="00414C19" w:rsidRDefault="00F5325D">
            <w:pPr>
              <w:pStyle w:val="Compact"/>
              <w:rPr>
                <w:sz w:val="12"/>
                <w:szCs w:val="16"/>
                <w:lang w:val="en-GB"/>
                <w:rPrChange w:id="1604" w:author="Nils Hailer" w:date="2021-05-17T11:11:00Z">
                  <w:rPr>
                    <w:sz w:val="12"/>
                    <w:szCs w:val="16"/>
                  </w:rPr>
                </w:rPrChange>
              </w:rPr>
            </w:pPr>
            <w:r w:rsidRPr="00414C19">
              <w:rPr>
                <w:sz w:val="12"/>
                <w:szCs w:val="16"/>
                <w:lang w:val="en-GB"/>
                <w:rPrChange w:id="1605" w:author="Nils Hailer" w:date="2021-05-17T11:11:00Z">
                  <w:rPr>
                    <w:sz w:val="12"/>
                    <w:szCs w:val="16"/>
                  </w:rPr>
                </w:rPrChange>
              </w:rPr>
              <w:t>329 (80.2)</w:t>
            </w:r>
          </w:p>
        </w:tc>
        <w:tc>
          <w:tcPr>
            <w:tcW w:w="0" w:type="auto"/>
          </w:tcPr>
          <w:p w14:paraId="31F9DA81" w14:textId="77777777" w:rsidR="00DE1FF7" w:rsidRPr="00414C19" w:rsidRDefault="00F5325D">
            <w:pPr>
              <w:pStyle w:val="Compact"/>
              <w:rPr>
                <w:sz w:val="12"/>
                <w:szCs w:val="16"/>
                <w:lang w:val="en-GB"/>
                <w:rPrChange w:id="1606" w:author="Nils Hailer" w:date="2021-05-17T11:11:00Z">
                  <w:rPr>
                    <w:sz w:val="12"/>
                    <w:szCs w:val="16"/>
                  </w:rPr>
                </w:rPrChange>
              </w:rPr>
            </w:pPr>
            <w:r w:rsidRPr="00414C19">
              <w:rPr>
                <w:sz w:val="12"/>
                <w:szCs w:val="16"/>
                <w:lang w:val="en-GB"/>
                <w:rPrChange w:id="1607" w:author="Nils Hailer" w:date="2021-05-17T11:11:00Z">
                  <w:rPr>
                    <w:sz w:val="12"/>
                    <w:szCs w:val="16"/>
                  </w:rPr>
                </w:rPrChange>
              </w:rPr>
              <w:t>15597 (84.6)</w:t>
            </w:r>
          </w:p>
        </w:tc>
        <w:tc>
          <w:tcPr>
            <w:tcW w:w="0" w:type="auto"/>
          </w:tcPr>
          <w:p w14:paraId="59405A1B" w14:textId="77777777" w:rsidR="00DE1FF7" w:rsidRPr="00414C19" w:rsidRDefault="00F5325D">
            <w:pPr>
              <w:pStyle w:val="Compact"/>
              <w:rPr>
                <w:sz w:val="12"/>
                <w:szCs w:val="16"/>
                <w:lang w:val="en-GB"/>
                <w:rPrChange w:id="1608" w:author="Nils Hailer" w:date="2021-05-17T11:11:00Z">
                  <w:rPr>
                    <w:sz w:val="12"/>
                    <w:szCs w:val="16"/>
                  </w:rPr>
                </w:rPrChange>
              </w:rPr>
            </w:pPr>
            <w:r w:rsidRPr="00414C19">
              <w:rPr>
                <w:sz w:val="12"/>
                <w:szCs w:val="16"/>
                <w:lang w:val="en-GB"/>
                <w:rPrChange w:id="1609" w:author="Nils Hailer" w:date="2021-05-17T11:11:00Z">
                  <w:rPr>
                    <w:sz w:val="12"/>
                    <w:szCs w:val="16"/>
                  </w:rPr>
                </w:rPrChange>
              </w:rPr>
              <w:t>15926 (84.5)</w:t>
            </w:r>
          </w:p>
        </w:tc>
      </w:tr>
      <w:tr w:rsidR="00DE1FF7" w:rsidRPr="00414C19" w14:paraId="3E50E6DD" w14:textId="77777777" w:rsidTr="00E76AA7">
        <w:tc>
          <w:tcPr>
            <w:tcW w:w="743" w:type="pct"/>
          </w:tcPr>
          <w:p w14:paraId="32DCF7D3" w14:textId="77777777" w:rsidR="00DE1FF7" w:rsidRPr="00414C19" w:rsidRDefault="00DE1FF7">
            <w:pPr>
              <w:rPr>
                <w:sz w:val="12"/>
                <w:szCs w:val="16"/>
                <w:lang w:val="en-GB"/>
                <w:rPrChange w:id="1610" w:author="Nils Hailer" w:date="2021-05-17T11:11:00Z">
                  <w:rPr>
                    <w:sz w:val="12"/>
                    <w:szCs w:val="16"/>
                  </w:rPr>
                </w:rPrChange>
              </w:rPr>
            </w:pPr>
          </w:p>
        </w:tc>
        <w:tc>
          <w:tcPr>
            <w:tcW w:w="1152" w:type="pct"/>
          </w:tcPr>
          <w:p w14:paraId="621C2D45" w14:textId="77777777" w:rsidR="00DE1FF7" w:rsidRPr="00414C19" w:rsidRDefault="00F5325D">
            <w:pPr>
              <w:pStyle w:val="Compact"/>
              <w:rPr>
                <w:sz w:val="12"/>
                <w:szCs w:val="16"/>
                <w:lang w:val="en-GB"/>
                <w:rPrChange w:id="1611" w:author="Nils Hailer" w:date="2021-05-17T11:11:00Z">
                  <w:rPr>
                    <w:sz w:val="12"/>
                    <w:szCs w:val="16"/>
                  </w:rPr>
                </w:rPrChange>
              </w:rPr>
            </w:pPr>
            <w:r w:rsidRPr="00414C19">
              <w:rPr>
                <w:sz w:val="12"/>
                <w:szCs w:val="16"/>
                <w:lang w:val="en-GB"/>
                <w:rPrChange w:id="1612" w:author="Nils Hailer" w:date="2021-05-17T11:11:00Z">
                  <w:rPr>
                    <w:sz w:val="12"/>
                    <w:szCs w:val="16"/>
                  </w:rPr>
                </w:rPrChange>
              </w:rPr>
              <w:t>secondary osteoarthritis</w:t>
            </w:r>
          </w:p>
        </w:tc>
        <w:tc>
          <w:tcPr>
            <w:tcW w:w="0" w:type="auto"/>
          </w:tcPr>
          <w:p w14:paraId="6E01A52D" w14:textId="77777777" w:rsidR="00DE1FF7" w:rsidRPr="00414C19" w:rsidRDefault="00F5325D">
            <w:pPr>
              <w:pStyle w:val="Compact"/>
              <w:rPr>
                <w:sz w:val="12"/>
                <w:szCs w:val="16"/>
                <w:lang w:val="en-GB"/>
                <w:rPrChange w:id="1613" w:author="Nils Hailer" w:date="2021-05-17T11:11:00Z">
                  <w:rPr>
                    <w:sz w:val="12"/>
                    <w:szCs w:val="16"/>
                  </w:rPr>
                </w:rPrChange>
              </w:rPr>
            </w:pPr>
            <w:r w:rsidRPr="00414C19">
              <w:rPr>
                <w:sz w:val="12"/>
                <w:szCs w:val="16"/>
                <w:lang w:val="en-GB"/>
                <w:rPrChange w:id="1614" w:author="Nils Hailer" w:date="2021-05-17T11:11:00Z">
                  <w:rPr>
                    <w:sz w:val="12"/>
                    <w:szCs w:val="16"/>
                  </w:rPr>
                </w:rPrChange>
              </w:rPr>
              <w:t xml:space="preserve">232 </w:t>
            </w:r>
            <w:proofErr w:type="gramStart"/>
            <w:r w:rsidRPr="00414C19">
              <w:rPr>
                <w:sz w:val="12"/>
                <w:szCs w:val="16"/>
                <w:lang w:val="en-GB"/>
                <w:rPrChange w:id="1615" w:author="Nils Hailer" w:date="2021-05-17T11:11:00Z">
                  <w:rPr>
                    <w:sz w:val="12"/>
                    <w:szCs w:val="16"/>
                  </w:rPr>
                </w:rPrChange>
              </w:rPr>
              <w:t>( 10.7</w:t>
            </w:r>
            <w:proofErr w:type="gramEnd"/>
            <w:r w:rsidRPr="00414C19">
              <w:rPr>
                <w:sz w:val="12"/>
                <w:szCs w:val="16"/>
                <w:lang w:val="en-GB"/>
                <w:rPrChange w:id="1616" w:author="Nils Hailer" w:date="2021-05-17T11:11:00Z">
                  <w:rPr>
                    <w:sz w:val="12"/>
                    <w:szCs w:val="16"/>
                  </w:rPr>
                </w:rPrChange>
              </w:rPr>
              <w:t>)</w:t>
            </w:r>
          </w:p>
        </w:tc>
        <w:tc>
          <w:tcPr>
            <w:tcW w:w="0" w:type="auto"/>
          </w:tcPr>
          <w:p w14:paraId="502AABE1" w14:textId="77777777" w:rsidR="00DE1FF7" w:rsidRPr="00414C19" w:rsidRDefault="00F5325D">
            <w:pPr>
              <w:pStyle w:val="Compact"/>
              <w:rPr>
                <w:sz w:val="12"/>
                <w:szCs w:val="16"/>
                <w:lang w:val="en-GB"/>
                <w:rPrChange w:id="1617" w:author="Nils Hailer" w:date="2021-05-17T11:11:00Z">
                  <w:rPr>
                    <w:sz w:val="12"/>
                    <w:szCs w:val="16"/>
                  </w:rPr>
                </w:rPrChange>
              </w:rPr>
            </w:pPr>
            <w:r w:rsidRPr="00414C19">
              <w:rPr>
                <w:sz w:val="12"/>
                <w:szCs w:val="16"/>
                <w:lang w:val="en-GB"/>
                <w:rPrChange w:id="1618" w:author="Nils Hailer" w:date="2021-05-17T11:11:00Z">
                  <w:rPr>
                    <w:sz w:val="12"/>
                    <w:szCs w:val="16"/>
                  </w:rPr>
                </w:rPrChange>
              </w:rPr>
              <w:t xml:space="preserve">5039 </w:t>
            </w:r>
            <w:proofErr w:type="gramStart"/>
            <w:r w:rsidRPr="00414C19">
              <w:rPr>
                <w:sz w:val="12"/>
                <w:szCs w:val="16"/>
                <w:lang w:val="en-GB"/>
                <w:rPrChange w:id="1619" w:author="Nils Hailer" w:date="2021-05-17T11:11:00Z">
                  <w:rPr>
                    <w:sz w:val="12"/>
                    <w:szCs w:val="16"/>
                  </w:rPr>
                </w:rPrChange>
              </w:rPr>
              <w:t>( 5.8</w:t>
            </w:r>
            <w:proofErr w:type="gramEnd"/>
            <w:r w:rsidRPr="00414C19">
              <w:rPr>
                <w:sz w:val="12"/>
                <w:szCs w:val="16"/>
                <w:lang w:val="en-GB"/>
                <w:rPrChange w:id="1620" w:author="Nils Hailer" w:date="2021-05-17T11:11:00Z">
                  <w:rPr>
                    <w:sz w:val="12"/>
                    <w:szCs w:val="16"/>
                  </w:rPr>
                </w:rPrChange>
              </w:rPr>
              <w:t>)</w:t>
            </w:r>
          </w:p>
        </w:tc>
        <w:tc>
          <w:tcPr>
            <w:tcW w:w="0" w:type="auto"/>
          </w:tcPr>
          <w:p w14:paraId="1010AC62" w14:textId="77777777" w:rsidR="00DE1FF7" w:rsidRPr="00414C19" w:rsidRDefault="00F5325D">
            <w:pPr>
              <w:pStyle w:val="Compact"/>
              <w:rPr>
                <w:sz w:val="12"/>
                <w:szCs w:val="16"/>
                <w:lang w:val="en-GB"/>
                <w:rPrChange w:id="1621" w:author="Nils Hailer" w:date="2021-05-17T11:11:00Z">
                  <w:rPr>
                    <w:sz w:val="12"/>
                    <w:szCs w:val="16"/>
                  </w:rPr>
                </w:rPrChange>
              </w:rPr>
            </w:pPr>
            <w:r w:rsidRPr="00414C19">
              <w:rPr>
                <w:sz w:val="12"/>
                <w:szCs w:val="16"/>
                <w:lang w:val="en-GB"/>
                <w:rPrChange w:id="1622" w:author="Nils Hailer" w:date="2021-05-17T11:11:00Z">
                  <w:rPr>
                    <w:sz w:val="12"/>
                    <w:szCs w:val="16"/>
                  </w:rPr>
                </w:rPrChange>
              </w:rPr>
              <w:t xml:space="preserve">5271 </w:t>
            </w:r>
            <w:proofErr w:type="gramStart"/>
            <w:r w:rsidRPr="00414C19">
              <w:rPr>
                <w:sz w:val="12"/>
                <w:szCs w:val="16"/>
                <w:lang w:val="en-GB"/>
                <w:rPrChange w:id="1623" w:author="Nils Hailer" w:date="2021-05-17T11:11:00Z">
                  <w:rPr>
                    <w:sz w:val="12"/>
                    <w:szCs w:val="16"/>
                  </w:rPr>
                </w:rPrChange>
              </w:rPr>
              <w:t>( 5.9</w:t>
            </w:r>
            <w:proofErr w:type="gramEnd"/>
            <w:r w:rsidRPr="00414C19">
              <w:rPr>
                <w:sz w:val="12"/>
                <w:szCs w:val="16"/>
                <w:lang w:val="en-GB"/>
                <w:rPrChange w:id="1624" w:author="Nils Hailer" w:date="2021-05-17T11:11:00Z">
                  <w:rPr>
                    <w:sz w:val="12"/>
                    <w:szCs w:val="16"/>
                  </w:rPr>
                </w:rPrChange>
              </w:rPr>
              <w:t>)</w:t>
            </w:r>
          </w:p>
        </w:tc>
        <w:tc>
          <w:tcPr>
            <w:tcW w:w="0" w:type="auto"/>
          </w:tcPr>
          <w:p w14:paraId="6AB1F6AD" w14:textId="77777777" w:rsidR="00DE1FF7" w:rsidRPr="00414C19" w:rsidRDefault="00F5325D">
            <w:pPr>
              <w:pStyle w:val="Compact"/>
              <w:rPr>
                <w:sz w:val="12"/>
                <w:szCs w:val="16"/>
                <w:lang w:val="en-GB"/>
                <w:rPrChange w:id="1625" w:author="Nils Hailer" w:date="2021-05-17T11:11:00Z">
                  <w:rPr>
                    <w:sz w:val="12"/>
                    <w:szCs w:val="16"/>
                  </w:rPr>
                </w:rPrChange>
              </w:rPr>
            </w:pPr>
            <w:r w:rsidRPr="00414C19">
              <w:rPr>
                <w:sz w:val="12"/>
                <w:szCs w:val="16"/>
                <w:lang w:val="en-GB"/>
                <w:rPrChange w:id="1626" w:author="Nils Hailer" w:date="2021-05-17T11:11:00Z">
                  <w:rPr>
                    <w:sz w:val="12"/>
                    <w:szCs w:val="16"/>
                  </w:rPr>
                </w:rPrChange>
              </w:rPr>
              <w:t>57 (13.9)</w:t>
            </w:r>
          </w:p>
        </w:tc>
        <w:tc>
          <w:tcPr>
            <w:tcW w:w="0" w:type="auto"/>
          </w:tcPr>
          <w:p w14:paraId="48514B33" w14:textId="77777777" w:rsidR="00DE1FF7" w:rsidRPr="00414C19" w:rsidRDefault="00F5325D">
            <w:pPr>
              <w:pStyle w:val="Compact"/>
              <w:rPr>
                <w:sz w:val="12"/>
                <w:szCs w:val="16"/>
                <w:lang w:val="en-GB"/>
                <w:rPrChange w:id="1627" w:author="Nils Hailer" w:date="2021-05-17T11:11:00Z">
                  <w:rPr>
                    <w:sz w:val="12"/>
                    <w:szCs w:val="16"/>
                  </w:rPr>
                </w:rPrChange>
              </w:rPr>
            </w:pPr>
            <w:r w:rsidRPr="00414C19">
              <w:rPr>
                <w:sz w:val="12"/>
                <w:szCs w:val="16"/>
                <w:lang w:val="en-GB"/>
                <w:rPrChange w:id="1628" w:author="Nils Hailer" w:date="2021-05-17T11:11:00Z">
                  <w:rPr>
                    <w:sz w:val="12"/>
                    <w:szCs w:val="16"/>
                  </w:rPr>
                </w:rPrChange>
              </w:rPr>
              <w:t>1781 (9.7)</w:t>
            </w:r>
          </w:p>
        </w:tc>
        <w:tc>
          <w:tcPr>
            <w:tcW w:w="0" w:type="auto"/>
          </w:tcPr>
          <w:p w14:paraId="71BEC322" w14:textId="77777777" w:rsidR="00DE1FF7" w:rsidRPr="00414C19" w:rsidRDefault="00F5325D">
            <w:pPr>
              <w:pStyle w:val="Compact"/>
              <w:rPr>
                <w:sz w:val="12"/>
                <w:szCs w:val="16"/>
                <w:lang w:val="en-GB"/>
                <w:rPrChange w:id="1629" w:author="Nils Hailer" w:date="2021-05-17T11:11:00Z">
                  <w:rPr>
                    <w:sz w:val="12"/>
                    <w:szCs w:val="16"/>
                  </w:rPr>
                </w:rPrChange>
              </w:rPr>
            </w:pPr>
            <w:r w:rsidRPr="00414C19">
              <w:rPr>
                <w:sz w:val="12"/>
                <w:szCs w:val="16"/>
                <w:lang w:val="en-GB"/>
                <w:rPrChange w:id="1630" w:author="Nils Hailer" w:date="2021-05-17T11:11:00Z">
                  <w:rPr>
                    <w:sz w:val="12"/>
                    <w:szCs w:val="16"/>
                  </w:rPr>
                </w:rPrChange>
              </w:rPr>
              <w:t>1838 (9.7)</w:t>
            </w:r>
          </w:p>
        </w:tc>
      </w:tr>
      <w:tr w:rsidR="00DE1FF7" w:rsidRPr="00414C19" w14:paraId="163DDBAA" w14:textId="77777777" w:rsidTr="00E76AA7">
        <w:tc>
          <w:tcPr>
            <w:tcW w:w="743" w:type="pct"/>
          </w:tcPr>
          <w:p w14:paraId="40B57B56" w14:textId="77777777" w:rsidR="00DE1FF7" w:rsidRPr="00414C19" w:rsidRDefault="00DE1FF7">
            <w:pPr>
              <w:rPr>
                <w:sz w:val="12"/>
                <w:szCs w:val="16"/>
                <w:lang w:val="en-GB"/>
                <w:rPrChange w:id="1631" w:author="Nils Hailer" w:date="2021-05-17T11:11:00Z">
                  <w:rPr>
                    <w:sz w:val="12"/>
                    <w:szCs w:val="16"/>
                  </w:rPr>
                </w:rPrChange>
              </w:rPr>
            </w:pPr>
          </w:p>
        </w:tc>
        <w:tc>
          <w:tcPr>
            <w:tcW w:w="1152" w:type="pct"/>
          </w:tcPr>
          <w:p w14:paraId="0D495DEC" w14:textId="77777777" w:rsidR="00DE1FF7" w:rsidRPr="00414C19" w:rsidRDefault="00F5325D">
            <w:pPr>
              <w:pStyle w:val="Compact"/>
              <w:rPr>
                <w:sz w:val="12"/>
                <w:szCs w:val="16"/>
                <w:lang w:val="en-GB"/>
                <w:rPrChange w:id="1632" w:author="Nils Hailer" w:date="2021-05-17T11:11:00Z">
                  <w:rPr>
                    <w:sz w:val="12"/>
                    <w:szCs w:val="16"/>
                  </w:rPr>
                </w:rPrChange>
              </w:rPr>
            </w:pPr>
            <w:r w:rsidRPr="00414C19">
              <w:rPr>
                <w:sz w:val="12"/>
                <w:szCs w:val="16"/>
                <w:lang w:val="en-GB"/>
                <w:rPrChange w:id="1633" w:author="Nils Hailer" w:date="2021-05-17T11:11:00Z">
                  <w:rPr>
                    <w:sz w:val="12"/>
                    <w:szCs w:val="16"/>
                  </w:rPr>
                </w:rPrChange>
              </w:rPr>
              <w:t>sequelae after childhood hip disease</w:t>
            </w:r>
          </w:p>
        </w:tc>
        <w:tc>
          <w:tcPr>
            <w:tcW w:w="0" w:type="auto"/>
          </w:tcPr>
          <w:p w14:paraId="52A4EBBE" w14:textId="77777777" w:rsidR="00DE1FF7" w:rsidRPr="00414C19" w:rsidRDefault="00F5325D">
            <w:pPr>
              <w:pStyle w:val="Compact"/>
              <w:rPr>
                <w:sz w:val="12"/>
                <w:szCs w:val="16"/>
                <w:lang w:val="en-GB"/>
                <w:rPrChange w:id="1634" w:author="Nils Hailer" w:date="2021-05-17T11:11:00Z">
                  <w:rPr>
                    <w:sz w:val="12"/>
                    <w:szCs w:val="16"/>
                  </w:rPr>
                </w:rPrChange>
              </w:rPr>
            </w:pPr>
            <w:r w:rsidRPr="00414C19">
              <w:rPr>
                <w:sz w:val="12"/>
                <w:szCs w:val="16"/>
                <w:lang w:val="en-GB"/>
                <w:rPrChange w:id="1635" w:author="Nils Hailer" w:date="2021-05-17T11:11:00Z">
                  <w:rPr>
                    <w:sz w:val="12"/>
                    <w:szCs w:val="16"/>
                  </w:rPr>
                </w:rPrChange>
              </w:rPr>
              <w:t xml:space="preserve">41 </w:t>
            </w:r>
            <w:proofErr w:type="gramStart"/>
            <w:r w:rsidRPr="00414C19">
              <w:rPr>
                <w:sz w:val="12"/>
                <w:szCs w:val="16"/>
                <w:lang w:val="en-GB"/>
                <w:rPrChange w:id="1636" w:author="Nils Hailer" w:date="2021-05-17T11:11:00Z">
                  <w:rPr>
                    <w:sz w:val="12"/>
                    <w:szCs w:val="16"/>
                  </w:rPr>
                </w:rPrChange>
              </w:rPr>
              <w:t>( 1.9</w:t>
            </w:r>
            <w:proofErr w:type="gramEnd"/>
            <w:r w:rsidRPr="00414C19">
              <w:rPr>
                <w:sz w:val="12"/>
                <w:szCs w:val="16"/>
                <w:lang w:val="en-GB"/>
                <w:rPrChange w:id="1637" w:author="Nils Hailer" w:date="2021-05-17T11:11:00Z">
                  <w:rPr>
                    <w:sz w:val="12"/>
                    <w:szCs w:val="16"/>
                  </w:rPr>
                </w:rPrChange>
              </w:rPr>
              <w:t>)</w:t>
            </w:r>
          </w:p>
        </w:tc>
        <w:tc>
          <w:tcPr>
            <w:tcW w:w="0" w:type="auto"/>
          </w:tcPr>
          <w:p w14:paraId="1BF4BD08" w14:textId="77777777" w:rsidR="00DE1FF7" w:rsidRPr="00414C19" w:rsidRDefault="00F5325D">
            <w:pPr>
              <w:pStyle w:val="Compact"/>
              <w:rPr>
                <w:sz w:val="12"/>
                <w:szCs w:val="16"/>
                <w:lang w:val="en-GB"/>
                <w:rPrChange w:id="1638" w:author="Nils Hailer" w:date="2021-05-17T11:11:00Z">
                  <w:rPr>
                    <w:sz w:val="12"/>
                    <w:szCs w:val="16"/>
                  </w:rPr>
                </w:rPrChange>
              </w:rPr>
            </w:pPr>
            <w:r w:rsidRPr="00414C19">
              <w:rPr>
                <w:sz w:val="12"/>
                <w:szCs w:val="16"/>
                <w:lang w:val="en-GB"/>
                <w:rPrChange w:id="1639" w:author="Nils Hailer" w:date="2021-05-17T11:11:00Z">
                  <w:rPr>
                    <w:sz w:val="12"/>
                    <w:szCs w:val="16"/>
                  </w:rPr>
                </w:rPrChange>
              </w:rPr>
              <w:t xml:space="preserve">1821 </w:t>
            </w:r>
            <w:proofErr w:type="gramStart"/>
            <w:r w:rsidRPr="00414C19">
              <w:rPr>
                <w:sz w:val="12"/>
                <w:szCs w:val="16"/>
                <w:lang w:val="en-GB"/>
                <w:rPrChange w:id="1640" w:author="Nils Hailer" w:date="2021-05-17T11:11:00Z">
                  <w:rPr>
                    <w:sz w:val="12"/>
                    <w:szCs w:val="16"/>
                  </w:rPr>
                </w:rPrChange>
              </w:rPr>
              <w:t>( 2.1</w:t>
            </w:r>
            <w:proofErr w:type="gramEnd"/>
            <w:r w:rsidRPr="00414C19">
              <w:rPr>
                <w:sz w:val="12"/>
                <w:szCs w:val="16"/>
                <w:lang w:val="en-GB"/>
                <w:rPrChange w:id="1641" w:author="Nils Hailer" w:date="2021-05-17T11:11:00Z">
                  <w:rPr>
                    <w:sz w:val="12"/>
                    <w:szCs w:val="16"/>
                  </w:rPr>
                </w:rPrChange>
              </w:rPr>
              <w:t>)</w:t>
            </w:r>
          </w:p>
        </w:tc>
        <w:tc>
          <w:tcPr>
            <w:tcW w:w="0" w:type="auto"/>
          </w:tcPr>
          <w:p w14:paraId="170489B1" w14:textId="77777777" w:rsidR="00DE1FF7" w:rsidRPr="00414C19" w:rsidRDefault="00F5325D">
            <w:pPr>
              <w:pStyle w:val="Compact"/>
              <w:rPr>
                <w:sz w:val="12"/>
                <w:szCs w:val="16"/>
                <w:lang w:val="en-GB"/>
                <w:rPrChange w:id="1642" w:author="Nils Hailer" w:date="2021-05-17T11:11:00Z">
                  <w:rPr>
                    <w:sz w:val="12"/>
                    <w:szCs w:val="16"/>
                  </w:rPr>
                </w:rPrChange>
              </w:rPr>
            </w:pPr>
            <w:r w:rsidRPr="00414C19">
              <w:rPr>
                <w:sz w:val="12"/>
                <w:szCs w:val="16"/>
                <w:lang w:val="en-GB"/>
                <w:rPrChange w:id="1643" w:author="Nils Hailer" w:date="2021-05-17T11:11:00Z">
                  <w:rPr>
                    <w:sz w:val="12"/>
                    <w:szCs w:val="16"/>
                  </w:rPr>
                </w:rPrChange>
              </w:rPr>
              <w:t xml:space="preserve">1862 </w:t>
            </w:r>
            <w:proofErr w:type="gramStart"/>
            <w:r w:rsidRPr="00414C19">
              <w:rPr>
                <w:sz w:val="12"/>
                <w:szCs w:val="16"/>
                <w:lang w:val="en-GB"/>
                <w:rPrChange w:id="1644" w:author="Nils Hailer" w:date="2021-05-17T11:11:00Z">
                  <w:rPr>
                    <w:sz w:val="12"/>
                    <w:szCs w:val="16"/>
                  </w:rPr>
                </w:rPrChange>
              </w:rPr>
              <w:t>( 2.1</w:t>
            </w:r>
            <w:proofErr w:type="gramEnd"/>
            <w:r w:rsidRPr="00414C19">
              <w:rPr>
                <w:sz w:val="12"/>
                <w:szCs w:val="16"/>
                <w:lang w:val="en-GB"/>
                <w:rPrChange w:id="1645" w:author="Nils Hailer" w:date="2021-05-17T11:11:00Z">
                  <w:rPr>
                    <w:sz w:val="12"/>
                    <w:szCs w:val="16"/>
                  </w:rPr>
                </w:rPrChange>
              </w:rPr>
              <w:t>)</w:t>
            </w:r>
          </w:p>
        </w:tc>
        <w:tc>
          <w:tcPr>
            <w:tcW w:w="0" w:type="auto"/>
          </w:tcPr>
          <w:p w14:paraId="2422FE1B" w14:textId="77777777" w:rsidR="00DE1FF7" w:rsidRPr="00414C19" w:rsidRDefault="00DE1FF7">
            <w:pPr>
              <w:rPr>
                <w:sz w:val="12"/>
                <w:szCs w:val="16"/>
                <w:lang w:val="en-GB"/>
                <w:rPrChange w:id="1646" w:author="Nils Hailer" w:date="2021-05-17T11:11:00Z">
                  <w:rPr>
                    <w:sz w:val="12"/>
                    <w:szCs w:val="16"/>
                  </w:rPr>
                </w:rPrChange>
              </w:rPr>
            </w:pPr>
          </w:p>
        </w:tc>
        <w:tc>
          <w:tcPr>
            <w:tcW w:w="0" w:type="auto"/>
          </w:tcPr>
          <w:p w14:paraId="6D7B0B20" w14:textId="77777777" w:rsidR="00DE1FF7" w:rsidRPr="00414C19" w:rsidRDefault="00DE1FF7">
            <w:pPr>
              <w:rPr>
                <w:sz w:val="12"/>
                <w:szCs w:val="16"/>
                <w:lang w:val="en-GB"/>
                <w:rPrChange w:id="1647" w:author="Nils Hailer" w:date="2021-05-17T11:11:00Z">
                  <w:rPr>
                    <w:sz w:val="12"/>
                    <w:szCs w:val="16"/>
                  </w:rPr>
                </w:rPrChange>
              </w:rPr>
            </w:pPr>
          </w:p>
        </w:tc>
        <w:tc>
          <w:tcPr>
            <w:tcW w:w="0" w:type="auto"/>
          </w:tcPr>
          <w:p w14:paraId="2466C91B" w14:textId="77777777" w:rsidR="00DE1FF7" w:rsidRPr="00414C19" w:rsidRDefault="00F5325D">
            <w:pPr>
              <w:pStyle w:val="Compact"/>
              <w:rPr>
                <w:sz w:val="12"/>
                <w:szCs w:val="16"/>
                <w:lang w:val="en-GB"/>
                <w:rPrChange w:id="1648" w:author="Nils Hailer" w:date="2021-05-17T11:11:00Z">
                  <w:rPr>
                    <w:sz w:val="12"/>
                    <w:szCs w:val="16"/>
                  </w:rPr>
                </w:rPrChange>
              </w:rPr>
            </w:pPr>
            <w:r w:rsidRPr="00414C19">
              <w:rPr>
                <w:sz w:val="12"/>
                <w:szCs w:val="16"/>
                <w:lang w:val="en-GB"/>
                <w:rPrChange w:id="1649" w:author="Nils Hailer" w:date="2021-05-17T11:11:00Z">
                  <w:rPr>
                    <w:sz w:val="12"/>
                    <w:szCs w:val="16"/>
                  </w:rPr>
                </w:rPrChange>
              </w:rPr>
              <w:t>626 (3.3)</w:t>
            </w:r>
          </w:p>
        </w:tc>
      </w:tr>
      <w:tr w:rsidR="00DE1FF7" w:rsidRPr="00414C19" w14:paraId="3FDD228A" w14:textId="77777777" w:rsidTr="00E76AA7">
        <w:tc>
          <w:tcPr>
            <w:tcW w:w="743" w:type="pct"/>
          </w:tcPr>
          <w:p w14:paraId="5E20CDD7" w14:textId="77777777" w:rsidR="00DE1FF7" w:rsidRPr="00414C19" w:rsidRDefault="00DE1FF7">
            <w:pPr>
              <w:rPr>
                <w:sz w:val="12"/>
                <w:szCs w:val="16"/>
                <w:lang w:val="en-GB"/>
                <w:rPrChange w:id="1650" w:author="Nils Hailer" w:date="2021-05-17T11:11:00Z">
                  <w:rPr>
                    <w:sz w:val="12"/>
                    <w:szCs w:val="16"/>
                  </w:rPr>
                </w:rPrChange>
              </w:rPr>
            </w:pPr>
          </w:p>
        </w:tc>
        <w:tc>
          <w:tcPr>
            <w:tcW w:w="1152" w:type="pct"/>
          </w:tcPr>
          <w:p w14:paraId="2B859D14" w14:textId="77777777" w:rsidR="00DE1FF7" w:rsidRPr="00414C19" w:rsidRDefault="00F5325D">
            <w:pPr>
              <w:pStyle w:val="Compact"/>
              <w:rPr>
                <w:sz w:val="12"/>
                <w:szCs w:val="16"/>
                <w:lang w:val="en-GB"/>
                <w:rPrChange w:id="1651" w:author="Nils Hailer" w:date="2021-05-17T11:11:00Z">
                  <w:rPr>
                    <w:sz w:val="12"/>
                    <w:szCs w:val="16"/>
                  </w:rPr>
                </w:rPrChange>
              </w:rPr>
            </w:pPr>
            <w:r w:rsidRPr="00414C19">
              <w:rPr>
                <w:sz w:val="12"/>
                <w:szCs w:val="16"/>
                <w:lang w:val="en-GB"/>
                <w:rPrChange w:id="1652" w:author="Nils Hailer" w:date="2021-05-17T11:11:00Z">
                  <w:rPr>
                    <w:sz w:val="12"/>
                    <w:szCs w:val="16"/>
                  </w:rPr>
                </w:rPrChange>
              </w:rPr>
              <w:t>avascular necrosis of the femoral head (</w:t>
            </w:r>
            <w:proofErr w:type="spellStart"/>
            <w:r w:rsidRPr="00414C19">
              <w:rPr>
                <w:sz w:val="12"/>
                <w:szCs w:val="16"/>
                <w:lang w:val="en-GB"/>
                <w:rPrChange w:id="1653" w:author="Nils Hailer" w:date="2021-05-17T11:11:00Z">
                  <w:rPr>
                    <w:sz w:val="12"/>
                    <w:szCs w:val="16"/>
                  </w:rPr>
                </w:rPrChange>
              </w:rPr>
              <w:t>avn</w:t>
            </w:r>
            <w:proofErr w:type="spellEnd"/>
            <w:r w:rsidRPr="00414C19">
              <w:rPr>
                <w:sz w:val="12"/>
                <w:szCs w:val="16"/>
                <w:lang w:val="en-GB"/>
                <w:rPrChange w:id="1654" w:author="Nils Hailer" w:date="2021-05-17T11:11:00Z">
                  <w:rPr>
                    <w:sz w:val="12"/>
                    <w:szCs w:val="16"/>
                  </w:rPr>
                </w:rPrChange>
              </w:rPr>
              <w:t>)</w:t>
            </w:r>
          </w:p>
        </w:tc>
        <w:tc>
          <w:tcPr>
            <w:tcW w:w="0" w:type="auto"/>
          </w:tcPr>
          <w:p w14:paraId="3FE7D84A" w14:textId="77777777" w:rsidR="00DE1FF7" w:rsidRPr="00414C19" w:rsidRDefault="00F5325D">
            <w:pPr>
              <w:pStyle w:val="Compact"/>
              <w:rPr>
                <w:sz w:val="12"/>
                <w:szCs w:val="16"/>
                <w:lang w:val="en-GB"/>
                <w:rPrChange w:id="1655" w:author="Nils Hailer" w:date="2021-05-17T11:11:00Z">
                  <w:rPr>
                    <w:sz w:val="12"/>
                    <w:szCs w:val="16"/>
                  </w:rPr>
                </w:rPrChange>
              </w:rPr>
            </w:pPr>
            <w:r w:rsidRPr="00414C19">
              <w:rPr>
                <w:sz w:val="12"/>
                <w:szCs w:val="16"/>
                <w:lang w:val="en-GB"/>
                <w:rPrChange w:id="1656" w:author="Nils Hailer" w:date="2021-05-17T11:11:00Z">
                  <w:rPr>
                    <w:sz w:val="12"/>
                    <w:szCs w:val="16"/>
                  </w:rPr>
                </w:rPrChange>
              </w:rPr>
              <w:t xml:space="preserve">77 </w:t>
            </w:r>
            <w:proofErr w:type="gramStart"/>
            <w:r w:rsidRPr="00414C19">
              <w:rPr>
                <w:sz w:val="12"/>
                <w:szCs w:val="16"/>
                <w:lang w:val="en-GB"/>
                <w:rPrChange w:id="1657" w:author="Nils Hailer" w:date="2021-05-17T11:11:00Z">
                  <w:rPr>
                    <w:sz w:val="12"/>
                    <w:szCs w:val="16"/>
                  </w:rPr>
                </w:rPrChange>
              </w:rPr>
              <w:t>( 3.5</w:t>
            </w:r>
            <w:proofErr w:type="gramEnd"/>
            <w:r w:rsidRPr="00414C19">
              <w:rPr>
                <w:sz w:val="12"/>
                <w:szCs w:val="16"/>
                <w:lang w:val="en-GB"/>
                <w:rPrChange w:id="1658" w:author="Nils Hailer" w:date="2021-05-17T11:11:00Z">
                  <w:rPr>
                    <w:sz w:val="12"/>
                    <w:szCs w:val="16"/>
                  </w:rPr>
                </w:rPrChange>
              </w:rPr>
              <w:t>)</w:t>
            </w:r>
          </w:p>
        </w:tc>
        <w:tc>
          <w:tcPr>
            <w:tcW w:w="0" w:type="auto"/>
          </w:tcPr>
          <w:p w14:paraId="3C61686C" w14:textId="77777777" w:rsidR="00DE1FF7" w:rsidRPr="00414C19" w:rsidRDefault="00F5325D">
            <w:pPr>
              <w:pStyle w:val="Compact"/>
              <w:rPr>
                <w:sz w:val="12"/>
                <w:szCs w:val="16"/>
                <w:lang w:val="en-GB"/>
                <w:rPrChange w:id="1659" w:author="Nils Hailer" w:date="2021-05-17T11:11:00Z">
                  <w:rPr>
                    <w:sz w:val="12"/>
                    <w:szCs w:val="16"/>
                  </w:rPr>
                </w:rPrChange>
              </w:rPr>
            </w:pPr>
            <w:r w:rsidRPr="00414C19">
              <w:rPr>
                <w:sz w:val="12"/>
                <w:szCs w:val="16"/>
                <w:lang w:val="en-GB"/>
                <w:rPrChange w:id="1660" w:author="Nils Hailer" w:date="2021-05-17T11:11:00Z">
                  <w:rPr>
                    <w:sz w:val="12"/>
                    <w:szCs w:val="16"/>
                  </w:rPr>
                </w:rPrChange>
              </w:rPr>
              <w:t xml:space="preserve">1818 </w:t>
            </w:r>
            <w:proofErr w:type="gramStart"/>
            <w:r w:rsidRPr="00414C19">
              <w:rPr>
                <w:sz w:val="12"/>
                <w:szCs w:val="16"/>
                <w:lang w:val="en-GB"/>
                <w:rPrChange w:id="1661" w:author="Nils Hailer" w:date="2021-05-17T11:11:00Z">
                  <w:rPr>
                    <w:sz w:val="12"/>
                    <w:szCs w:val="16"/>
                  </w:rPr>
                </w:rPrChange>
              </w:rPr>
              <w:t>( 2.1</w:t>
            </w:r>
            <w:proofErr w:type="gramEnd"/>
            <w:r w:rsidRPr="00414C19">
              <w:rPr>
                <w:sz w:val="12"/>
                <w:szCs w:val="16"/>
                <w:lang w:val="en-GB"/>
                <w:rPrChange w:id="1662" w:author="Nils Hailer" w:date="2021-05-17T11:11:00Z">
                  <w:rPr>
                    <w:sz w:val="12"/>
                    <w:szCs w:val="16"/>
                  </w:rPr>
                </w:rPrChange>
              </w:rPr>
              <w:t>)</w:t>
            </w:r>
          </w:p>
        </w:tc>
        <w:tc>
          <w:tcPr>
            <w:tcW w:w="0" w:type="auto"/>
          </w:tcPr>
          <w:p w14:paraId="7FEFD365" w14:textId="77777777" w:rsidR="00DE1FF7" w:rsidRPr="00414C19" w:rsidRDefault="00F5325D">
            <w:pPr>
              <w:pStyle w:val="Compact"/>
              <w:rPr>
                <w:sz w:val="12"/>
                <w:szCs w:val="16"/>
                <w:lang w:val="en-GB"/>
                <w:rPrChange w:id="1663" w:author="Nils Hailer" w:date="2021-05-17T11:11:00Z">
                  <w:rPr>
                    <w:sz w:val="12"/>
                    <w:szCs w:val="16"/>
                  </w:rPr>
                </w:rPrChange>
              </w:rPr>
            </w:pPr>
            <w:r w:rsidRPr="00414C19">
              <w:rPr>
                <w:sz w:val="12"/>
                <w:szCs w:val="16"/>
                <w:lang w:val="en-GB"/>
                <w:rPrChange w:id="1664" w:author="Nils Hailer" w:date="2021-05-17T11:11:00Z">
                  <w:rPr>
                    <w:sz w:val="12"/>
                    <w:szCs w:val="16"/>
                  </w:rPr>
                </w:rPrChange>
              </w:rPr>
              <w:t xml:space="preserve">1895 </w:t>
            </w:r>
            <w:proofErr w:type="gramStart"/>
            <w:r w:rsidRPr="00414C19">
              <w:rPr>
                <w:sz w:val="12"/>
                <w:szCs w:val="16"/>
                <w:lang w:val="en-GB"/>
                <w:rPrChange w:id="1665" w:author="Nils Hailer" w:date="2021-05-17T11:11:00Z">
                  <w:rPr>
                    <w:sz w:val="12"/>
                    <w:szCs w:val="16"/>
                  </w:rPr>
                </w:rPrChange>
              </w:rPr>
              <w:t>( 2.1</w:t>
            </w:r>
            <w:proofErr w:type="gramEnd"/>
            <w:r w:rsidRPr="00414C19">
              <w:rPr>
                <w:sz w:val="12"/>
                <w:szCs w:val="16"/>
                <w:lang w:val="en-GB"/>
                <w:rPrChange w:id="1666" w:author="Nils Hailer" w:date="2021-05-17T11:11:00Z">
                  <w:rPr>
                    <w:sz w:val="12"/>
                    <w:szCs w:val="16"/>
                  </w:rPr>
                </w:rPrChange>
              </w:rPr>
              <w:t>)</w:t>
            </w:r>
          </w:p>
        </w:tc>
        <w:tc>
          <w:tcPr>
            <w:tcW w:w="0" w:type="auto"/>
          </w:tcPr>
          <w:p w14:paraId="2E8DB391" w14:textId="77777777" w:rsidR="00DE1FF7" w:rsidRPr="00414C19" w:rsidRDefault="00F5325D">
            <w:pPr>
              <w:pStyle w:val="Compact"/>
              <w:rPr>
                <w:sz w:val="12"/>
                <w:szCs w:val="16"/>
                <w:lang w:val="en-GB"/>
                <w:rPrChange w:id="1667" w:author="Nils Hailer" w:date="2021-05-17T11:11:00Z">
                  <w:rPr>
                    <w:sz w:val="12"/>
                    <w:szCs w:val="16"/>
                  </w:rPr>
                </w:rPrChange>
              </w:rPr>
            </w:pPr>
            <w:r w:rsidRPr="00414C19">
              <w:rPr>
                <w:sz w:val="12"/>
                <w:szCs w:val="16"/>
                <w:lang w:val="en-GB"/>
                <w:rPrChange w:id="1668" w:author="Nils Hailer" w:date="2021-05-17T11:11:00Z">
                  <w:rPr>
                    <w:sz w:val="12"/>
                    <w:szCs w:val="16"/>
                  </w:rPr>
                </w:rPrChange>
              </w:rPr>
              <w:t>15 (3.7)</w:t>
            </w:r>
          </w:p>
        </w:tc>
        <w:tc>
          <w:tcPr>
            <w:tcW w:w="0" w:type="auto"/>
          </w:tcPr>
          <w:p w14:paraId="0D2E8E7B" w14:textId="77777777" w:rsidR="00DE1FF7" w:rsidRPr="00414C19" w:rsidRDefault="00F5325D">
            <w:pPr>
              <w:pStyle w:val="Compact"/>
              <w:rPr>
                <w:sz w:val="12"/>
                <w:szCs w:val="16"/>
                <w:lang w:val="en-GB"/>
                <w:rPrChange w:id="1669" w:author="Nils Hailer" w:date="2021-05-17T11:11:00Z">
                  <w:rPr>
                    <w:sz w:val="12"/>
                    <w:szCs w:val="16"/>
                  </w:rPr>
                </w:rPrChange>
              </w:rPr>
            </w:pPr>
            <w:r w:rsidRPr="00414C19">
              <w:rPr>
                <w:sz w:val="12"/>
                <w:szCs w:val="16"/>
                <w:lang w:val="en-GB"/>
                <w:rPrChange w:id="1670" w:author="Nils Hailer" w:date="2021-05-17T11:11:00Z">
                  <w:rPr>
                    <w:sz w:val="12"/>
                    <w:szCs w:val="16"/>
                  </w:rPr>
                </w:rPrChange>
              </w:rPr>
              <w:t>303 (1.6)</w:t>
            </w:r>
          </w:p>
        </w:tc>
        <w:tc>
          <w:tcPr>
            <w:tcW w:w="0" w:type="auto"/>
          </w:tcPr>
          <w:p w14:paraId="4E1CBF21" w14:textId="77777777" w:rsidR="00DE1FF7" w:rsidRPr="00414C19" w:rsidRDefault="00F5325D">
            <w:pPr>
              <w:pStyle w:val="Compact"/>
              <w:rPr>
                <w:sz w:val="12"/>
                <w:szCs w:val="16"/>
                <w:lang w:val="en-GB"/>
                <w:rPrChange w:id="1671" w:author="Nils Hailer" w:date="2021-05-17T11:11:00Z">
                  <w:rPr>
                    <w:sz w:val="12"/>
                    <w:szCs w:val="16"/>
                  </w:rPr>
                </w:rPrChange>
              </w:rPr>
            </w:pPr>
            <w:r w:rsidRPr="00414C19">
              <w:rPr>
                <w:sz w:val="12"/>
                <w:szCs w:val="16"/>
                <w:lang w:val="en-GB"/>
                <w:rPrChange w:id="1672" w:author="Nils Hailer" w:date="2021-05-17T11:11:00Z">
                  <w:rPr>
                    <w:sz w:val="12"/>
                    <w:szCs w:val="16"/>
                  </w:rPr>
                </w:rPrChange>
              </w:rPr>
              <w:t>318 (1.7)</w:t>
            </w:r>
          </w:p>
        </w:tc>
      </w:tr>
      <w:tr w:rsidR="00DE1FF7" w:rsidRPr="00414C19" w14:paraId="0E39143A" w14:textId="77777777" w:rsidTr="00E76AA7">
        <w:tc>
          <w:tcPr>
            <w:tcW w:w="743" w:type="pct"/>
          </w:tcPr>
          <w:p w14:paraId="2182E1E6" w14:textId="77777777" w:rsidR="00DE1FF7" w:rsidRPr="00414C19" w:rsidRDefault="00DE1FF7">
            <w:pPr>
              <w:rPr>
                <w:sz w:val="12"/>
                <w:szCs w:val="16"/>
                <w:lang w:val="en-GB"/>
                <w:rPrChange w:id="1673" w:author="Nils Hailer" w:date="2021-05-17T11:11:00Z">
                  <w:rPr>
                    <w:sz w:val="12"/>
                    <w:szCs w:val="16"/>
                  </w:rPr>
                </w:rPrChange>
              </w:rPr>
            </w:pPr>
          </w:p>
        </w:tc>
        <w:tc>
          <w:tcPr>
            <w:tcW w:w="1152" w:type="pct"/>
          </w:tcPr>
          <w:p w14:paraId="3520FF42" w14:textId="77777777" w:rsidR="00DE1FF7" w:rsidRPr="00414C19" w:rsidRDefault="00F5325D">
            <w:pPr>
              <w:pStyle w:val="Compact"/>
              <w:rPr>
                <w:sz w:val="12"/>
                <w:szCs w:val="16"/>
                <w:lang w:val="en-GB"/>
                <w:rPrChange w:id="1674" w:author="Nils Hailer" w:date="2021-05-17T11:11:00Z">
                  <w:rPr>
                    <w:sz w:val="12"/>
                    <w:szCs w:val="16"/>
                  </w:rPr>
                </w:rPrChange>
              </w:rPr>
            </w:pPr>
            <w:r w:rsidRPr="00414C19">
              <w:rPr>
                <w:sz w:val="12"/>
                <w:szCs w:val="16"/>
                <w:lang w:val="en-GB"/>
                <w:rPrChange w:id="1675" w:author="Nils Hailer" w:date="2021-05-17T11:11:00Z">
                  <w:rPr>
                    <w:sz w:val="12"/>
                    <w:szCs w:val="16"/>
                  </w:rPr>
                </w:rPrChange>
              </w:rPr>
              <w:t>inflammatory joint disease</w:t>
            </w:r>
          </w:p>
        </w:tc>
        <w:tc>
          <w:tcPr>
            <w:tcW w:w="0" w:type="auto"/>
          </w:tcPr>
          <w:p w14:paraId="4DED647D" w14:textId="77777777" w:rsidR="00DE1FF7" w:rsidRPr="00414C19" w:rsidRDefault="00F5325D">
            <w:pPr>
              <w:pStyle w:val="Compact"/>
              <w:rPr>
                <w:sz w:val="12"/>
                <w:szCs w:val="16"/>
                <w:lang w:val="en-GB"/>
                <w:rPrChange w:id="1676" w:author="Nils Hailer" w:date="2021-05-17T11:11:00Z">
                  <w:rPr>
                    <w:sz w:val="12"/>
                    <w:szCs w:val="16"/>
                  </w:rPr>
                </w:rPrChange>
              </w:rPr>
            </w:pPr>
            <w:r w:rsidRPr="00414C19">
              <w:rPr>
                <w:sz w:val="12"/>
                <w:szCs w:val="16"/>
                <w:lang w:val="en-GB"/>
                <w:rPrChange w:id="1677" w:author="Nils Hailer" w:date="2021-05-17T11:11:00Z">
                  <w:rPr>
                    <w:sz w:val="12"/>
                    <w:szCs w:val="16"/>
                  </w:rPr>
                </w:rPrChange>
              </w:rPr>
              <w:t xml:space="preserve">57 </w:t>
            </w:r>
            <w:proofErr w:type="gramStart"/>
            <w:r w:rsidRPr="00414C19">
              <w:rPr>
                <w:sz w:val="12"/>
                <w:szCs w:val="16"/>
                <w:lang w:val="en-GB"/>
                <w:rPrChange w:id="1678" w:author="Nils Hailer" w:date="2021-05-17T11:11:00Z">
                  <w:rPr>
                    <w:sz w:val="12"/>
                    <w:szCs w:val="16"/>
                  </w:rPr>
                </w:rPrChange>
              </w:rPr>
              <w:t>( 2.6</w:t>
            </w:r>
            <w:proofErr w:type="gramEnd"/>
            <w:r w:rsidRPr="00414C19">
              <w:rPr>
                <w:sz w:val="12"/>
                <w:szCs w:val="16"/>
                <w:lang w:val="en-GB"/>
                <w:rPrChange w:id="1679" w:author="Nils Hailer" w:date="2021-05-17T11:11:00Z">
                  <w:rPr>
                    <w:sz w:val="12"/>
                    <w:szCs w:val="16"/>
                  </w:rPr>
                </w:rPrChange>
              </w:rPr>
              <w:t>)</w:t>
            </w:r>
          </w:p>
        </w:tc>
        <w:tc>
          <w:tcPr>
            <w:tcW w:w="0" w:type="auto"/>
          </w:tcPr>
          <w:p w14:paraId="2734DD43" w14:textId="77777777" w:rsidR="00DE1FF7" w:rsidRPr="00414C19" w:rsidRDefault="00F5325D">
            <w:pPr>
              <w:pStyle w:val="Compact"/>
              <w:rPr>
                <w:sz w:val="12"/>
                <w:szCs w:val="16"/>
                <w:lang w:val="en-GB"/>
                <w:rPrChange w:id="1680" w:author="Nils Hailer" w:date="2021-05-17T11:11:00Z">
                  <w:rPr>
                    <w:sz w:val="12"/>
                    <w:szCs w:val="16"/>
                  </w:rPr>
                </w:rPrChange>
              </w:rPr>
            </w:pPr>
            <w:r w:rsidRPr="00414C19">
              <w:rPr>
                <w:sz w:val="12"/>
                <w:szCs w:val="16"/>
                <w:lang w:val="en-GB"/>
                <w:rPrChange w:id="1681" w:author="Nils Hailer" w:date="2021-05-17T11:11:00Z">
                  <w:rPr>
                    <w:sz w:val="12"/>
                    <w:szCs w:val="16"/>
                  </w:rPr>
                </w:rPrChange>
              </w:rPr>
              <w:t xml:space="preserve">1167 </w:t>
            </w:r>
            <w:proofErr w:type="gramStart"/>
            <w:r w:rsidRPr="00414C19">
              <w:rPr>
                <w:sz w:val="12"/>
                <w:szCs w:val="16"/>
                <w:lang w:val="en-GB"/>
                <w:rPrChange w:id="1682" w:author="Nils Hailer" w:date="2021-05-17T11:11:00Z">
                  <w:rPr>
                    <w:sz w:val="12"/>
                    <w:szCs w:val="16"/>
                  </w:rPr>
                </w:rPrChange>
              </w:rPr>
              <w:t>( 1.3</w:t>
            </w:r>
            <w:proofErr w:type="gramEnd"/>
            <w:r w:rsidRPr="00414C19">
              <w:rPr>
                <w:sz w:val="12"/>
                <w:szCs w:val="16"/>
                <w:lang w:val="en-GB"/>
                <w:rPrChange w:id="1683" w:author="Nils Hailer" w:date="2021-05-17T11:11:00Z">
                  <w:rPr>
                    <w:sz w:val="12"/>
                    <w:szCs w:val="16"/>
                  </w:rPr>
                </w:rPrChange>
              </w:rPr>
              <w:t>)</w:t>
            </w:r>
          </w:p>
        </w:tc>
        <w:tc>
          <w:tcPr>
            <w:tcW w:w="0" w:type="auto"/>
          </w:tcPr>
          <w:p w14:paraId="3219229D" w14:textId="77777777" w:rsidR="00DE1FF7" w:rsidRPr="00414C19" w:rsidRDefault="00F5325D">
            <w:pPr>
              <w:pStyle w:val="Compact"/>
              <w:rPr>
                <w:sz w:val="12"/>
                <w:szCs w:val="16"/>
                <w:lang w:val="en-GB"/>
                <w:rPrChange w:id="1684" w:author="Nils Hailer" w:date="2021-05-17T11:11:00Z">
                  <w:rPr>
                    <w:sz w:val="12"/>
                    <w:szCs w:val="16"/>
                  </w:rPr>
                </w:rPrChange>
              </w:rPr>
            </w:pPr>
            <w:r w:rsidRPr="00414C19">
              <w:rPr>
                <w:sz w:val="12"/>
                <w:szCs w:val="16"/>
                <w:lang w:val="en-GB"/>
                <w:rPrChange w:id="1685" w:author="Nils Hailer" w:date="2021-05-17T11:11:00Z">
                  <w:rPr>
                    <w:sz w:val="12"/>
                    <w:szCs w:val="16"/>
                  </w:rPr>
                </w:rPrChange>
              </w:rPr>
              <w:t xml:space="preserve">1224 </w:t>
            </w:r>
            <w:proofErr w:type="gramStart"/>
            <w:r w:rsidRPr="00414C19">
              <w:rPr>
                <w:sz w:val="12"/>
                <w:szCs w:val="16"/>
                <w:lang w:val="en-GB"/>
                <w:rPrChange w:id="1686" w:author="Nils Hailer" w:date="2021-05-17T11:11:00Z">
                  <w:rPr>
                    <w:sz w:val="12"/>
                    <w:szCs w:val="16"/>
                  </w:rPr>
                </w:rPrChange>
              </w:rPr>
              <w:t>( 1.4</w:t>
            </w:r>
            <w:proofErr w:type="gramEnd"/>
            <w:r w:rsidRPr="00414C19">
              <w:rPr>
                <w:sz w:val="12"/>
                <w:szCs w:val="16"/>
                <w:lang w:val="en-GB"/>
                <w:rPrChange w:id="1687" w:author="Nils Hailer" w:date="2021-05-17T11:11:00Z">
                  <w:rPr>
                    <w:sz w:val="12"/>
                    <w:szCs w:val="16"/>
                  </w:rPr>
                </w:rPrChange>
              </w:rPr>
              <w:t>)</w:t>
            </w:r>
          </w:p>
        </w:tc>
        <w:tc>
          <w:tcPr>
            <w:tcW w:w="0" w:type="auto"/>
          </w:tcPr>
          <w:p w14:paraId="0951C19F" w14:textId="77777777" w:rsidR="00DE1FF7" w:rsidRPr="00414C19" w:rsidRDefault="00DE1FF7">
            <w:pPr>
              <w:rPr>
                <w:sz w:val="12"/>
                <w:szCs w:val="16"/>
                <w:lang w:val="en-GB"/>
                <w:rPrChange w:id="1688" w:author="Nils Hailer" w:date="2021-05-17T11:11:00Z">
                  <w:rPr>
                    <w:sz w:val="12"/>
                    <w:szCs w:val="16"/>
                  </w:rPr>
                </w:rPrChange>
              </w:rPr>
            </w:pPr>
          </w:p>
        </w:tc>
        <w:tc>
          <w:tcPr>
            <w:tcW w:w="0" w:type="auto"/>
          </w:tcPr>
          <w:p w14:paraId="207DA969" w14:textId="77777777" w:rsidR="00DE1FF7" w:rsidRPr="00414C19" w:rsidRDefault="00DE1FF7">
            <w:pPr>
              <w:rPr>
                <w:sz w:val="12"/>
                <w:szCs w:val="16"/>
                <w:lang w:val="en-GB"/>
                <w:rPrChange w:id="1689" w:author="Nils Hailer" w:date="2021-05-17T11:11:00Z">
                  <w:rPr>
                    <w:sz w:val="12"/>
                    <w:szCs w:val="16"/>
                  </w:rPr>
                </w:rPrChange>
              </w:rPr>
            </w:pPr>
          </w:p>
        </w:tc>
        <w:tc>
          <w:tcPr>
            <w:tcW w:w="0" w:type="auto"/>
          </w:tcPr>
          <w:p w14:paraId="0FD8E0E9" w14:textId="77777777" w:rsidR="00DE1FF7" w:rsidRPr="00414C19" w:rsidRDefault="00F5325D">
            <w:pPr>
              <w:pStyle w:val="Compact"/>
              <w:rPr>
                <w:sz w:val="12"/>
                <w:szCs w:val="16"/>
                <w:lang w:val="en-GB"/>
                <w:rPrChange w:id="1690" w:author="Nils Hailer" w:date="2021-05-17T11:11:00Z">
                  <w:rPr>
                    <w:sz w:val="12"/>
                    <w:szCs w:val="16"/>
                  </w:rPr>
                </w:rPrChange>
              </w:rPr>
            </w:pPr>
            <w:r w:rsidRPr="00414C19">
              <w:rPr>
                <w:sz w:val="12"/>
                <w:szCs w:val="16"/>
                <w:lang w:val="en-GB"/>
                <w:rPrChange w:id="1691" w:author="Nils Hailer" w:date="2021-05-17T11:11:00Z">
                  <w:rPr>
                    <w:sz w:val="12"/>
                    <w:szCs w:val="16"/>
                  </w:rPr>
                </w:rPrChange>
              </w:rPr>
              <w:t>146 (0.8)</w:t>
            </w:r>
          </w:p>
        </w:tc>
      </w:tr>
      <w:tr w:rsidR="00DE1FF7" w:rsidRPr="00414C19" w14:paraId="32B551EE" w14:textId="77777777" w:rsidTr="00E76AA7">
        <w:tc>
          <w:tcPr>
            <w:tcW w:w="743" w:type="pct"/>
          </w:tcPr>
          <w:p w14:paraId="3EC9B6C8" w14:textId="77777777" w:rsidR="00DE1FF7" w:rsidRPr="00414C19" w:rsidRDefault="00F5325D">
            <w:pPr>
              <w:pStyle w:val="Compact"/>
              <w:rPr>
                <w:sz w:val="12"/>
                <w:szCs w:val="16"/>
                <w:lang w:val="en-GB"/>
                <w:rPrChange w:id="1692" w:author="Nils Hailer" w:date="2021-05-17T11:11:00Z">
                  <w:rPr>
                    <w:sz w:val="12"/>
                    <w:szCs w:val="16"/>
                  </w:rPr>
                </w:rPrChange>
              </w:rPr>
            </w:pPr>
            <w:r w:rsidRPr="00414C19">
              <w:rPr>
                <w:sz w:val="12"/>
                <w:szCs w:val="16"/>
                <w:lang w:val="en-GB"/>
                <w:rPrChange w:id="1693" w:author="Nils Hailer" w:date="2021-05-17T11:11:00Z">
                  <w:rPr>
                    <w:sz w:val="12"/>
                    <w:szCs w:val="16"/>
                  </w:rPr>
                </w:rPrChange>
              </w:rPr>
              <w:t>Cemented stem</w:t>
            </w:r>
          </w:p>
        </w:tc>
        <w:tc>
          <w:tcPr>
            <w:tcW w:w="1152" w:type="pct"/>
          </w:tcPr>
          <w:p w14:paraId="5B75FBF5" w14:textId="77777777" w:rsidR="00DE1FF7" w:rsidRPr="00414C19" w:rsidRDefault="00DE1FF7">
            <w:pPr>
              <w:rPr>
                <w:sz w:val="12"/>
                <w:szCs w:val="16"/>
                <w:lang w:val="en-GB"/>
                <w:rPrChange w:id="1694" w:author="Nils Hailer" w:date="2021-05-17T11:11:00Z">
                  <w:rPr>
                    <w:sz w:val="12"/>
                    <w:szCs w:val="16"/>
                  </w:rPr>
                </w:rPrChange>
              </w:rPr>
            </w:pPr>
          </w:p>
        </w:tc>
        <w:tc>
          <w:tcPr>
            <w:tcW w:w="0" w:type="auto"/>
          </w:tcPr>
          <w:p w14:paraId="584FD605" w14:textId="77777777" w:rsidR="00DE1FF7" w:rsidRPr="00414C19" w:rsidRDefault="00F5325D">
            <w:pPr>
              <w:pStyle w:val="Compact"/>
              <w:rPr>
                <w:sz w:val="12"/>
                <w:szCs w:val="16"/>
                <w:lang w:val="en-GB"/>
                <w:rPrChange w:id="1695" w:author="Nils Hailer" w:date="2021-05-17T11:11:00Z">
                  <w:rPr>
                    <w:sz w:val="12"/>
                    <w:szCs w:val="16"/>
                  </w:rPr>
                </w:rPrChange>
              </w:rPr>
            </w:pPr>
            <w:r w:rsidRPr="00414C19">
              <w:rPr>
                <w:sz w:val="12"/>
                <w:szCs w:val="16"/>
                <w:lang w:val="en-GB"/>
                <w:rPrChange w:id="1696" w:author="Nils Hailer" w:date="2021-05-17T11:11:00Z">
                  <w:rPr>
                    <w:sz w:val="12"/>
                    <w:szCs w:val="16"/>
                  </w:rPr>
                </w:rPrChange>
              </w:rPr>
              <w:t xml:space="preserve">1600 </w:t>
            </w:r>
            <w:proofErr w:type="gramStart"/>
            <w:r w:rsidRPr="00414C19">
              <w:rPr>
                <w:sz w:val="12"/>
                <w:szCs w:val="16"/>
                <w:lang w:val="en-GB"/>
                <w:rPrChange w:id="1697" w:author="Nils Hailer" w:date="2021-05-17T11:11:00Z">
                  <w:rPr>
                    <w:sz w:val="12"/>
                    <w:szCs w:val="16"/>
                  </w:rPr>
                </w:rPrChange>
              </w:rPr>
              <w:t>( 73.6</w:t>
            </w:r>
            <w:proofErr w:type="gramEnd"/>
            <w:r w:rsidRPr="00414C19">
              <w:rPr>
                <w:sz w:val="12"/>
                <w:szCs w:val="16"/>
                <w:lang w:val="en-GB"/>
                <w:rPrChange w:id="1698" w:author="Nils Hailer" w:date="2021-05-17T11:11:00Z">
                  <w:rPr>
                    <w:sz w:val="12"/>
                    <w:szCs w:val="16"/>
                  </w:rPr>
                </w:rPrChange>
              </w:rPr>
              <w:t>)</w:t>
            </w:r>
          </w:p>
        </w:tc>
        <w:tc>
          <w:tcPr>
            <w:tcW w:w="0" w:type="auto"/>
          </w:tcPr>
          <w:p w14:paraId="09D26CDD" w14:textId="77777777" w:rsidR="00DE1FF7" w:rsidRPr="00414C19" w:rsidRDefault="00F5325D">
            <w:pPr>
              <w:pStyle w:val="Compact"/>
              <w:rPr>
                <w:sz w:val="12"/>
                <w:szCs w:val="16"/>
                <w:lang w:val="en-GB"/>
                <w:rPrChange w:id="1699" w:author="Nils Hailer" w:date="2021-05-17T11:11:00Z">
                  <w:rPr>
                    <w:sz w:val="12"/>
                    <w:szCs w:val="16"/>
                  </w:rPr>
                </w:rPrChange>
              </w:rPr>
            </w:pPr>
            <w:r w:rsidRPr="00414C19">
              <w:rPr>
                <w:sz w:val="12"/>
                <w:szCs w:val="16"/>
                <w:lang w:val="en-GB"/>
                <w:rPrChange w:id="1700" w:author="Nils Hailer" w:date="2021-05-17T11:11:00Z">
                  <w:rPr>
                    <w:sz w:val="12"/>
                    <w:szCs w:val="16"/>
                  </w:rPr>
                </w:rPrChange>
              </w:rPr>
              <w:t xml:space="preserve">59777 </w:t>
            </w:r>
            <w:proofErr w:type="gramStart"/>
            <w:r w:rsidRPr="00414C19">
              <w:rPr>
                <w:sz w:val="12"/>
                <w:szCs w:val="16"/>
                <w:lang w:val="en-GB"/>
                <w:rPrChange w:id="1701" w:author="Nils Hailer" w:date="2021-05-17T11:11:00Z">
                  <w:rPr>
                    <w:sz w:val="12"/>
                    <w:szCs w:val="16"/>
                  </w:rPr>
                </w:rPrChange>
              </w:rPr>
              <w:t>( 69.0</w:t>
            </w:r>
            <w:proofErr w:type="gramEnd"/>
            <w:r w:rsidRPr="00414C19">
              <w:rPr>
                <w:sz w:val="12"/>
                <w:szCs w:val="16"/>
                <w:lang w:val="en-GB"/>
                <w:rPrChange w:id="1702" w:author="Nils Hailer" w:date="2021-05-17T11:11:00Z">
                  <w:rPr>
                    <w:sz w:val="12"/>
                    <w:szCs w:val="16"/>
                  </w:rPr>
                </w:rPrChange>
              </w:rPr>
              <w:t>)</w:t>
            </w:r>
          </w:p>
        </w:tc>
        <w:tc>
          <w:tcPr>
            <w:tcW w:w="0" w:type="auto"/>
          </w:tcPr>
          <w:p w14:paraId="68A7151A" w14:textId="77777777" w:rsidR="00DE1FF7" w:rsidRPr="00414C19" w:rsidRDefault="00F5325D">
            <w:pPr>
              <w:pStyle w:val="Compact"/>
              <w:rPr>
                <w:sz w:val="12"/>
                <w:szCs w:val="16"/>
                <w:lang w:val="en-GB"/>
                <w:rPrChange w:id="1703" w:author="Nils Hailer" w:date="2021-05-17T11:11:00Z">
                  <w:rPr>
                    <w:sz w:val="12"/>
                    <w:szCs w:val="16"/>
                  </w:rPr>
                </w:rPrChange>
              </w:rPr>
            </w:pPr>
            <w:r w:rsidRPr="00414C19">
              <w:rPr>
                <w:sz w:val="12"/>
                <w:szCs w:val="16"/>
                <w:lang w:val="en-GB"/>
                <w:rPrChange w:id="1704" w:author="Nils Hailer" w:date="2021-05-17T11:11:00Z">
                  <w:rPr>
                    <w:sz w:val="12"/>
                    <w:szCs w:val="16"/>
                  </w:rPr>
                </w:rPrChange>
              </w:rPr>
              <w:t xml:space="preserve">61377 </w:t>
            </w:r>
            <w:proofErr w:type="gramStart"/>
            <w:r w:rsidRPr="00414C19">
              <w:rPr>
                <w:sz w:val="12"/>
                <w:szCs w:val="16"/>
                <w:lang w:val="en-GB"/>
                <w:rPrChange w:id="1705" w:author="Nils Hailer" w:date="2021-05-17T11:11:00Z">
                  <w:rPr>
                    <w:sz w:val="12"/>
                    <w:szCs w:val="16"/>
                  </w:rPr>
                </w:rPrChange>
              </w:rPr>
              <w:t>( 69.1</w:t>
            </w:r>
            <w:proofErr w:type="gramEnd"/>
            <w:r w:rsidRPr="00414C19">
              <w:rPr>
                <w:sz w:val="12"/>
                <w:szCs w:val="16"/>
                <w:lang w:val="en-GB"/>
                <w:rPrChange w:id="1706" w:author="Nils Hailer" w:date="2021-05-17T11:11:00Z">
                  <w:rPr>
                    <w:sz w:val="12"/>
                    <w:szCs w:val="16"/>
                  </w:rPr>
                </w:rPrChange>
              </w:rPr>
              <w:t>)</w:t>
            </w:r>
          </w:p>
        </w:tc>
        <w:tc>
          <w:tcPr>
            <w:tcW w:w="0" w:type="auto"/>
          </w:tcPr>
          <w:p w14:paraId="6CE176D6" w14:textId="77777777" w:rsidR="00DE1FF7" w:rsidRPr="00414C19" w:rsidRDefault="00F5325D">
            <w:pPr>
              <w:pStyle w:val="Compact"/>
              <w:rPr>
                <w:sz w:val="12"/>
                <w:szCs w:val="16"/>
                <w:lang w:val="en-GB"/>
                <w:rPrChange w:id="1707" w:author="Nils Hailer" w:date="2021-05-17T11:11:00Z">
                  <w:rPr>
                    <w:sz w:val="12"/>
                    <w:szCs w:val="16"/>
                  </w:rPr>
                </w:rPrChange>
              </w:rPr>
            </w:pPr>
            <w:r w:rsidRPr="00414C19">
              <w:rPr>
                <w:sz w:val="12"/>
                <w:szCs w:val="16"/>
                <w:lang w:val="en-GB"/>
                <w:rPrChange w:id="1708" w:author="Nils Hailer" w:date="2021-05-17T11:11:00Z">
                  <w:rPr>
                    <w:sz w:val="12"/>
                    <w:szCs w:val="16"/>
                  </w:rPr>
                </w:rPrChange>
              </w:rPr>
              <w:t>106 (25.9)</w:t>
            </w:r>
          </w:p>
        </w:tc>
        <w:tc>
          <w:tcPr>
            <w:tcW w:w="0" w:type="auto"/>
          </w:tcPr>
          <w:p w14:paraId="2098DB44" w14:textId="77777777" w:rsidR="00DE1FF7" w:rsidRPr="00414C19" w:rsidRDefault="00F5325D">
            <w:pPr>
              <w:pStyle w:val="Compact"/>
              <w:rPr>
                <w:sz w:val="12"/>
                <w:szCs w:val="16"/>
                <w:lang w:val="en-GB"/>
                <w:rPrChange w:id="1709" w:author="Nils Hailer" w:date="2021-05-17T11:11:00Z">
                  <w:rPr>
                    <w:sz w:val="12"/>
                    <w:szCs w:val="16"/>
                  </w:rPr>
                </w:rPrChange>
              </w:rPr>
            </w:pPr>
            <w:r w:rsidRPr="00414C19">
              <w:rPr>
                <w:sz w:val="12"/>
                <w:szCs w:val="16"/>
                <w:lang w:val="en-GB"/>
                <w:rPrChange w:id="1710" w:author="Nils Hailer" w:date="2021-05-17T11:11:00Z">
                  <w:rPr>
                    <w:sz w:val="12"/>
                    <w:szCs w:val="16"/>
                  </w:rPr>
                </w:rPrChange>
              </w:rPr>
              <w:t>4933 (26.7)</w:t>
            </w:r>
          </w:p>
        </w:tc>
        <w:tc>
          <w:tcPr>
            <w:tcW w:w="0" w:type="auto"/>
          </w:tcPr>
          <w:p w14:paraId="23208C5B" w14:textId="77777777" w:rsidR="00DE1FF7" w:rsidRPr="00414C19" w:rsidRDefault="00F5325D">
            <w:pPr>
              <w:pStyle w:val="Compact"/>
              <w:rPr>
                <w:sz w:val="12"/>
                <w:szCs w:val="16"/>
                <w:lang w:val="en-GB"/>
                <w:rPrChange w:id="1711" w:author="Nils Hailer" w:date="2021-05-17T11:11:00Z">
                  <w:rPr>
                    <w:sz w:val="12"/>
                    <w:szCs w:val="16"/>
                  </w:rPr>
                </w:rPrChange>
              </w:rPr>
            </w:pPr>
            <w:r w:rsidRPr="00414C19">
              <w:rPr>
                <w:sz w:val="12"/>
                <w:szCs w:val="16"/>
                <w:lang w:val="en-GB"/>
                <w:rPrChange w:id="1712" w:author="Nils Hailer" w:date="2021-05-17T11:11:00Z">
                  <w:rPr>
                    <w:sz w:val="12"/>
                    <w:szCs w:val="16"/>
                  </w:rPr>
                </w:rPrChange>
              </w:rPr>
              <w:t>5039 (26.7)</w:t>
            </w:r>
          </w:p>
        </w:tc>
      </w:tr>
      <w:tr w:rsidR="00DE1FF7" w:rsidRPr="00414C19" w14:paraId="4E6E7D23" w14:textId="77777777" w:rsidTr="00E76AA7">
        <w:tc>
          <w:tcPr>
            <w:tcW w:w="743" w:type="pct"/>
          </w:tcPr>
          <w:p w14:paraId="7114ED40" w14:textId="77777777" w:rsidR="00DE1FF7" w:rsidRPr="00414C19" w:rsidRDefault="00F5325D">
            <w:pPr>
              <w:pStyle w:val="Compact"/>
              <w:rPr>
                <w:sz w:val="12"/>
                <w:szCs w:val="16"/>
                <w:lang w:val="en-GB"/>
                <w:rPrChange w:id="1713" w:author="Nils Hailer" w:date="2021-05-17T11:11:00Z">
                  <w:rPr>
                    <w:sz w:val="12"/>
                    <w:szCs w:val="16"/>
                  </w:rPr>
                </w:rPrChange>
              </w:rPr>
            </w:pPr>
            <w:r w:rsidRPr="00414C19">
              <w:rPr>
                <w:sz w:val="12"/>
                <w:szCs w:val="16"/>
                <w:lang w:val="en-GB"/>
                <w:rPrChange w:id="1714" w:author="Nils Hailer" w:date="2021-05-17T11:11:00Z">
                  <w:rPr>
                    <w:sz w:val="12"/>
                    <w:szCs w:val="16"/>
                  </w:rPr>
                </w:rPrChange>
              </w:rPr>
              <w:t>Cemented cup</w:t>
            </w:r>
          </w:p>
        </w:tc>
        <w:tc>
          <w:tcPr>
            <w:tcW w:w="1152" w:type="pct"/>
          </w:tcPr>
          <w:p w14:paraId="4ADEAFA1" w14:textId="77777777" w:rsidR="00DE1FF7" w:rsidRPr="00414C19" w:rsidRDefault="00DE1FF7">
            <w:pPr>
              <w:rPr>
                <w:sz w:val="12"/>
                <w:szCs w:val="16"/>
                <w:lang w:val="en-GB"/>
                <w:rPrChange w:id="1715" w:author="Nils Hailer" w:date="2021-05-17T11:11:00Z">
                  <w:rPr>
                    <w:sz w:val="12"/>
                    <w:szCs w:val="16"/>
                  </w:rPr>
                </w:rPrChange>
              </w:rPr>
            </w:pPr>
          </w:p>
        </w:tc>
        <w:tc>
          <w:tcPr>
            <w:tcW w:w="0" w:type="auto"/>
          </w:tcPr>
          <w:p w14:paraId="5C04853C" w14:textId="77777777" w:rsidR="00DE1FF7" w:rsidRPr="00414C19" w:rsidRDefault="00F5325D">
            <w:pPr>
              <w:pStyle w:val="Compact"/>
              <w:rPr>
                <w:sz w:val="12"/>
                <w:szCs w:val="16"/>
                <w:lang w:val="en-GB"/>
                <w:rPrChange w:id="1716" w:author="Nils Hailer" w:date="2021-05-17T11:11:00Z">
                  <w:rPr>
                    <w:sz w:val="12"/>
                    <w:szCs w:val="16"/>
                  </w:rPr>
                </w:rPrChange>
              </w:rPr>
            </w:pPr>
            <w:r w:rsidRPr="00414C19">
              <w:rPr>
                <w:sz w:val="12"/>
                <w:szCs w:val="16"/>
                <w:lang w:val="en-GB"/>
                <w:rPrChange w:id="1717" w:author="Nils Hailer" w:date="2021-05-17T11:11:00Z">
                  <w:rPr>
                    <w:sz w:val="12"/>
                    <w:szCs w:val="16"/>
                  </w:rPr>
                </w:rPrChange>
              </w:rPr>
              <w:t xml:space="preserve">1739 </w:t>
            </w:r>
            <w:proofErr w:type="gramStart"/>
            <w:r w:rsidRPr="00414C19">
              <w:rPr>
                <w:sz w:val="12"/>
                <w:szCs w:val="16"/>
                <w:lang w:val="en-GB"/>
                <w:rPrChange w:id="1718" w:author="Nils Hailer" w:date="2021-05-17T11:11:00Z">
                  <w:rPr>
                    <w:sz w:val="12"/>
                    <w:szCs w:val="16"/>
                  </w:rPr>
                </w:rPrChange>
              </w:rPr>
              <w:t>( 80.0</w:t>
            </w:r>
            <w:proofErr w:type="gramEnd"/>
            <w:r w:rsidRPr="00414C19">
              <w:rPr>
                <w:sz w:val="12"/>
                <w:szCs w:val="16"/>
                <w:lang w:val="en-GB"/>
                <w:rPrChange w:id="1719" w:author="Nils Hailer" w:date="2021-05-17T11:11:00Z">
                  <w:rPr>
                    <w:sz w:val="12"/>
                    <w:szCs w:val="16"/>
                  </w:rPr>
                </w:rPrChange>
              </w:rPr>
              <w:t>)</w:t>
            </w:r>
          </w:p>
        </w:tc>
        <w:tc>
          <w:tcPr>
            <w:tcW w:w="0" w:type="auto"/>
          </w:tcPr>
          <w:p w14:paraId="34782F28" w14:textId="77777777" w:rsidR="00DE1FF7" w:rsidRPr="00414C19" w:rsidRDefault="00F5325D">
            <w:pPr>
              <w:pStyle w:val="Compact"/>
              <w:rPr>
                <w:sz w:val="12"/>
                <w:szCs w:val="16"/>
                <w:lang w:val="en-GB"/>
                <w:rPrChange w:id="1720" w:author="Nils Hailer" w:date="2021-05-17T11:11:00Z">
                  <w:rPr>
                    <w:sz w:val="12"/>
                    <w:szCs w:val="16"/>
                  </w:rPr>
                </w:rPrChange>
              </w:rPr>
            </w:pPr>
            <w:r w:rsidRPr="00414C19">
              <w:rPr>
                <w:sz w:val="12"/>
                <w:szCs w:val="16"/>
                <w:lang w:val="en-GB"/>
                <w:rPrChange w:id="1721" w:author="Nils Hailer" w:date="2021-05-17T11:11:00Z">
                  <w:rPr>
                    <w:sz w:val="12"/>
                    <w:szCs w:val="16"/>
                  </w:rPr>
                </w:rPrChange>
              </w:rPr>
              <w:t xml:space="preserve">68147 </w:t>
            </w:r>
            <w:proofErr w:type="gramStart"/>
            <w:r w:rsidRPr="00414C19">
              <w:rPr>
                <w:sz w:val="12"/>
                <w:szCs w:val="16"/>
                <w:lang w:val="en-GB"/>
                <w:rPrChange w:id="1722" w:author="Nils Hailer" w:date="2021-05-17T11:11:00Z">
                  <w:rPr>
                    <w:sz w:val="12"/>
                    <w:szCs w:val="16"/>
                  </w:rPr>
                </w:rPrChange>
              </w:rPr>
              <w:t>( 78.6</w:t>
            </w:r>
            <w:proofErr w:type="gramEnd"/>
            <w:r w:rsidRPr="00414C19">
              <w:rPr>
                <w:sz w:val="12"/>
                <w:szCs w:val="16"/>
                <w:lang w:val="en-GB"/>
                <w:rPrChange w:id="1723" w:author="Nils Hailer" w:date="2021-05-17T11:11:00Z">
                  <w:rPr>
                    <w:sz w:val="12"/>
                    <w:szCs w:val="16"/>
                  </w:rPr>
                </w:rPrChange>
              </w:rPr>
              <w:t>)</w:t>
            </w:r>
          </w:p>
        </w:tc>
        <w:tc>
          <w:tcPr>
            <w:tcW w:w="0" w:type="auto"/>
          </w:tcPr>
          <w:p w14:paraId="01B5DBA4" w14:textId="77777777" w:rsidR="00DE1FF7" w:rsidRPr="00414C19" w:rsidRDefault="00F5325D">
            <w:pPr>
              <w:pStyle w:val="Compact"/>
              <w:rPr>
                <w:sz w:val="12"/>
                <w:szCs w:val="16"/>
                <w:lang w:val="en-GB"/>
                <w:rPrChange w:id="1724" w:author="Nils Hailer" w:date="2021-05-17T11:11:00Z">
                  <w:rPr>
                    <w:sz w:val="12"/>
                    <w:szCs w:val="16"/>
                  </w:rPr>
                </w:rPrChange>
              </w:rPr>
            </w:pPr>
            <w:r w:rsidRPr="00414C19">
              <w:rPr>
                <w:sz w:val="12"/>
                <w:szCs w:val="16"/>
                <w:lang w:val="en-GB"/>
                <w:rPrChange w:id="1725" w:author="Nils Hailer" w:date="2021-05-17T11:11:00Z">
                  <w:rPr>
                    <w:sz w:val="12"/>
                    <w:szCs w:val="16"/>
                  </w:rPr>
                </w:rPrChange>
              </w:rPr>
              <w:t xml:space="preserve">69886 </w:t>
            </w:r>
            <w:proofErr w:type="gramStart"/>
            <w:r w:rsidRPr="00414C19">
              <w:rPr>
                <w:sz w:val="12"/>
                <w:szCs w:val="16"/>
                <w:lang w:val="en-GB"/>
                <w:rPrChange w:id="1726" w:author="Nils Hailer" w:date="2021-05-17T11:11:00Z">
                  <w:rPr>
                    <w:sz w:val="12"/>
                    <w:szCs w:val="16"/>
                  </w:rPr>
                </w:rPrChange>
              </w:rPr>
              <w:t>( 78.7</w:t>
            </w:r>
            <w:proofErr w:type="gramEnd"/>
            <w:r w:rsidRPr="00414C19">
              <w:rPr>
                <w:sz w:val="12"/>
                <w:szCs w:val="16"/>
                <w:lang w:val="en-GB"/>
                <w:rPrChange w:id="1727" w:author="Nils Hailer" w:date="2021-05-17T11:11:00Z">
                  <w:rPr>
                    <w:sz w:val="12"/>
                    <w:szCs w:val="16"/>
                  </w:rPr>
                </w:rPrChange>
              </w:rPr>
              <w:t>)</w:t>
            </w:r>
          </w:p>
        </w:tc>
        <w:tc>
          <w:tcPr>
            <w:tcW w:w="0" w:type="auto"/>
          </w:tcPr>
          <w:p w14:paraId="38B7C858" w14:textId="77777777" w:rsidR="00DE1FF7" w:rsidRPr="00414C19" w:rsidRDefault="00F5325D">
            <w:pPr>
              <w:pStyle w:val="Compact"/>
              <w:rPr>
                <w:sz w:val="12"/>
                <w:szCs w:val="16"/>
                <w:lang w:val="en-GB"/>
                <w:rPrChange w:id="1728" w:author="Nils Hailer" w:date="2021-05-17T11:11:00Z">
                  <w:rPr>
                    <w:sz w:val="12"/>
                    <w:szCs w:val="16"/>
                  </w:rPr>
                </w:rPrChange>
              </w:rPr>
            </w:pPr>
            <w:r w:rsidRPr="00414C19">
              <w:rPr>
                <w:sz w:val="12"/>
                <w:szCs w:val="16"/>
                <w:lang w:val="en-GB"/>
                <w:rPrChange w:id="1729" w:author="Nils Hailer" w:date="2021-05-17T11:11:00Z">
                  <w:rPr>
                    <w:sz w:val="12"/>
                    <w:szCs w:val="16"/>
                  </w:rPr>
                </w:rPrChange>
              </w:rPr>
              <w:t>45 (11.0)</w:t>
            </w:r>
          </w:p>
        </w:tc>
        <w:tc>
          <w:tcPr>
            <w:tcW w:w="0" w:type="auto"/>
          </w:tcPr>
          <w:p w14:paraId="7D8DA06C" w14:textId="77777777" w:rsidR="00DE1FF7" w:rsidRPr="00414C19" w:rsidRDefault="00F5325D">
            <w:pPr>
              <w:pStyle w:val="Compact"/>
              <w:rPr>
                <w:sz w:val="12"/>
                <w:szCs w:val="16"/>
                <w:lang w:val="en-GB"/>
                <w:rPrChange w:id="1730" w:author="Nils Hailer" w:date="2021-05-17T11:11:00Z">
                  <w:rPr>
                    <w:sz w:val="12"/>
                    <w:szCs w:val="16"/>
                  </w:rPr>
                </w:rPrChange>
              </w:rPr>
            </w:pPr>
            <w:r w:rsidRPr="00414C19">
              <w:rPr>
                <w:sz w:val="12"/>
                <w:szCs w:val="16"/>
                <w:lang w:val="en-GB"/>
                <w:rPrChange w:id="1731" w:author="Nils Hailer" w:date="2021-05-17T11:11:00Z">
                  <w:rPr>
                    <w:sz w:val="12"/>
                    <w:szCs w:val="16"/>
                  </w:rPr>
                </w:rPrChange>
              </w:rPr>
              <w:t>1456 (7.9)</w:t>
            </w:r>
          </w:p>
        </w:tc>
        <w:tc>
          <w:tcPr>
            <w:tcW w:w="0" w:type="auto"/>
          </w:tcPr>
          <w:p w14:paraId="3D5058E1" w14:textId="77777777" w:rsidR="00DE1FF7" w:rsidRPr="00414C19" w:rsidRDefault="00F5325D">
            <w:pPr>
              <w:pStyle w:val="Compact"/>
              <w:rPr>
                <w:sz w:val="12"/>
                <w:szCs w:val="16"/>
                <w:lang w:val="en-GB"/>
                <w:rPrChange w:id="1732" w:author="Nils Hailer" w:date="2021-05-17T11:11:00Z">
                  <w:rPr>
                    <w:sz w:val="12"/>
                    <w:szCs w:val="16"/>
                  </w:rPr>
                </w:rPrChange>
              </w:rPr>
            </w:pPr>
            <w:r w:rsidRPr="00414C19">
              <w:rPr>
                <w:sz w:val="12"/>
                <w:szCs w:val="16"/>
                <w:lang w:val="en-GB"/>
                <w:rPrChange w:id="1733" w:author="Nils Hailer" w:date="2021-05-17T11:11:00Z">
                  <w:rPr>
                    <w:sz w:val="12"/>
                    <w:szCs w:val="16"/>
                  </w:rPr>
                </w:rPrChange>
              </w:rPr>
              <w:t>1501 (8.0)</w:t>
            </w:r>
          </w:p>
        </w:tc>
      </w:tr>
      <w:tr w:rsidR="00DE1FF7" w:rsidRPr="00414C19" w14:paraId="6FF339EA" w14:textId="77777777" w:rsidTr="00E76AA7">
        <w:tc>
          <w:tcPr>
            <w:tcW w:w="743" w:type="pct"/>
          </w:tcPr>
          <w:p w14:paraId="7FC399E7" w14:textId="77777777" w:rsidR="00DE1FF7" w:rsidRPr="00414C19" w:rsidRDefault="00F5325D">
            <w:pPr>
              <w:pStyle w:val="Compact"/>
              <w:rPr>
                <w:sz w:val="12"/>
                <w:szCs w:val="16"/>
                <w:lang w:val="en-GB"/>
                <w:rPrChange w:id="1734" w:author="Nils Hailer" w:date="2021-05-17T11:11:00Z">
                  <w:rPr>
                    <w:sz w:val="12"/>
                    <w:szCs w:val="16"/>
                  </w:rPr>
                </w:rPrChange>
              </w:rPr>
            </w:pPr>
            <w:r w:rsidRPr="00414C19">
              <w:rPr>
                <w:sz w:val="12"/>
                <w:szCs w:val="16"/>
                <w:lang w:val="en-GB"/>
                <w:rPrChange w:id="1735" w:author="Nils Hailer" w:date="2021-05-17T11:11:00Z">
                  <w:rPr>
                    <w:sz w:val="12"/>
                    <w:szCs w:val="16"/>
                  </w:rPr>
                </w:rPrChange>
              </w:rPr>
              <w:t>Hospital</w:t>
            </w:r>
          </w:p>
        </w:tc>
        <w:tc>
          <w:tcPr>
            <w:tcW w:w="1152" w:type="pct"/>
          </w:tcPr>
          <w:p w14:paraId="0DF42C3B" w14:textId="77777777" w:rsidR="00DE1FF7" w:rsidRPr="00414C19" w:rsidRDefault="00F5325D">
            <w:pPr>
              <w:pStyle w:val="Compact"/>
              <w:rPr>
                <w:sz w:val="12"/>
                <w:szCs w:val="16"/>
                <w:lang w:val="en-GB"/>
                <w:rPrChange w:id="1736" w:author="Nils Hailer" w:date="2021-05-17T11:11:00Z">
                  <w:rPr>
                    <w:sz w:val="12"/>
                    <w:szCs w:val="16"/>
                  </w:rPr>
                </w:rPrChange>
              </w:rPr>
            </w:pPr>
            <w:r w:rsidRPr="00414C19">
              <w:rPr>
                <w:sz w:val="12"/>
                <w:szCs w:val="16"/>
                <w:lang w:val="en-GB"/>
                <w:rPrChange w:id="1737" w:author="Nils Hailer" w:date="2021-05-17T11:11:00Z">
                  <w:rPr>
                    <w:sz w:val="12"/>
                    <w:szCs w:val="16"/>
                  </w:rPr>
                </w:rPrChange>
              </w:rPr>
              <w:t>university</w:t>
            </w:r>
          </w:p>
        </w:tc>
        <w:tc>
          <w:tcPr>
            <w:tcW w:w="0" w:type="auto"/>
          </w:tcPr>
          <w:p w14:paraId="6B5189E7" w14:textId="77777777" w:rsidR="00DE1FF7" w:rsidRPr="00414C19" w:rsidRDefault="00F5325D">
            <w:pPr>
              <w:pStyle w:val="Compact"/>
              <w:rPr>
                <w:sz w:val="12"/>
                <w:szCs w:val="16"/>
                <w:lang w:val="en-GB"/>
                <w:rPrChange w:id="1738" w:author="Nils Hailer" w:date="2021-05-17T11:11:00Z">
                  <w:rPr>
                    <w:sz w:val="12"/>
                    <w:szCs w:val="16"/>
                  </w:rPr>
                </w:rPrChange>
              </w:rPr>
            </w:pPr>
            <w:r w:rsidRPr="00414C19">
              <w:rPr>
                <w:sz w:val="12"/>
                <w:szCs w:val="16"/>
                <w:lang w:val="en-GB"/>
                <w:rPrChange w:id="1739" w:author="Nils Hailer" w:date="2021-05-17T11:11:00Z">
                  <w:rPr>
                    <w:sz w:val="12"/>
                    <w:szCs w:val="16"/>
                  </w:rPr>
                </w:rPrChange>
              </w:rPr>
              <w:t xml:space="preserve">776 </w:t>
            </w:r>
            <w:proofErr w:type="gramStart"/>
            <w:r w:rsidRPr="00414C19">
              <w:rPr>
                <w:sz w:val="12"/>
                <w:szCs w:val="16"/>
                <w:lang w:val="en-GB"/>
                <w:rPrChange w:id="1740" w:author="Nils Hailer" w:date="2021-05-17T11:11:00Z">
                  <w:rPr>
                    <w:sz w:val="12"/>
                    <w:szCs w:val="16"/>
                  </w:rPr>
                </w:rPrChange>
              </w:rPr>
              <w:t>( 35.7</w:t>
            </w:r>
            <w:proofErr w:type="gramEnd"/>
            <w:r w:rsidRPr="00414C19">
              <w:rPr>
                <w:sz w:val="12"/>
                <w:szCs w:val="16"/>
                <w:lang w:val="en-GB"/>
                <w:rPrChange w:id="1741" w:author="Nils Hailer" w:date="2021-05-17T11:11:00Z">
                  <w:rPr>
                    <w:sz w:val="12"/>
                    <w:szCs w:val="16"/>
                  </w:rPr>
                </w:rPrChange>
              </w:rPr>
              <w:t>)</w:t>
            </w:r>
          </w:p>
        </w:tc>
        <w:tc>
          <w:tcPr>
            <w:tcW w:w="0" w:type="auto"/>
          </w:tcPr>
          <w:p w14:paraId="32246525" w14:textId="77777777" w:rsidR="00DE1FF7" w:rsidRPr="00414C19" w:rsidRDefault="00F5325D">
            <w:pPr>
              <w:pStyle w:val="Compact"/>
              <w:rPr>
                <w:sz w:val="12"/>
                <w:szCs w:val="16"/>
                <w:lang w:val="en-GB"/>
                <w:rPrChange w:id="1742" w:author="Nils Hailer" w:date="2021-05-17T11:11:00Z">
                  <w:rPr>
                    <w:sz w:val="12"/>
                    <w:szCs w:val="16"/>
                  </w:rPr>
                </w:rPrChange>
              </w:rPr>
            </w:pPr>
            <w:r w:rsidRPr="00414C19">
              <w:rPr>
                <w:sz w:val="12"/>
                <w:szCs w:val="16"/>
                <w:lang w:val="en-GB"/>
                <w:rPrChange w:id="1743" w:author="Nils Hailer" w:date="2021-05-17T11:11:00Z">
                  <w:rPr>
                    <w:sz w:val="12"/>
                    <w:szCs w:val="16"/>
                  </w:rPr>
                </w:rPrChange>
              </w:rPr>
              <w:t xml:space="preserve">33162 </w:t>
            </w:r>
            <w:proofErr w:type="gramStart"/>
            <w:r w:rsidRPr="00414C19">
              <w:rPr>
                <w:sz w:val="12"/>
                <w:szCs w:val="16"/>
                <w:lang w:val="en-GB"/>
                <w:rPrChange w:id="1744" w:author="Nils Hailer" w:date="2021-05-17T11:11:00Z">
                  <w:rPr>
                    <w:sz w:val="12"/>
                    <w:szCs w:val="16"/>
                  </w:rPr>
                </w:rPrChange>
              </w:rPr>
              <w:t>( 38.3</w:t>
            </w:r>
            <w:proofErr w:type="gramEnd"/>
            <w:r w:rsidRPr="00414C19">
              <w:rPr>
                <w:sz w:val="12"/>
                <w:szCs w:val="16"/>
                <w:lang w:val="en-GB"/>
                <w:rPrChange w:id="1745" w:author="Nils Hailer" w:date="2021-05-17T11:11:00Z">
                  <w:rPr>
                    <w:sz w:val="12"/>
                    <w:szCs w:val="16"/>
                  </w:rPr>
                </w:rPrChange>
              </w:rPr>
              <w:t>)</w:t>
            </w:r>
          </w:p>
        </w:tc>
        <w:tc>
          <w:tcPr>
            <w:tcW w:w="0" w:type="auto"/>
          </w:tcPr>
          <w:p w14:paraId="39490A98" w14:textId="77777777" w:rsidR="00DE1FF7" w:rsidRPr="00414C19" w:rsidRDefault="00F5325D">
            <w:pPr>
              <w:pStyle w:val="Compact"/>
              <w:rPr>
                <w:sz w:val="12"/>
                <w:szCs w:val="16"/>
                <w:lang w:val="en-GB"/>
                <w:rPrChange w:id="1746" w:author="Nils Hailer" w:date="2021-05-17T11:11:00Z">
                  <w:rPr>
                    <w:sz w:val="12"/>
                    <w:szCs w:val="16"/>
                  </w:rPr>
                </w:rPrChange>
              </w:rPr>
            </w:pPr>
            <w:r w:rsidRPr="00414C19">
              <w:rPr>
                <w:sz w:val="12"/>
                <w:szCs w:val="16"/>
                <w:lang w:val="en-GB"/>
                <w:rPrChange w:id="1747" w:author="Nils Hailer" w:date="2021-05-17T11:11:00Z">
                  <w:rPr>
                    <w:sz w:val="12"/>
                    <w:szCs w:val="16"/>
                  </w:rPr>
                </w:rPrChange>
              </w:rPr>
              <w:t xml:space="preserve">33938 </w:t>
            </w:r>
            <w:proofErr w:type="gramStart"/>
            <w:r w:rsidRPr="00414C19">
              <w:rPr>
                <w:sz w:val="12"/>
                <w:szCs w:val="16"/>
                <w:lang w:val="en-GB"/>
                <w:rPrChange w:id="1748" w:author="Nils Hailer" w:date="2021-05-17T11:11:00Z">
                  <w:rPr>
                    <w:sz w:val="12"/>
                    <w:szCs w:val="16"/>
                  </w:rPr>
                </w:rPrChange>
              </w:rPr>
              <w:t>( 38.2</w:t>
            </w:r>
            <w:proofErr w:type="gramEnd"/>
            <w:r w:rsidRPr="00414C19">
              <w:rPr>
                <w:sz w:val="12"/>
                <w:szCs w:val="16"/>
                <w:lang w:val="en-GB"/>
                <w:rPrChange w:id="1749" w:author="Nils Hailer" w:date="2021-05-17T11:11:00Z">
                  <w:rPr>
                    <w:sz w:val="12"/>
                    <w:szCs w:val="16"/>
                  </w:rPr>
                </w:rPrChange>
              </w:rPr>
              <w:t>)</w:t>
            </w:r>
          </w:p>
        </w:tc>
        <w:tc>
          <w:tcPr>
            <w:tcW w:w="0" w:type="auto"/>
          </w:tcPr>
          <w:p w14:paraId="42282E01" w14:textId="77777777" w:rsidR="00DE1FF7" w:rsidRPr="00414C19" w:rsidRDefault="00DE1FF7">
            <w:pPr>
              <w:rPr>
                <w:sz w:val="12"/>
                <w:szCs w:val="16"/>
                <w:lang w:val="en-GB"/>
                <w:rPrChange w:id="1750" w:author="Nils Hailer" w:date="2021-05-17T11:11:00Z">
                  <w:rPr>
                    <w:sz w:val="12"/>
                    <w:szCs w:val="16"/>
                  </w:rPr>
                </w:rPrChange>
              </w:rPr>
            </w:pPr>
          </w:p>
        </w:tc>
        <w:tc>
          <w:tcPr>
            <w:tcW w:w="0" w:type="auto"/>
          </w:tcPr>
          <w:p w14:paraId="1A79AC77" w14:textId="77777777" w:rsidR="00DE1FF7" w:rsidRPr="00414C19" w:rsidRDefault="00DE1FF7">
            <w:pPr>
              <w:rPr>
                <w:sz w:val="12"/>
                <w:szCs w:val="16"/>
                <w:lang w:val="en-GB"/>
                <w:rPrChange w:id="1751" w:author="Nils Hailer" w:date="2021-05-17T11:11:00Z">
                  <w:rPr>
                    <w:sz w:val="12"/>
                    <w:szCs w:val="16"/>
                  </w:rPr>
                </w:rPrChange>
              </w:rPr>
            </w:pPr>
          </w:p>
        </w:tc>
        <w:tc>
          <w:tcPr>
            <w:tcW w:w="0" w:type="auto"/>
          </w:tcPr>
          <w:p w14:paraId="48DA0B60" w14:textId="77777777" w:rsidR="00DE1FF7" w:rsidRPr="00414C19" w:rsidRDefault="00DE1FF7">
            <w:pPr>
              <w:rPr>
                <w:sz w:val="12"/>
                <w:szCs w:val="16"/>
                <w:lang w:val="en-GB"/>
                <w:rPrChange w:id="1752" w:author="Nils Hailer" w:date="2021-05-17T11:11:00Z">
                  <w:rPr>
                    <w:sz w:val="12"/>
                    <w:szCs w:val="16"/>
                  </w:rPr>
                </w:rPrChange>
              </w:rPr>
            </w:pPr>
          </w:p>
        </w:tc>
      </w:tr>
      <w:tr w:rsidR="00DE1FF7" w:rsidRPr="00414C19" w14:paraId="043EBD5D" w14:textId="77777777" w:rsidTr="00E76AA7">
        <w:tc>
          <w:tcPr>
            <w:tcW w:w="743" w:type="pct"/>
          </w:tcPr>
          <w:p w14:paraId="6101B041" w14:textId="77777777" w:rsidR="00DE1FF7" w:rsidRPr="00414C19" w:rsidRDefault="00DE1FF7">
            <w:pPr>
              <w:rPr>
                <w:sz w:val="12"/>
                <w:szCs w:val="16"/>
                <w:lang w:val="en-GB"/>
                <w:rPrChange w:id="1753" w:author="Nils Hailer" w:date="2021-05-17T11:11:00Z">
                  <w:rPr>
                    <w:sz w:val="12"/>
                    <w:szCs w:val="16"/>
                  </w:rPr>
                </w:rPrChange>
              </w:rPr>
            </w:pPr>
          </w:p>
        </w:tc>
        <w:tc>
          <w:tcPr>
            <w:tcW w:w="1152" w:type="pct"/>
          </w:tcPr>
          <w:p w14:paraId="18D39D56" w14:textId="77777777" w:rsidR="00DE1FF7" w:rsidRPr="00414C19" w:rsidRDefault="00F5325D">
            <w:pPr>
              <w:pStyle w:val="Compact"/>
              <w:rPr>
                <w:sz w:val="12"/>
                <w:szCs w:val="16"/>
                <w:lang w:val="en-GB"/>
                <w:rPrChange w:id="1754" w:author="Nils Hailer" w:date="2021-05-17T11:11:00Z">
                  <w:rPr>
                    <w:sz w:val="12"/>
                    <w:szCs w:val="16"/>
                  </w:rPr>
                </w:rPrChange>
              </w:rPr>
            </w:pPr>
            <w:r w:rsidRPr="00414C19">
              <w:rPr>
                <w:sz w:val="12"/>
                <w:szCs w:val="16"/>
                <w:lang w:val="en-GB"/>
                <w:rPrChange w:id="1755" w:author="Nils Hailer" w:date="2021-05-17T11:11:00Z">
                  <w:rPr>
                    <w:sz w:val="12"/>
                    <w:szCs w:val="16"/>
                  </w:rPr>
                </w:rPrChange>
              </w:rPr>
              <w:t>county</w:t>
            </w:r>
          </w:p>
        </w:tc>
        <w:tc>
          <w:tcPr>
            <w:tcW w:w="0" w:type="auto"/>
          </w:tcPr>
          <w:p w14:paraId="0947990E" w14:textId="77777777" w:rsidR="00DE1FF7" w:rsidRPr="00414C19" w:rsidRDefault="00F5325D">
            <w:pPr>
              <w:pStyle w:val="Compact"/>
              <w:rPr>
                <w:sz w:val="12"/>
                <w:szCs w:val="16"/>
                <w:lang w:val="en-GB"/>
                <w:rPrChange w:id="1756" w:author="Nils Hailer" w:date="2021-05-17T11:11:00Z">
                  <w:rPr>
                    <w:sz w:val="12"/>
                    <w:szCs w:val="16"/>
                  </w:rPr>
                </w:rPrChange>
              </w:rPr>
            </w:pPr>
            <w:r w:rsidRPr="00414C19">
              <w:rPr>
                <w:sz w:val="12"/>
                <w:szCs w:val="16"/>
                <w:lang w:val="en-GB"/>
                <w:rPrChange w:id="1757" w:author="Nils Hailer" w:date="2021-05-17T11:11:00Z">
                  <w:rPr>
                    <w:sz w:val="12"/>
                    <w:szCs w:val="16"/>
                  </w:rPr>
                </w:rPrChange>
              </w:rPr>
              <w:t xml:space="preserve">851 </w:t>
            </w:r>
            <w:proofErr w:type="gramStart"/>
            <w:r w:rsidRPr="00414C19">
              <w:rPr>
                <w:sz w:val="12"/>
                <w:szCs w:val="16"/>
                <w:lang w:val="en-GB"/>
                <w:rPrChange w:id="1758" w:author="Nils Hailer" w:date="2021-05-17T11:11:00Z">
                  <w:rPr>
                    <w:sz w:val="12"/>
                    <w:szCs w:val="16"/>
                  </w:rPr>
                </w:rPrChange>
              </w:rPr>
              <w:t>( 39.2</w:t>
            </w:r>
            <w:proofErr w:type="gramEnd"/>
            <w:r w:rsidRPr="00414C19">
              <w:rPr>
                <w:sz w:val="12"/>
                <w:szCs w:val="16"/>
                <w:lang w:val="en-GB"/>
                <w:rPrChange w:id="1759" w:author="Nils Hailer" w:date="2021-05-17T11:11:00Z">
                  <w:rPr>
                    <w:sz w:val="12"/>
                    <w:szCs w:val="16"/>
                  </w:rPr>
                </w:rPrChange>
              </w:rPr>
              <w:t>)</w:t>
            </w:r>
          </w:p>
        </w:tc>
        <w:tc>
          <w:tcPr>
            <w:tcW w:w="0" w:type="auto"/>
          </w:tcPr>
          <w:p w14:paraId="1AC75307" w14:textId="77777777" w:rsidR="00DE1FF7" w:rsidRPr="00414C19" w:rsidRDefault="00F5325D">
            <w:pPr>
              <w:pStyle w:val="Compact"/>
              <w:rPr>
                <w:sz w:val="12"/>
                <w:szCs w:val="16"/>
                <w:lang w:val="en-GB"/>
                <w:rPrChange w:id="1760" w:author="Nils Hailer" w:date="2021-05-17T11:11:00Z">
                  <w:rPr>
                    <w:sz w:val="12"/>
                    <w:szCs w:val="16"/>
                  </w:rPr>
                </w:rPrChange>
              </w:rPr>
            </w:pPr>
            <w:r w:rsidRPr="00414C19">
              <w:rPr>
                <w:sz w:val="12"/>
                <w:szCs w:val="16"/>
                <w:lang w:val="en-GB"/>
                <w:rPrChange w:id="1761" w:author="Nils Hailer" w:date="2021-05-17T11:11:00Z">
                  <w:rPr>
                    <w:sz w:val="12"/>
                    <w:szCs w:val="16"/>
                  </w:rPr>
                </w:rPrChange>
              </w:rPr>
              <w:t xml:space="preserve">28369 </w:t>
            </w:r>
            <w:proofErr w:type="gramStart"/>
            <w:r w:rsidRPr="00414C19">
              <w:rPr>
                <w:sz w:val="12"/>
                <w:szCs w:val="16"/>
                <w:lang w:val="en-GB"/>
                <w:rPrChange w:id="1762" w:author="Nils Hailer" w:date="2021-05-17T11:11:00Z">
                  <w:rPr>
                    <w:sz w:val="12"/>
                    <w:szCs w:val="16"/>
                  </w:rPr>
                </w:rPrChange>
              </w:rPr>
              <w:t>( 32.7</w:t>
            </w:r>
            <w:proofErr w:type="gramEnd"/>
            <w:r w:rsidRPr="00414C19">
              <w:rPr>
                <w:sz w:val="12"/>
                <w:szCs w:val="16"/>
                <w:lang w:val="en-GB"/>
                <w:rPrChange w:id="1763" w:author="Nils Hailer" w:date="2021-05-17T11:11:00Z">
                  <w:rPr>
                    <w:sz w:val="12"/>
                    <w:szCs w:val="16"/>
                  </w:rPr>
                </w:rPrChange>
              </w:rPr>
              <w:t>)</w:t>
            </w:r>
          </w:p>
        </w:tc>
        <w:tc>
          <w:tcPr>
            <w:tcW w:w="0" w:type="auto"/>
          </w:tcPr>
          <w:p w14:paraId="6BC8FC12" w14:textId="77777777" w:rsidR="00DE1FF7" w:rsidRPr="00414C19" w:rsidRDefault="00F5325D">
            <w:pPr>
              <w:pStyle w:val="Compact"/>
              <w:rPr>
                <w:sz w:val="12"/>
                <w:szCs w:val="16"/>
                <w:lang w:val="en-GB"/>
                <w:rPrChange w:id="1764" w:author="Nils Hailer" w:date="2021-05-17T11:11:00Z">
                  <w:rPr>
                    <w:sz w:val="12"/>
                    <w:szCs w:val="16"/>
                  </w:rPr>
                </w:rPrChange>
              </w:rPr>
            </w:pPr>
            <w:r w:rsidRPr="00414C19">
              <w:rPr>
                <w:sz w:val="12"/>
                <w:szCs w:val="16"/>
                <w:lang w:val="en-GB"/>
                <w:rPrChange w:id="1765" w:author="Nils Hailer" w:date="2021-05-17T11:11:00Z">
                  <w:rPr>
                    <w:sz w:val="12"/>
                    <w:szCs w:val="16"/>
                  </w:rPr>
                </w:rPrChange>
              </w:rPr>
              <w:t xml:space="preserve">29220 </w:t>
            </w:r>
            <w:proofErr w:type="gramStart"/>
            <w:r w:rsidRPr="00414C19">
              <w:rPr>
                <w:sz w:val="12"/>
                <w:szCs w:val="16"/>
                <w:lang w:val="en-GB"/>
                <w:rPrChange w:id="1766" w:author="Nils Hailer" w:date="2021-05-17T11:11:00Z">
                  <w:rPr>
                    <w:sz w:val="12"/>
                    <w:szCs w:val="16"/>
                  </w:rPr>
                </w:rPrChange>
              </w:rPr>
              <w:t>( 32.9</w:t>
            </w:r>
            <w:proofErr w:type="gramEnd"/>
            <w:r w:rsidRPr="00414C19">
              <w:rPr>
                <w:sz w:val="12"/>
                <w:szCs w:val="16"/>
                <w:lang w:val="en-GB"/>
                <w:rPrChange w:id="1767" w:author="Nils Hailer" w:date="2021-05-17T11:11:00Z">
                  <w:rPr>
                    <w:sz w:val="12"/>
                    <w:szCs w:val="16"/>
                  </w:rPr>
                </w:rPrChange>
              </w:rPr>
              <w:t>)</w:t>
            </w:r>
          </w:p>
        </w:tc>
        <w:tc>
          <w:tcPr>
            <w:tcW w:w="0" w:type="auto"/>
          </w:tcPr>
          <w:p w14:paraId="187B3827" w14:textId="77777777" w:rsidR="00DE1FF7" w:rsidRPr="00414C19" w:rsidRDefault="00DE1FF7">
            <w:pPr>
              <w:rPr>
                <w:sz w:val="12"/>
                <w:szCs w:val="16"/>
                <w:lang w:val="en-GB"/>
                <w:rPrChange w:id="1768" w:author="Nils Hailer" w:date="2021-05-17T11:11:00Z">
                  <w:rPr>
                    <w:sz w:val="12"/>
                    <w:szCs w:val="16"/>
                  </w:rPr>
                </w:rPrChange>
              </w:rPr>
            </w:pPr>
          </w:p>
        </w:tc>
        <w:tc>
          <w:tcPr>
            <w:tcW w:w="0" w:type="auto"/>
          </w:tcPr>
          <w:p w14:paraId="4A25DC27" w14:textId="77777777" w:rsidR="00DE1FF7" w:rsidRPr="00414C19" w:rsidRDefault="00DE1FF7">
            <w:pPr>
              <w:rPr>
                <w:sz w:val="12"/>
                <w:szCs w:val="16"/>
                <w:lang w:val="en-GB"/>
                <w:rPrChange w:id="1769" w:author="Nils Hailer" w:date="2021-05-17T11:11:00Z">
                  <w:rPr>
                    <w:sz w:val="12"/>
                    <w:szCs w:val="16"/>
                  </w:rPr>
                </w:rPrChange>
              </w:rPr>
            </w:pPr>
          </w:p>
        </w:tc>
        <w:tc>
          <w:tcPr>
            <w:tcW w:w="0" w:type="auto"/>
          </w:tcPr>
          <w:p w14:paraId="297B8F8C" w14:textId="77777777" w:rsidR="00DE1FF7" w:rsidRPr="00414C19" w:rsidRDefault="00DE1FF7">
            <w:pPr>
              <w:rPr>
                <w:sz w:val="12"/>
                <w:szCs w:val="16"/>
                <w:lang w:val="en-GB"/>
                <w:rPrChange w:id="1770" w:author="Nils Hailer" w:date="2021-05-17T11:11:00Z">
                  <w:rPr>
                    <w:sz w:val="12"/>
                    <w:szCs w:val="16"/>
                  </w:rPr>
                </w:rPrChange>
              </w:rPr>
            </w:pPr>
          </w:p>
        </w:tc>
      </w:tr>
      <w:tr w:rsidR="00DE1FF7" w:rsidRPr="00414C19" w14:paraId="63E1A5A0" w14:textId="77777777" w:rsidTr="00E76AA7">
        <w:tc>
          <w:tcPr>
            <w:tcW w:w="743" w:type="pct"/>
          </w:tcPr>
          <w:p w14:paraId="75F3418B" w14:textId="77777777" w:rsidR="00DE1FF7" w:rsidRPr="00414C19" w:rsidRDefault="00DE1FF7">
            <w:pPr>
              <w:rPr>
                <w:sz w:val="12"/>
                <w:szCs w:val="16"/>
                <w:lang w:val="en-GB"/>
                <w:rPrChange w:id="1771" w:author="Nils Hailer" w:date="2021-05-17T11:11:00Z">
                  <w:rPr>
                    <w:sz w:val="12"/>
                    <w:szCs w:val="16"/>
                  </w:rPr>
                </w:rPrChange>
              </w:rPr>
            </w:pPr>
          </w:p>
        </w:tc>
        <w:tc>
          <w:tcPr>
            <w:tcW w:w="1152" w:type="pct"/>
          </w:tcPr>
          <w:p w14:paraId="10266A82" w14:textId="77777777" w:rsidR="00DE1FF7" w:rsidRPr="00414C19" w:rsidRDefault="00F5325D">
            <w:pPr>
              <w:pStyle w:val="Compact"/>
              <w:rPr>
                <w:sz w:val="12"/>
                <w:szCs w:val="16"/>
                <w:lang w:val="en-GB"/>
                <w:rPrChange w:id="1772" w:author="Nils Hailer" w:date="2021-05-17T11:11:00Z">
                  <w:rPr>
                    <w:sz w:val="12"/>
                    <w:szCs w:val="16"/>
                  </w:rPr>
                </w:rPrChange>
              </w:rPr>
            </w:pPr>
            <w:r w:rsidRPr="00414C19">
              <w:rPr>
                <w:sz w:val="12"/>
                <w:szCs w:val="16"/>
                <w:lang w:val="en-GB"/>
                <w:rPrChange w:id="1773" w:author="Nils Hailer" w:date="2021-05-17T11:11:00Z">
                  <w:rPr>
                    <w:sz w:val="12"/>
                    <w:szCs w:val="16"/>
                  </w:rPr>
                </w:rPrChange>
              </w:rPr>
              <w:t>rural</w:t>
            </w:r>
          </w:p>
        </w:tc>
        <w:tc>
          <w:tcPr>
            <w:tcW w:w="0" w:type="auto"/>
          </w:tcPr>
          <w:p w14:paraId="2CD0BE31" w14:textId="77777777" w:rsidR="00DE1FF7" w:rsidRPr="00414C19" w:rsidRDefault="00F5325D">
            <w:pPr>
              <w:pStyle w:val="Compact"/>
              <w:rPr>
                <w:sz w:val="12"/>
                <w:szCs w:val="16"/>
                <w:lang w:val="en-GB"/>
                <w:rPrChange w:id="1774" w:author="Nils Hailer" w:date="2021-05-17T11:11:00Z">
                  <w:rPr>
                    <w:sz w:val="12"/>
                    <w:szCs w:val="16"/>
                  </w:rPr>
                </w:rPrChange>
              </w:rPr>
            </w:pPr>
            <w:r w:rsidRPr="00414C19">
              <w:rPr>
                <w:sz w:val="12"/>
                <w:szCs w:val="16"/>
                <w:lang w:val="en-GB"/>
                <w:rPrChange w:id="1775" w:author="Nils Hailer" w:date="2021-05-17T11:11:00Z">
                  <w:rPr>
                    <w:sz w:val="12"/>
                    <w:szCs w:val="16"/>
                  </w:rPr>
                </w:rPrChange>
              </w:rPr>
              <w:t xml:space="preserve">319 </w:t>
            </w:r>
            <w:proofErr w:type="gramStart"/>
            <w:r w:rsidRPr="00414C19">
              <w:rPr>
                <w:sz w:val="12"/>
                <w:szCs w:val="16"/>
                <w:lang w:val="en-GB"/>
                <w:rPrChange w:id="1776" w:author="Nils Hailer" w:date="2021-05-17T11:11:00Z">
                  <w:rPr>
                    <w:sz w:val="12"/>
                    <w:szCs w:val="16"/>
                  </w:rPr>
                </w:rPrChange>
              </w:rPr>
              <w:t>( 14.7</w:t>
            </w:r>
            <w:proofErr w:type="gramEnd"/>
            <w:r w:rsidRPr="00414C19">
              <w:rPr>
                <w:sz w:val="12"/>
                <w:szCs w:val="16"/>
                <w:lang w:val="en-GB"/>
                <w:rPrChange w:id="1777" w:author="Nils Hailer" w:date="2021-05-17T11:11:00Z">
                  <w:rPr>
                    <w:sz w:val="12"/>
                    <w:szCs w:val="16"/>
                  </w:rPr>
                </w:rPrChange>
              </w:rPr>
              <w:t>)</w:t>
            </w:r>
          </w:p>
        </w:tc>
        <w:tc>
          <w:tcPr>
            <w:tcW w:w="0" w:type="auto"/>
          </w:tcPr>
          <w:p w14:paraId="5F1D23C8" w14:textId="77777777" w:rsidR="00DE1FF7" w:rsidRPr="00414C19" w:rsidRDefault="00F5325D">
            <w:pPr>
              <w:pStyle w:val="Compact"/>
              <w:rPr>
                <w:sz w:val="12"/>
                <w:szCs w:val="16"/>
                <w:lang w:val="en-GB"/>
                <w:rPrChange w:id="1778" w:author="Nils Hailer" w:date="2021-05-17T11:11:00Z">
                  <w:rPr>
                    <w:sz w:val="12"/>
                    <w:szCs w:val="16"/>
                  </w:rPr>
                </w:rPrChange>
              </w:rPr>
            </w:pPr>
            <w:r w:rsidRPr="00414C19">
              <w:rPr>
                <w:sz w:val="12"/>
                <w:szCs w:val="16"/>
                <w:lang w:val="en-GB"/>
                <w:rPrChange w:id="1779" w:author="Nils Hailer" w:date="2021-05-17T11:11:00Z">
                  <w:rPr>
                    <w:sz w:val="12"/>
                    <w:szCs w:val="16"/>
                  </w:rPr>
                </w:rPrChange>
              </w:rPr>
              <w:t xml:space="preserve">17406 </w:t>
            </w:r>
            <w:proofErr w:type="gramStart"/>
            <w:r w:rsidRPr="00414C19">
              <w:rPr>
                <w:sz w:val="12"/>
                <w:szCs w:val="16"/>
                <w:lang w:val="en-GB"/>
                <w:rPrChange w:id="1780" w:author="Nils Hailer" w:date="2021-05-17T11:11:00Z">
                  <w:rPr>
                    <w:sz w:val="12"/>
                    <w:szCs w:val="16"/>
                  </w:rPr>
                </w:rPrChange>
              </w:rPr>
              <w:t>( 20.1</w:t>
            </w:r>
            <w:proofErr w:type="gramEnd"/>
            <w:r w:rsidRPr="00414C19">
              <w:rPr>
                <w:sz w:val="12"/>
                <w:szCs w:val="16"/>
                <w:lang w:val="en-GB"/>
                <w:rPrChange w:id="1781" w:author="Nils Hailer" w:date="2021-05-17T11:11:00Z">
                  <w:rPr>
                    <w:sz w:val="12"/>
                    <w:szCs w:val="16"/>
                  </w:rPr>
                </w:rPrChange>
              </w:rPr>
              <w:t>)</w:t>
            </w:r>
          </w:p>
        </w:tc>
        <w:tc>
          <w:tcPr>
            <w:tcW w:w="0" w:type="auto"/>
          </w:tcPr>
          <w:p w14:paraId="7BF2A285" w14:textId="77777777" w:rsidR="00DE1FF7" w:rsidRPr="00414C19" w:rsidRDefault="00F5325D">
            <w:pPr>
              <w:pStyle w:val="Compact"/>
              <w:rPr>
                <w:sz w:val="12"/>
                <w:szCs w:val="16"/>
                <w:lang w:val="en-GB"/>
                <w:rPrChange w:id="1782" w:author="Nils Hailer" w:date="2021-05-17T11:11:00Z">
                  <w:rPr>
                    <w:sz w:val="12"/>
                    <w:szCs w:val="16"/>
                  </w:rPr>
                </w:rPrChange>
              </w:rPr>
            </w:pPr>
            <w:r w:rsidRPr="00414C19">
              <w:rPr>
                <w:sz w:val="12"/>
                <w:szCs w:val="16"/>
                <w:lang w:val="en-GB"/>
                <w:rPrChange w:id="1783" w:author="Nils Hailer" w:date="2021-05-17T11:11:00Z">
                  <w:rPr>
                    <w:sz w:val="12"/>
                    <w:szCs w:val="16"/>
                  </w:rPr>
                </w:rPrChange>
              </w:rPr>
              <w:t xml:space="preserve">17725 </w:t>
            </w:r>
            <w:proofErr w:type="gramStart"/>
            <w:r w:rsidRPr="00414C19">
              <w:rPr>
                <w:sz w:val="12"/>
                <w:szCs w:val="16"/>
                <w:lang w:val="en-GB"/>
                <w:rPrChange w:id="1784" w:author="Nils Hailer" w:date="2021-05-17T11:11:00Z">
                  <w:rPr>
                    <w:sz w:val="12"/>
                    <w:szCs w:val="16"/>
                  </w:rPr>
                </w:rPrChange>
              </w:rPr>
              <w:t>( 20.0</w:t>
            </w:r>
            <w:proofErr w:type="gramEnd"/>
            <w:r w:rsidRPr="00414C19">
              <w:rPr>
                <w:sz w:val="12"/>
                <w:szCs w:val="16"/>
                <w:lang w:val="en-GB"/>
                <w:rPrChange w:id="1785" w:author="Nils Hailer" w:date="2021-05-17T11:11:00Z">
                  <w:rPr>
                    <w:sz w:val="12"/>
                    <w:szCs w:val="16"/>
                  </w:rPr>
                </w:rPrChange>
              </w:rPr>
              <w:t>)</w:t>
            </w:r>
          </w:p>
        </w:tc>
        <w:tc>
          <w:tcPr>
            <w:tcW w:w="0" w:type="auto"/>
          </w:tcPr>
          <w:p w14:paraId="2651B39E" w14:textId="77777777" w:rsidR="00DE1FF7" w:rsidRPr="00414C19" w:rsidRDefault="00DE1FF7">
            <w:pPr>
              <w:rPr>
                <w:sz w:val="12"/>
                <w:szCs w:val="16"/>
                <w:lang w:val="en-GB"/>
                <w:rPrChange w:id="1786" w:author="Nils Hailer" w:date="2021-05-17T11:11:00Z">
                  <w:rPr>
                    <w:sz w:val="12"/>
                    <w:szCs w:val="16"/>
                  </w:rPr>
                </w:rPrChange>
              </w:rPr>
            </w:pPr>
          </w:p>
        </w:tc>
        <w:tc>
          <w:tcPr>
            <w:tcW w:w="0" w:type="auto"/>
          </w:tcPr>
          <w:p w14:paraId="27646C12" w14:textId="77777777" w:rsidR="00DE1FF7" w:rsidRPr="00414C19" w:rsidRDefault="00DE1FF7">
            <w:pPr>
              <w:rPr>
                <w:sz w:val="12"/>
                <w:szCs w:val="16"/>
                <w:lang w:val="en-GB"/>
                <w:rPrChange w:id="1787" w:author="Nils Hailer" w:date="2021-05-17T11:11:00Z">
                  <w:rPr>
                    <w:sz w:val="12"/>
                    <w:szCs w:val="16"/>
                  </w:rPr>
                </w:rPrChange>
              </w:rPr>
            </w:pPr>
          </w:p>
        </w:tc>
        <w:tc>
          <w:tcPr>
            <w:tcW w:w="0" w:type="auto"/>
          </w:tcPr>
          <w:p w14:paraId="5292C6CE" w14:textId="77777777" w:rsidR="00DE1FF7" w:rsidRPr="00414C19" w:rsidRDefault="00DE1FF7">
            <w:pPr>
              <w:rPr>
                <w:sz w:val="12"/>
                <w:szCs w:val="16"/>
                <w:lang w:val="en-GB"/>
                <w:rPrChange w:id="1788" w:author="Nils Hailer" w:date="2021-05-17T11:11:00Z">
                  <w:rPr>
                    <w:sz w:val="12"/>
                    <w:szCs w:val="16"/>
                  </w:rPr>
                </w:rPrChange>
              </w:rPr>
            </w:pPr>
          </w:p>
        </w:tc>
      </w:tr>
      <w:tr w:rsidR="00DE1FF7" w:rsidRPr="00414C19" w14:paraId="2873003C" w14:textId="77777777" w:rsidTr="00E76AA7">
        <w:tc>
          <w:tcPr>
            <w:tcW w:w="743" w:type="pct"/>
          </w:tcPr>
          <w:p w14:paraId="629BCE54" w14:textId="77777777" w:rsidR="00DE1FF7" w:rsidRPr="00414C19" w:rsidRDefault="00DE1FF7">
            <w:pPr>
              <w:rPr>
                <w:sz w:val="12"/>
                <w:szCs w:val="16"/>
                <w:lang w:val="en-GB"/>
                <w:rPrChange w:id="1789" w:author="Nils Hailer" w:date="2021-05-17T11:11:00Z">
                  <w:rPr>
                    <w:sz w:val="12"/>
                    <w:szCs w:val="16"/>
                  </w:rPr>
                </w:rPrChange>
              </w:rPr>
            </w:pPr>
          </w:p>
        </w:tc>
        <w:tc>
          <w:tcPr>
            <w:tcW w:w="1152" w:type="pct"/>
          </w:tcPr>
          <w:p w14:paraId="0E47593D" w14:textId="77777777" w:rsidR="00DE1FF7" w:rsidRPr="00414C19" w:rsidRDefault="00F5325D">
            <w:pPr>
              <w:pStyle w:val="Compact"/>
              <w:rPr>
                <w:sz w:val="12"/>
                <w:szCs w:val="16"/>
                <w:lang w:val="en-GB"/>
                <w:rPrChange w:id="1790" w:author="Nils Hailer" w:date="2021-05-17T11:11:00Z">
                  <w:rPr>
                    <w:sz w:val="12"/>
                    <w:szCs w:val="16"/>
                  </w:rPr>
                </w:rPrChange>
              </w:rPr>
            </w:pPr>
            <w:r w:rsidRPr="00414C19">
              <w:rPr>
                <w:sz w:val="12"/>
                <w:szCs w:val="16"/>
                <w:lang w:val="en-GB"/>
                <w:rPrChange w:id="1791" w:author="Nils Hailer" w:date="2021-05-17T11:11:00Z">
                  <w:rPr>
                    <w:sz w:val="12"/>
                    <w:szCs w:val="16"/>
                  </w:rPr>
                </w:rPrChange>
              </w:rPr>
              <w:t>private</w:t>
            </w:r>
          </w:p>
        </w:tc>
        <w:tc>
          <w:tcPr>
            <w:tcW w:w="0" w:type="auto"/>
          </w:tcPr>
          <w:p w14:paraId="62374223" w14:textId="77777777" w:rsidR="00DE1FF7" w:rsidRPr="00414C19" w:rsidRDefault="00F5325D">
            <w:pPr>
              <w:pStyle w:val="Compact"/>
              <w:rPr>
                <w:sz w:val="12"/>
                <w:szCs w:val="16"/>
                <w:lang w:val="en-GB"/>
                <w:rPrChange w:id="1792" w:author="Nils Hailer" w:date="2021-05-17T11:11:00Z">
                  <w:rPr>
                    <w:sz w:val="12"/>
                    <w:szCs w:val="16"/>
                  </w:rPr>
                </w:rPrChange>
              </w:rPr>
            </w:pPr>
            <w:r w:rsidRPr="00414C19">
              <w:rPr>
                <w:sz w:val="12"/>
                <w:szCs w:val="16"/>
                <w:lang w:val="en-GB"/>
                <w:rPrChange w:id="1793" w:author="Nils Hailer" w:date="2021-05-17T11:11:00Z">
                  <w:rPr>
                    <w:sz w:val="12"/>
                    <w:szCs w:val="16"/>
                  </w:rPr>
                </w:rPrChange>
              </w:rPr>
              <w:t xml:space="preserve">227 </w:t>
            </w:r>
            <w:proofErr w:type="gramStart"/>
            <w:r w:rsidRPr="00414C19">
              <w:rPr>
                <w:sz w:val="12"/>
                <w:szCs w:val="16"/>
                <w:lang w:val="en-GB"/>
                <w:rPrChange w:id="1794" w:author="Nils Hailer" w:date="2021-05-17T11:11:00Z">
                  <w:rPr>
                    <w:sz w:val="12"/>
                    <w:szCs w:val="16"/>
                  </w:rPr>
                </w:rPrChange>
              </w:rPr>
              <w:t>( 10.4</w:t>
            </w:r>
            <w:proofErr w:type="gramEnd"/>
            <w:r w:rsidRPr="00414C19">
              <w:rPr>
                <w:sz w:val="12"/>
                <w:szCs w:val="16"/>
                <w:lang w:val="en-GB"/>
                <w:rPrChange w:id="1795" w:author="Nils Hailer" w:date="2021-05-17T11:11:00Z">
                  <w:rPr>
                    <w:sz w:val="12"/>
                    <w:szCs w:val="16"/>
                  </w:rPr>
                </w:rPrChange>
              </w:rPr>
              <w:t>)</w:t>
            </w:r>
          </w:p>
        </w:tc>
        <w:tc>
          <w:tcPr>
            <w:tcW w:w="0" w:type="auto"/>
          </w:tcPr>
          <w:p w14:paraId="7CF135C4" w14:textId="77777777" w:rsidR="00DE1FF7" w:rsidRPr="00414C19" w:rsidRDefault="00F5325D">
            <w:pPr>
              <w:pStyle w:val="Compact"/>
              <w:rPr>
                <w:sz w:val="12"/>
                <w:szCs w:val="16"/>
                <w:lang w:val="en-GB"/>
                <w:rPrChange w:id="1796" w:author="Nils Hailer" w:date="2021-05-17T11:11:00Z">
                  <w:rPr>
                    <w:sz w:val="12"/>
                    <w:szCs w:val="16"/>
                  </w:rPr>
                </w:rPrChange>
              </w:rPr>
            </w:pPr>
            <w:r w:rsidRPr="00414C19">
              <w:rPr>
                <w:sz w:val="12"/>
                <w:szCs w:val="16"/>
                <w:lang w:val="en-GB"/>
                <w:rPrChange w:id="1797" w:author="Nils Hailer" w:date="2021-05-17T11:11:00Z">
                  <w:rPr>
                    <w:sz w:val="12"/>
                    <w:szCs w:val="16"/>
                  </w:rPr>
                </w:rPrChange>
              </w:rPr>
              <w:t xml:space="preserve">7720 </w:t>
            </w:r>
            <w:proofErr w:type="gramStart"/>
            <w:r w:rsidRPr="00414C19">
              <w:rPr>
                <w:sz w:val="12"/>
                <w:szCs w:val="16"/>
                <w:lang w:val="en-GB"/>
                <w:rPrChange w:id="1798" w:author="Nils Hailer" w:date="2021-05-17T11:11:00Z">
                  <w:rPr>
                    <w:sz w:val="12"/>
                    <w:szCs w:val="16"/>
                  </w:rPr>
                </w:rPrChange>
              </w:rPr>
              <w:t>( 8.9</w:t>
            </w:r>
            <w:proofErr w:type="gramEnd"/>
            <w:r w:rsidRPr="00414C19">
              <w:rPr>
                <w:sz w:val="12"/>
                <w:szCs w:val="16"/>
                <w:lang w:val="en-GB"/>
                <w:rPrChange w:id="1799" w:author="Nils Hailer" w:date="2021-05-17T11:11:00Z">
                  <w:rPr>
                    <w:sz w:val="12"/>
                    <w:szCs w:val="16"/>
                  </w:rPr>
                </w:rPrChange>
              </w:rPr>
              <w:t>)</w:t>
            </w:r>
          </w:p>
        </w:tc>
        <w:tc>
          <w:tcPr>
            <w:tcW w:w="0" w:type="auto"/>
          </w:tcPr>
          <w:p w14:paraId="4CA8A679" w14:textId="77777777" w:rsidR="00DE1FF7" w:rsidRPr="00414C19" w:rsidRDefault="00F5325D">
            <w:pPr>
              <w:pStyle w:val="Compact"/>
              <w:rPr>
                <w:sz w:val="12"/>
                <w:szCs w:val="16"/>
                <w:lang w:val="en-GB"/>
                <w:rPrChange w:id="1800" w:author="Nils Hailer" w:date="2021-05-17T11:11:00Z">
                  <w:rPr>
                    <w:sz w:val="12"/>
                    <w:szCs w:val="16"/>
                  </w:rPr>
                </w:rPrChange>
              </w:rPr>
            </w:pPr>
            <w:r w:rsidRPr="00414C19">
              <w:rPr>
                <w:sz w:val="12"/>
                <w:szCs w:val="16"/>
                <w:lang w:val="en-GB"/>
                <w:rPrChange w:id="1801" w:author="Nils Hailer" w:date="2021-05-17T11:11:00Z">
                  <w:rPr>
                    <w:sz w:val="12"/>
                    <w:szCs w:val="16"/>
                  </w:rPr>
                </w:rPrChange>
              </w:rPr>
              <w:t xml:space="preserve">7947 </w:t>
            </w:r>
            <w:proofErr w:type="gramStart"/>
            <w:r w:rsidRPr="00414C19">
              <w:rPr>
                <w:sz w:val="12"/>
                <w:szCs w:val="16"/>
                <w:lang w:val="en-GB"/>
                <w:rPrChange w:id="1802" w:author="Nils Hailer" w:date="2021-05-17T11:11:00Z">
                  <w:rPr>
                    <w:sz w:val="12"/>
                    <w:szCs w:val="16"/>
                  </w:rPr>
                </w:rPrChange>
              </w:rPr>
              <w:t>( 8.9</w:t>
            </w:r>
            <w:proofErr w:type="gramEnd"/>
            <w:r w:rsidRPr="00414C19">
              <w:rPr>
                <w:sz w:val="12"/>
                <w:szCs w:val="16"/>
                <w:lang w:val="en-GB"/>
                <w:rPrChange w:id="1803" w:author="Nils Hailer" w:date="2021-05-17T11:11:00Z">
                  <w:rPr>
                    <w:sz w:val="12"/>
                    <w:szCs w:val="16"/>
                  </w:rPr>
                </w:rPrChange>
              </w:rPr>
              <w:t>)</w:t>
            </w:r>
          </w:p>
        </w:tc>
        <w:tc>
          <w:tcPr>
            <w:tcW w:w="0" w:type="auto"/>
          </w:tcPr>
          <w:p w14:paraId="7D075CF9" w14:textId="77777777" w:rsidR="00DE1FF7" w:rsidRPr="00414C19" w:rsidRDefault="00DE1FF7">
            <w:pPr>
              <w:rPr>
                <w:sz w:val="12"/>
                <w:szCs w:val="16"/>
                <w:lang w:val="en-GB"/>
                <w:rPrChange w:id="1804" w:author="Nils Hailer" w:date="2021-05-17T11:11:00Z">
                  <w:rPr>
                    <w:sz w:val="12"/>
                    <w:szCs w:val="16"/>
                  </w:rPr>
                </w:rPrChange>
              </w:rPr>
            </w:pPr>
          </w:p>
        </w:tc>
        <w:tc>
          <w:tcPr>
            <w:tcW w:w="0" w:type="auto"/>
          </w:tcPr>
          <w:p w14:paraId="1E86C7AD" w14:textId="77777777" w:rsidR="00DE1FF7" w:rsidRPr="00414C19" w:rsidRDefault="00DE1FF7">
            <w:pPr>
              <w:rPr>
                <w:sz w:val="12"/>
                <w:szCs w:val="16"/>
                <w:lang w:val="en-GB"/>
                <w:rPrChange w:id="1805" w:author="Nils Hailer" w:date="2021-05-17T11:11:00Z">
                  <w:rPr>
                    <w:sz w:val="12"/>
                    <w:szCs w:val="16"/>
                  </w:rPr>
                </w:rPrChange>
              </w:rPr>
            </w:pPr>
          </w:p>
        </w:tc>
        <w:tc>
          <w:tcPr>
            <w:tcW w:w="0" w:type="auto"/>
          </w:tcPr>
          <w:p w14:paraId="33A6FE35" w14:textId="77777777" w:rsidR="00DE1FF7" w:rsidRPr="00414C19" w:rsidRDefault="00DE1FF7">
            <w:pPr>
              <w:rPr>
                <w:sz w:val="12"/>
                <w:szCs w:val="16"/>
                <w:lang w:val="en-GB"/>
                <w:rPrChange w:id="1806" w:author="Nils Hailer" w:date="2021-05-17T11:11:00Z">
                  <w:rPr>
                    <w:sz w:val="12"/>
                    <w:szCs w:val="16"/>
                  </w:rPr>
                </w:rPrChange>
              </w:rPr>
            </w:pPr>
          </w:p>
        </w:tc>
      </w:tr>
      <w:tr w:rsidR="00DE1FF7" w:rsidRPr="00414C19" w14:paraId="2250164D" w14:textId="77777777" w:rsidTr="00E76AA7">
        <w:tc>
          <w:tcPr>
            <w:tcW w:w="743" w:type="pct"/>
          </w:tcPr>
          <w:p w14:paraId="5EDCD47D" w14:textId="77777777" w:rsidR="00DE1FF7" w:rsidRPr="00414C19" w:rsidRDefault="00F5325D">
            <w:pPr>
              <w:pStyle w:val="Compact"/>
              <w:rPr>
                <w:sz w:val="12"/>
                <w:szCs w:val="16"/>
                <w:lang w:val="en-GB"/>
                <w:rPrChange w:id="1807" w:author="Nils Hailer" w:date="2021-05-17T11:11:00Z">
                  <w:rPr>
                    <w:sz w:val="12"/>
                    <w:szCs w:val="16"/>
                  </w:rPr>
                </w:rPrChange>
              </w:rPr>
            </w:pPr>
            <w:r w:rsidRPr="00414C19">
              <w:rPr>
                <w:sz w:val="12"/>
                <w:szCs w:val="16"/>
                <w:lang w:val="en-GB"/>
                <w:rPrChange w:id="1808" w:author="Nils Hailer" w:date="2021-05-17T11:11:00Z">
                  <w:rPr>
                    <w:sz w:val="12"/>
                    <w:szCs w:val="16"/>
                  </w:rPr>
                </w:rPrChange>
              </w:rPr>
              <w:t>Education</w:t>
            </w:r>
          </w:p>
        </w:tc>
        <w:tc>
          <w:tcPr>
            <w:tcW w:w="1152" w:type="pct"/>
          </w:tcPr>
          <w:p w14:paraId="58D09F51" w14:textId="77777777" w:rsidR="00DE1FF7" w:rsidRPr="00414C19" w:rsidRDefault="00F5325D">
            <w:pPr>
              <w:pStyle w:val="Compact"/>
              <w:rPr>
                <w:sz w:val="12"/>
                <w:szCs w:val="16"/>
                <w:lang w:val="en-GB"/>
                <w:rPrChange w:id="1809" w:author="Nils Hailer" w:date="2021-05-17T11:11:00Z">
                  <w:rPr>
                    <w:sz w:val="12"/>
                    <w:szCs w:val="16"/>
                  </w:rPr>
                </w:rPrChange>
              </w:rPr>
            </w:pPr>
            <w:r w:rsidRPr="00414C19">
              <w:rPr>
                <w:sz w:val="12"/>
                <w:szCs w:val="16"/>
                <w:lang w:val="en-GB"/>
                <w:rPrChange w:id="1810" w:author="Nils Hailer" w:date="2021-05-17T11:11:00Z">
                  <w:rPr>
                    <w:sz w:val="12"/>
                    <w:szCs w:val="16"/>
                  </w:rPr>
                </w:rPrChange>
              </w:rPr>
              <w:t>low</w:t>
            </w:r>
          </w:p>
        </w:tc>
        <w:tc>
          <w:tcPr>
            <w:tcW w:w="0" w:type="auto"/>
          </w:tcPr>
          <w:p w14:paraId="567CD372" w14:textId="77777777" w:rsidR="00DE1FF7" w:rsidRPr="00414C19" w:rsidRDefault="00F5325D">
            <w:pPr>
              <w:pStyle w:val="Compact"/>
              <w:rPr>
                <w:sz w:val="12"/>
                <w:szCs w:val="16"/>
                <w:lang w:val="en-GB"/>
                <w:rPrChange w:id="1811" w:author="Nils Hailer" w:date="2021-05-17T11:11:00Z">
                  <w:rPr>
                    <w:sz w:val="12"/>
                    <w:szCs w:val="16"/>
                  </w:rPr>
                </w:rPrChange>
              </w:rPr>
            </w:pPr>
            <w:r w:rsidRPr="00414C19">
              <w:rPr>
                <w:sz w:val="12"/>
                <w:szCs w:val="16"/>
                <w:lang w:val="en-GB"/>
                <w:rPrChange w:id="1812" w:author="Nils Hailer" w:date="2021-05-17T11:11:00Z">
                  <w:rPr>
                    <w:sz w:val="12"/>
                    <w:szCs w:val="16"/>
                  </w:rPr>
                </w:rPrChange>
              </w:rPr>
              <w:t xml:space="preserve">453 </w:t>
            </w:r>
            <w:proofErr w:type="gramStart"/>
            <w:r w:rsidRPr="00414C19">
              <w:rPr>
                <w:sz w:val="12"/>
                <w:szCs w:val="16"/>
                <w:lang w:val="en-GB"/>
                <w:rPrChange w:id="1813" w:author="Nils Hailer" w:date="2021-05-17T11:11:00Z">
                  <w:rPr>
                    <w:sz w:val="12"/>
                    <w:szCs w:val="16"/>
                  </w:rPr>
                </w:rPrChange>
              </w:rPr>
              <w:t>( 20.8</w:t>
            </w:r>
            <w:proofErr w:type="gramEnd"/>
            <w:r w:rsidRPr="00414C19">
              <w:rPr>
                <w:sz w:val="12"/>
                <w:szCs w:val="16"/>
                <w:lang w:val="en-GB"/>
                <w:rPrChange w:id="1814" w:author="Nils Hailer" w:date="2021-05-17T11:11:00Z">
                  <w:rPr>
                    <w:sz w:val="12"/>
                    <w:szCs w:val="16"/>
                  </w:rPr>
                </w:rPrChange>
              </w:rPr>
              <w:t>)</w:t>
            </w:r>
          </w:p>
        </w:tc>
        <w:tc>
          <w:tcPr>
            <w:tcW w:w="0" w:type="auto"/>
          </w:tcPr>
          <w:p w14:paraId="0DC8A145" w14:textId="77777777" w:rsidR="00DE1FF7" w:rsidRPr="00414C19" w:rsidRDefault="00F5325D">
            <w:pPr>
              <w:pStyle w:val="Compact"/>
              <w:rPr>
                <w:sz w:val="12"/>
                <w:szCs w:val="16"/>
                <w:lang w:val="en-GB"/>
                <w:rPrChange w:id="1815" w:author="Nils Hailer" w:date="2021-05-17T11:11:00Z">
                  <w:rPr>
                    <w:sz w:val="12"/>
                    <w:szCs w:val="16"/>
                  </w:rPr>
                </w:rPrChange>
              </w:rPr>
            </w:pPr>
            <w:r w:rsidRPr="00414C19">
              <w:rPr>
                <w:sz w:val="12"/>
                <w:szCs w:val="16"/>
                <w:lang w:val="en-GB"/>
                <w:rPrChange w:id="1816" w:author="Nils Hailer" w:date="2021-05-17T11:11:00Z">
                  <w:rPr>
                    <w:sz w:val="12"/>
                    <w:szCs w:val="16"/>
                  </w:rPr>
                </w:rPrChange>
              </w:rPr>
              <w:t xml:space="preserve">22207 </w:t>
            </w:r>
            <w:proofErr w:type="gramStart"/>
            <w:r w:rsidRPr="00414C19">
              <w:rPr>
                <w:sz w:val="12"/>
                <w:szCs w:val="16"/>
                <w:lang w:val="en-GB"/>
                <w:rPrChange w:id="1817" w:author="Nils Hailer" w:date="2021-05-17T11:11:00Z">
                  <w:rPr>
                    <w:sz w:val="12"/>
                    <w:szCs w:val="16"/>
                  </w:rPr>
                </w:rPrChange>
              </w:rPr>
              <w:t>( 25.6</w:t>
            </w:r>
            <w:proofErr w:type="gramEnd"/>
            <w:r w:rsidRPr="00414C19">
              <w:rPr>
                <w:sz w:val="12"/>
                <w:szCs w:val="16"/>
                <w:lang w:val="en-GB"/>
                <w:rPrChange w:id="1818" w:author="Nils Hailer" w:date="2021-05-17T11:11:00Z">
                  <w:rPr>
                    <w:sz w:val="12"/>
                    <w:szCs w:val="16"/>
                  </w:rPr>
                </w:rPrChange>
              </w:rPr>
              <w:t>)</w:t>
            </w:r>
          </w:p>
        </w:tc>
        <w:tc>
          <w:tcPr>
            <w:tcW w:w="0" w:type="auto"/>
          </w:tcPr>
          <w:p w14:paraId="64DF9A46" w14:textId="77777777" w:rsidR="00DE1FF7" w:rsidRPr="00414C19" w:rsidRDefault="00F5325D">
            <w:pPr>
              <w:pStyle w:val="Compact"/>
              <w:rPr>
                <w:sz w:val="12"/>
                <w:szCs w:val="16"/>
                <w:lang w:val="en-GB"/>
                <w:rPrChange w:id="1819" w:author="Nils Hailer" w:date="2021-05-17T11:11:00Z">
                  <w:rPr>
                    <w:sz w:val="12"/>
                    <w:szCs w:val="16"/>
                  </w:rPr>
                </w:rPrChange>
              </w:rPr>
            </w:pPr>
            <w:r w:rsidRPr="00414C19">
              <w:rPr>
                <w:sz w:val="12"/>
                <w:szCs w:val="16"/>
                <w:lang w:val="en-GB"/>
                <w:rPrChange w:id="1820" w:author="Nils Hailer" w:date="2021-05-17T11:11:00Z">
                  <w:rPr>
                    <w:sz w:val="12"/>
                    <w:szCs w:val="16"/>
                  </w:rPr>
                </w:rPrChange>
              </w:rPr>
              <w:t xml:space="preserve">22660 </w:t>
            </w:r>
            <w:proofErr w:type="gramStart"/>
            <w:r w:rsidRPr="00414C19">
              <w:rPr>
                <w:sz w:val="12"/>
                <w:szCs w:val="16"/>
                <w:lang w:val="en-GB"/>
                <w:rPrChange w:id="1821" w:author="Nils Hailer" w:date="2021-05-17T11:11:00Z">
                  <w:rPr>
                    <w:sz w:val="12"/>
                    <w:szCs w:val="16"/>
                  </w:rPr>
                </w:rPrChange>
              </w:rPr>
              <w:t>( 25.5</w:t>
            </w:r>
            <w:proofErr w:type="gramEnd"/>
            <w:r w:rsidRPr="00414C19">
              <w:rPr>
                <w:sz w:val="12"/>
                <w:szCs w:val="16"/>
                <w:lang w:val="en-GB"/>
                <w:rPrChange w:id="1822" w:author="Nils Hailer" w:date="2021-05-17T11:11:00Z">
                  <w:rPr>
                    <w:sz w:val="12"/>
                    <w:szCs w:val="16"/>
                  </w:rPr>
                </w:rPrChange>
              </w:rPr>
              <w:t>)</w:t>
            </w:r>
          </w:p>
        </w:tc>
        <w:tc>
          <w:tcPr>
            <w:tcW w:w="0" w:type="auto"/>
          </w:tcPr>
          <w:p w14:paraId="712E50D5" w14:textId="77777777" w:rsidR="00DE1FF7" w:rsidRPr="00414C19" w:rsidRDefault="00F5325D">
            <w:pPr>
              <w:pStyle w:val="Compact"/>
              <w:rPr>
                <w:sz w:val="12"/>
                <w:szCs w:val="16"/>
                <w:lang w:val="en-GB"/>
                <w:rPrChange w:id="1823" w:author="Nils Hailer" w:date="2021-05-17T11:11:00Z">
                  <w:rPr>
                    <w:sz w:val="12"/>
                    <w:szCs w:val="16"/>
                  </w:rPr>
                </w:rPrChange>
              </w:rPr>
            </w:pPr>
            <w:r w:rsidRPr="00414C19">
              <w:rPr>
                <w:sz w:val="12"/>
                <w:szCs w:val="16"/>
                <w:lang w:val="en-GB"/>
                <w:rPrChange w:id="1824" w:author="Nils Hailer" w:date="2021-05-17T11:11:00Z">
                  <w:rPr>
                    <w:sz w:val="12"/>
                    <w:szCs w:val="16"/>
                  </w:rPr>
                </w:rPrChange>
              </w:rPr>
              <w:t>164 (40.0)</w:t>
            </w:r>
          </w:p>
        </w:tc>
        <w:tc>
          <w:tcPr>
            <w:tcW w:w="0" w:type="auto"/>
          </w:tcPr>
          <w:p w14:paraId="18E000AE" w14:textId="77777777" w:rsidR="00DE1FF7" w:rsidRPr="00414C19" w:rsidRDefault="00F5325D">
            <w:pPr>
              <w:pStyle w:val="Compact"/>
              <w:rPr>
                <w:sz w:val="12"/>
                <w:szCs w:val="16"/>
                <w:lang w:val="en-GB"/>
                <w:rPrChange w:id="1825" w:author="Nils Hailer" w:date="2021-05-17T11:11:00Z">
                  <w:rPr>
                    <w:sz w:val="12"/>
                    <w:szCs w:val="16"/>
                  </w:rPr>
                </w:rPrChange>
              </w:rPr>
            </w:pPr>
            <w:r w:rsidRPr="00414C19">
              <w:rPr>
                <w:sz w:val="12"/>
                <w:szCs w:val="16"/>
                <w:lang w:val="en-GB"/>
                <w:rPrChange w:id="1826" w:author="Nils Hailer" w:date="2021-05-17T11:11:00Z">
                  <w:rPr>
                    <w:sz w:val="12"/>
                    <w:szCs w:val="16"/>
                  </w:rPr>
                </w:rPrChange>
              </w:rPr>
              <w:t>5994 (32.5)</w:t>
            </w:r>
          </w:p>
        </w:tc>
        <w:tc>
          <w:tcPr>
            <w:tcW w:w="0" w:type="auto"/>
          </w:tcPr>
          <w:p w14:paraId="6486CC14" w14:textId="77777777" w:rsidR="00DE1FF7" w:rsidRPr="00414C19" w:rsidRDefault="00F5325D">
            <w:pPr>
              <w:pStyle w:val="Compact"/>
              <w:rPr>
                <w:sz w:val="12"/>
                <w:szCs w:val="16"/>
                <w:lang w:val="en-GB"/>
                <w:rPrChange w:id="1827" w:author="Nils Hailer" w:date="2021-05-17T11:11:00Z">
                  <w:rPr>
                    <w:sz w:val="12"/>
                    <w:szCs w:val="16"/>
                  </w:rPr>
                </w:rPrChange>
              </w:rPr>
            </w:pPr>
            <w:r w:rsidRPr="00414C19">
              <w:rPr>
                <w:sz w:val="12"/>
                <w:szCs w:val="16"/>
                <w:lang w:val="en-GB"/>
                <w:rPrChange w:id="1828" w:author="Nils Hailer" w:date="2021-05-17T11:11:00Z">
                  <w:rPr>
                    <w:sz w:val="12"/>
                    <w:szCs w:val="16"/>
                  </w:rPr>
                </w:rPrChange>
              </w:rPr>
              <w:t>6158 (32.7)</w:t>
            </w:r>
          </w:p>
        </w:tc>
      </w:tr>
      <w:tr w:rsidR="00DE1FF7" w:rsidRPr="00414C19" w14:paraId="01F07E5C" w14:textId="77777777" w:rsidTr="00E76AA7">
        <w:tc>
          <w:tcPr>
            <w:tcW w:w="743" w:type="pct"/>
          </w:tcPr>
          <w:p w14:paraId="75744530" w14:textId="77777777" w:rsidR="00DE1FF7" w:rsidRPr="00414C19" w:rsidRDefault="00DE1FF7">
            <w:pPr>
              <w:rPr>
                <w:sz w:val="12"/>
                <w:szCs w:val="16"/>
                <w:lang w:val="en-GB"/>
                <w:rPrChange w:id="1829" w:author="Nils Hailer" w:date="2021-05-17T11:11:00Z">
                  <w:rPr>
                    <w:sz w:val="12"/>
                    <w:szCs w:val="16"/>
                  </w:rPr>
                </w:rPrChange>
              </w:rPr>
            </w:pPr>
          </w:p>
        </w:tc>
        <w:tc>
          <w:tcPr>
            <w:tcW w:w="1152" w:type="pct"/>
          </w:tcPr>
          <w:p w14:paraId="088F2BA4" w14:textId="77777777" w:rsidR="00DE1FF7" w:rsidRPr="00414C19" w:rsidRDefault="00F5325D">
            <w:pPr>
              <w:pStyle w:val="Compact"/>
              <w:rPr>
                <w:sz w:val="12"/>
                <w:szCs w:val="16"/>
                <w:lang w:val="en-GB"/>
                <w:rPrChange w:id="1830" w:author="Nils Hailer" w:date="2021-05-17T11:11:00Z">
                  <w:rPr>
                    <w:sz w:val="12"/>
                    <w:szCs w:val="16"/>
                  </w:rPr>
                </w:rPrChange>
              </w:rPr>
            </w:pPr>
            <w:r w:rsidRPr="00414C19">
              <w:rPr>
                <w:sz w:val="12"/>
                <w:szCs w:val="16"/>
                <w:lang w:val="en-GB"/>
                <w:rPrChange w:id="1831" w:author="Nils Hailer" w:date="2021-05-17T11:11:00Z">
                  <w:rPr>
                    <w:sz w:val="12"/>
                    <w:szCs w:val="16"/>
                  </w:rPr>
                </w:rPrChange>
              </w:rPr>
              <w:t>middle</w:t>
            </w:r>
          </w:p>
        </w:tc>
        <w:tc>
          <w:tcPr>
            <w:tcW w:w="0" w:type="auto"/>
          </w:tcPr>
          <w:p w14:paraId="7789E6F3" w14:textId="77777777" w:rsidR="00DE1FF7" w:rsidRPr="00414C19" w:rsidRDefault="00F5325D">
            <w:pPr>
              <w:pStyle w:val="Compact"/>
              <w:rPr>
                <w:sz w:val="12"/>
                <w:szCs w:val="16"/>
                <w:lang w:val="en-GB"/>
                <w:rPrChange w:id="1832" w:author="Nils Hailer" w:date="2021-05-17T11:11:00Z">
                  <w:rPr>
                    <w:sz w:val="12"/>
                    <w:szCs w:val="16"/>
                  </w:rPr>
                </w:rPrChange>
              </w:rPr>
            </w:pPr>
            <w:r w:rsidRPr="00414C19">
              <w:rPr>
                <w:sz w:val="12"/>
                <w:szCs w:val="16"/>
                <w:lang w:val="en-GB"/>
                <w:rPrChange w:id="1833" w:author="Nils Hailer" w:date="2021-05-17T11:11:00Z">
                  <w:rPr>
                    <w:sz w:val="12"/>
                    <w:szCs w:val="16"/>
                  </w:rPr>
                </w:rPrChange>
              </w:rPr>
              <w:t xml:space="preserve">814 </w:t>
            </w:r>
            <w:proofErr w:type="gramStart"/>
            <w:r w:rsidRPr="00414C19">
              <w:rPr>
                <w:sz w:val="12"/>
                <w:szCs w:val="16"/>
                <w:lang w:val="en-GB"/>
                <w:rPrChange w:id="1834" w:author="Nils Hailer" w:date="2021-05-17T11:11:00Z">
                  <w:rPr>
                    <w:sz w:val="12"/>
                    <w:szCs w:val="16"/>
                  </w:rPr>
                </w:rPrChange>
              </w:rPr>
              <w:t>( 37.5</w:t>
            </w:r>
            <w:proofErr w:type="gramEnd"/>
            <w:r w:rsidRPr="00414C19">
              <w:rPr>
                <w:sz w:val="12"/>
                <w:szCs w:val="16"/>
                <w:lang w:val="en-GB"/>
                <w:rPrChange w:id="1835" w:author="Nils Hailer" w:date="2021-05-17T11:11:00Z">
                  <w:rPr>
                    <w:sz w:val="12"/>
                    <w:szCs w:val="16"/>
                  </w:rPr>
                </w:rPrChange>
              </w:rPr>
              <w:t>)</w:t>
            </w:r>
          </w:p>
        </w:tc>
        <w:tc>
          <w:tcPr>
            <w:tcW w:w="0" w:type="auto"/>
          </w:tcPr>
          <w:p w14:paraId="006DF736" w14:textId="77777777" w:rsidR="00DE1FF7" w:rsidRPr="00414C19" w:rsidRDefault="00F5325D">
            <w:pPr>
              <w:pStyle w:val="Compact"/>
              <w:rPr>
                <w:sz w:val="12"/>
                <w:szCs w:val="16"/>
                <w:lang w:val="en-GB"/>
                <w:rPrChange w:id="1836" w:author="Nils Hailer" w:date="2021-05-17T11:11:00Z">
                  <w:rPr>
                    <w:sz w:val="12"/>
                    <w:szCs w:val="16"/>
                  </w:rPr>
                </w:rPrChange>
              </w:rPr>
            </w:pPr>
            <w:r w:rsidRPr="00414C19">
              <w:rPr>
                <w:sz w:val="12"/>
                <w:szCs w:val="16"/>
                <w:lang w:val="en-GB"/>
                <w:rPrChange w:id="1837" w:author="Nils Hailer" w:date="2021-05-17T11:11:00Z">
                  <w:rPr>
                    <w:sz w:val="12"/>
                    <w:szCs w:val="16"/>
                  </w:rPr>
                </w:rPrChange>
              </w:rPr>
              <w:t xml:space="preserve">28509 </w:t>
            </w:r>
            <w:proofErr w:type="gramStart"/>
            <w:r w:rsidRPr="00414C19">
              <w:rPr>
                <w:sz w:val="12"/>
                <w:szCs w:val="16"/>
                <w:lang w:val="en-GB"/>
                <w:rPrChange w:id="1838" w:author="Nils Hailer" w:date="2021-05-17T11:11:00Z">
                  <w:rPr>
                    <w:sz w:val="12"/>
                    <w:szCs w:val="16"/>
                  </w:rPr>
                </w:rPrChange>
              </w:rPr>
              <w:t>( 32.9</w:t>
            </w:r>
            <w:proofErr w:type="gramEnd"/>
            <w:r w:rsidRPr="00414C19">
              <w:rPr>
                <w:sz w:val="12"/>
                <w:szCs w:val="16"/>
                <w:lang w:val="en-GB"/>
                <w:rPrChange w:id="1839" w:author="Nils Hailer" w:date="2021-05-17T11:11:00Z">
                  <w:rPr>
                    <w:sz w:val="12"/>
                    <w:szCs w:val="16"/>
                  </w:rPr>
                </w:rPrChange>
              </w:rPr>
              <w:t>)</w:t>
            </w:r>
          </w:p>
        </w:tc>
        <w:tc>
          <w:tcPr>
            <w:tcW w:w="0" w:type="auto"/>
          </w:tcPr>
          <w:p w14:paraId="15B17AB5" w14:textId="77777777" w:rsidR="00DE1FF7" w:rsidRPr="00414C19" w:rsidRDefault="00F5325D">
            <w:pPr>
              <w:pStyle w:val="Compact"/>
              <w:rPr>
                <w:sz w:val="12"/>
                <w:szCs w:val="16"/>
                <w:lang w:val="en-GB"/>
                <w:rPrChange w:id="1840" w:author="Nils Hailer" w:date="2021-05-17T11:11:00Z">
                  <w:rPr>
                    <w:sz w:val="12"/>
                    <w:szCs w:val="16"/>
                  </w:rPr>
                </w:rPrChange>
              </w:rPr>
            </w:pPr>
            <w:r w:rsidRPr="00414C19">
              <w:rPr>
                <w:sz w:val="12"/>
                <w:szCs w:val="16"/>
                <w:lang w:val="en-GB"/>
                <w:rPrChange w:id="1841" w:author="Nils Hailer" w:date="2021-05-17T11:11:00Z">
                  <w:rPr>
                    <w:sz w:val="12"/>
                    <w:szCs w:val="16"/>
                  </w:rPr>
                </w:rPrChange>
              </w:rPr>
              <w:t xml:space="preserve">29323 </w:t>
            </w:r>
            <w:proofErr w:type="gramStart"/>
            <w:r w:rsidRPr="00414C19">
              <w:rPr>
                <w:sz w:val="12"/>
                <w:szCs w:val="16"/>
                <w:lang w:val="en-GB"/>
                <w:rPrChange w:id="1842" w:author="Nils Hailer" w:date="2021-05-17T11:11:00Z">
                  <w:rPr>
                    <w:sz w:val="12"/>
                    <w:szCs w:val="16"/>
                  </w:rPr>
                </w:rPrChange>
              </w:rPr>
              <w:t>( 33.0</w:t>
            </w:r>
            <w:proofErr w:type="gramEnd"/>
            <w:r w:rsidRPr="00414C19">
              <w:rPr>
                <w:sz w:val="12"/>
                <w:szCs w:val="16"/>
                <w:lang w:val="en-GB"/>
                <w:rPrChange w:id="1843" w:author="Nils Hailer" w:date="2021-05-17T11:11:00Z">
                  <w:rPr>
                    <w:sz w:val="12"/>
                    <w:szCs w:val="16"/>
                  </w:rPr>
                </w:rPrChange>
              </w:rPr>
              <w:t>)</w:t>
            </w:r>
          </w:p>
        </w:tc>
        <w:tc>
          <w:tcPr>
            <w:tcW w:w="0" w:type="auto"/>
          </w:tcPr>
          <w:p w14:paraId="54BD2C0C" w14:textId="77777777" w:rsidR="00DE1FF7" w:rsidRPr="00414C19" w:rsidRDefault="00F5325D">
            <w:pPr>
              <w:pStyle w:val="Compact"/>
              <w:rPr>
                <w:sz w:val="12"/>
                <w:szCs w:val="16"/>
                <w:lang w:val="en-GB"/>
                <w:rPrChange w:id="1844" w:author="Nils Hailer" w:date="2021-05-17T11:11:00Z">
                  <w:rPr>
                    <w:sz w:val="12"/>
                    <w:szCs w:val="16"/>
                  </w:rPr>
                </w:rPrChange>
              </w:rPr>
            </w:pPr>
            <w:r w:rsidRPr="00414C19">
              <w:rPr>
                <w:sz w:val="12"/>
                <w:szCs w:val="16"/>
                <w:lang w:val="en-GB"/>
                <w:rPrChange w:id="1845" w:author="Nils Hailer" w:date="2021-05-17T11:11:00Z">
                  <w:rPr>
                    <w:sz w:val="12"/>
                    <w:szCs w:val="16"/>
                  </w:rPr>
                </w:rPrChange>
              </w:rPr>
              <w:t>163 (39.8)</w:t>
            </w:r>
          </w:p>
        </w:tc>
        <w:tc>
          <w:tcPr>
            <w:tcW w:w="0" w:type="auto"/>
          </w:tcPr>
          <w:p w14:paraId="784FB9D6" w14:textId="77777777" w:rsidR="00DE1FF7" w:rsidRPr="00414C19" w:rsidRDefault="00F5325D">
            <w:pPr>
              <w:pStyle w:val="Compact"/>
              <w:rPr>
                <w:sz w:val="12"/>
                <w:szCs w:val="16"/>
                <w:lang w:val="en-GB"/>
                <w:rPrChange w:id="1846" w:author="Nils Hailer" w:date="2021-05-17T11:11:00Z">
                  <w:rPr>
                    <w:sz w:val="12"/>
                    <w:szCs w:val="16"/>
                  </w:rPr>
                </w:rPrChange>
              </w:rPr>
            </w:pPr>
            <w:r w:rsidRPr="00414C19">
              <w:rPr>
                <w:sz w:val="12"/>
                <w:szCs w:val="16"/>
                <w:lang w:val="en-GB"/>
                <w:rPrChange w:id="1847" w:author="Nils Hailer" w:date="2021-05-17T11:11:00Z">
                  <w:rPr>
                    <w:sz w:val="12"/>
                    <w:szCs w:val="16"/>
                  </w:rPr>
                </w:rPrChange>
              </w:rPr>
              <w:t>8409 (45.6)</w:t>
            </w:r>
          </w:p>
        </w:tc>
        <w:tc>
          <w:tcPr>
            <w:tcW w:w="0" w:type="auto"/>
          </w:tcPr>
          <w:p w14:paraId="25993770" w14:textId="77777777" w:rsidR="00DE1FF7" w:rsidRPr="00414C19" w:rsidRDefault="00F5325D">
            <w:pPr>
              <w:pStyle w:val="Compact"/>
              <w:rPr>
                <w:sz w:val="12"/>
                <w:szCs w:val="16"/>
                <w:lang w:val="en-GB"/>
                <w:rPrChange w:id="1848" w:author="Nils Hailer" w:date="2021-05-17T11:11:00Z">
                  <w:rPr>
                    <w:sz w:val="12"/>
                    <w:szCs w:val="16"/>
                  </w:rPr>
                </w:rPrChange>
              </w:rPr>
            </w:pPr>
            <w:r w:rsidRPr="00414C19">
              <w:rPr>
                <w:sz w:val="12"/>
                <w:szCs w:val="16"/>
                <w:lang w:val="en-GB"/>
                <w:rPrChange w:id="1849" w:author="Nils Hailer" w:date="2021-05-17T11:11:00Z">
                  <w:rPr>
                    <w:sz w:val="12"/>
                    <w:szCs w:val="16"/>
                  </w:rPr>
                </w:rPrChange>
              </w:rPr>
              <w:t>8572 (45.5)</w:t>
            </w:r>
          </w:p>
        </w:tc>
      </w:tr>
      <w:tr w:rsidR="00DE1FF7" w:rsidRPr="00414C19" w14:paraId="6F085B97" w14:textId="77777777" w:rsidTr="00E76AA7">
        <w:tc>
          <w:tcPr>
            <w:tcW w:w="743" w:type="pct"/>
          </w:tcPr>
          <w:p w14:paraId="022C4B85" w14:textId="77777777" w:rsidR="00DE1FF7" w:rsidRPr="00414C19" w:rsidRDefault="00DE1FF7">
            <w:pPr>
              <w:rPr>
                <w:sz w:val="12"/>
                <w:szCs w:val="16"/>
                <w:lang w:val="en-GB"/>
                <w:rPrChange w:id="1850" w:author="Nils Hailer" w:date="2021-05-17T11:11:00Z">
                  <w:rPr>
                    <w:sz w:val="12"/>
                    <w:szCs w:val="16"/>
                  </w:rPr>
                </w:rPrChange>
              </w:rPr>
            </w:pPr>
          </w:p>
        </w:tc>
        <w:tc>
          <w:tcPr>
            <w:tcW w:w="1152" w:type="pct"/>
          </w:tcPr>
          <w:p w14:paraId="7859D45A" w14:textId="77777777" w:rsidR="00DE1FF7" w:rsidRPr="00414C19" w:rsidRDefault="00F5325D">
            <w:pPr>
              <w:pStyle w:val="Compact"/>
              <w:rPr>
                <w:sz w:val="12"/>
                <w:szCs w:val="16"/>
                <w:lang w:val="en-GB"/>
                <w:rPrChange w:id="1851" w:author="Nils Hailer" w:date="2021-05-17T11:11:00Z">
                  <w:rPr>
                    <w:sz w:val="12"/>
                    <w:szCs w:val="16"/>
                  </w:rPr>
                </w:rPrChange>
              </w:rPr>
            </w:pPr>
            <w:r w:rsidRPr="00414C19">
              <w:rPr>
                <w:sz w:val="12"/>
                <w:szCs w:val="16"/>
                <w:lang w:val="en-GB"/>
                <w:rPrChange w:id="1852" w:author="Nils Hailer" w:date="2021-05-17T11:11:00Z">
                  <w:rPr>
                    <w:sz w:val="12"/>
                    <w:szCs w:val="16"/>
                  </w:rPr>
                </w:rPrChange>
              </w:rPr>
              <w:t>high</w:t>
            </w:r>
          </w:p>
        </w:tc>
        <w:tc>
          <w:tcPr>
            <w:tcW w:w="0" w:type="auto"/>
          </w:tcPr>
          <w:p w14:paraId="293489E3" w14:textId="77777777" w:rsidR="00DE1FF7" w:rsidRPr="00414C19" w:rsidRDefault="00F5325D">
            <w:pPr>
              <w:pStyle w:val="Compact"/>
              <w:rPr>
                <w:sz w:val="12"/>
                <w:szCs w:val="16"/>
                <w:lang w:val="en-GB"/>
                <w:rPrChange w:id="1853" w:author="Nils Hailer" w:date="2021-05-17T11:11:00Z">
                  <w:rPr>
                    <w:sz w:val="12"/>
                    <w:szCs w:val="16"/>
                  </w:rPr>
                </w:rPrChange>
              </w:rPr>
            </w:pPr>
            <w:r w:rsidRPr="00414C19">
              <w:rPr>
                <w:sz w:val="12"/>
                <w:szCs w:val="16"/>
                <w:lang w:val="en-GB"/>
                <w:rPrChange w:id="1854" w:author="Nils Hailer" w:date="2021-05-17T11:11:00Z">
                  <w:rPr>
                    <w:sz w:val="12"/>
                    <w:szCs w:val="16"/>
                  </w:rPr>
                </w:rPrChange>
              </w:rPr>
              <w:t xml:space="preserve">906 </w:t>
            </w:r>
            <w:proofErr w:type="gramStart"/>
            <w:r w:rsidRPr="00414C19">
              <w:rPr>
                <w:sz w:val="12"/>
                <w:szCs w:val="16"/>
                <w:lang w:val="en-GB"/>
                <w:rPrChange w:id="1855" w:author="Nils Hailer" w:date="2021-05-17T11:11:00Z">
                  <w:rPr>
                    <w:sz w:val="12"/>
                    <w:szCs w:val="16"/>
                  </w:rPr>
                </w:rPrChange>
              </w:rPr>
              <w:t>( 41.7</w:t>
            </w:r>
            <w:proofErr w:type="gramEnd"/>
            <w:r w:rsidRPr="00414C19">
              <w:rPr>
                <w:sz w:val="12"/>
                <w:szCs w:val="16"/>
                <w:lang w:val="en-GB"/>
                <w:rPrChange w:id="1856" w:author="Nils Hailer" w:date="2021-05-17T11:11:00Z">
                  <w:rPr>
                    <w:sz w:val="12"/>
                    <w:szCs w:val="16"/>
                  </w:rPr>
                </w:rPrChange>
              </w:rPr>
              <w:t>)</w:t>
            </w:r>
          </w:p>
        </w:tc>
        <w:tc>
          <w:tcPr>
            <w:tcW w:w="0" w:type="auto"/>
          </w:tcPr>
          <w:p w14:paraId="5F9A8BC6" w14:textId="77777777" w:rsidR="00DE1FF7" w:rsidRPr="00414C19" w:rsidRDefault="00F5325D">
            <w:pPr>
              <w:pStyle w:val="Compact"/>
              <w:rPr>
                <w:sz w:val="12"/>
                <w:szCs w:val="16"/>
                <w:lang w:val="en-GB"/>
                <w:rPrChange w:id="1857" w:author="Nils Hailer" w:date="2021-05-17T11:11:00Z">
                  <w:rPr>
                    <w:sz w:val="12"/>
                    <w:szCs w:val="16"/>
                  </w:rPr>
                </w:rPrChange>
              </w:rPr>
            </w:pPr>
            <w:r w:rsidRPr="00414C19">
              <w:rPr>
                <w:sz w:val="12"/>
                <w:szCs w:val="16"/>
                <w:lang w:val="en-GB"/>
                <w:rPrChange w:id="1858" w:author="Nils Hailer" w:date="2021-05-17T11:11:00Z">
                  <w:rPr>
                    <w:sz w:val="12"/>
                    <w:szCs w:val="16"/>
                  </w:rPr>
                </w:rPrChange>
              </w:rPr>
              <w:t xml:space="preserve">35941 </w:t>
            </w:r>
            <w:proofErr w:type="gramStart"/>
            <w:r w:rsidRPr="00414C19">
              <w:rPr>
                <w:sz w:val="12"/>
                <w:szCs w:val="16"/>
                <w:lang w:val="en-GB"/>
                <w:rPrChange w:id="1859" w:author="Nils Hailer" w:date="2021-05-17T11:11:00Z">
                  <w:rPr>
                    <w:sz w:val="12"/>
                    <w:szCs w:val="16"/>
                  </w:rPr>
                </w:rPrChange>
              </w:rPr>
              <w:t>( 41.5</w:t>
            </w:r>
            <w:proofErr w:type="gramEnd"/>
            <w:r w:rsidRPr="00414C19">
              <w:rPr>
                <w:sz w:val="12"/>
                <w:szCs w:val="16"/>
                <w:lang w:val="en-GB"/>
                <w:rPrChange w:id="1860" w:author="Nils Hailer" w:date="2021-05-17T11:11:00Z">
                  <w:rPr>
                    <w:sz w:val="12"/>
                    <w:szCs w:val="16"/>
                  </w:rPr>
                </w:rPrChange>
              </w:rPr>
              <w:t>)</w:t>
            </w:r>
          </w:p>
        </w:tc>
        <w:tc>
          <w:tcPr>
            <w:tcW w:w="0" w:type="auto"/>
          </w:tcPr>
          <w:p w14:paraId="46F1219E" w14:textId="77777777" w:rsidR="00DE1FF7" w:rsidRPr="00414C19" w:rsidRDefault="00F5325D">
            <w:pPr>
              <w:pStyle w:val="Compact"/>
              <w:rPr>
                <w:sz w:val="12"/>
                <w:szCs w:val="16"/>
                <w:lang w:val="en-GB"/>
                <w:rPrChange w:id="1861" w:author="Nils Hailer" w:date="2021-05-17T11:11:00Z">
                  <w:rPr>
                    <w:sz w:val="12"/>
                    <w:szCs w:val="16"/>
                  </w:rPr>
                </w:rPrChange>
              </w:rPr>
            </w:pPr>
            <w:r w:rsidRPr="00414C19">
              <w:rPr>
                <w:sz w:val="12"/>
                <w:szCs w:val="16"/>
                <w:lang w:val="en-GB"/>
                <w:rPrChange w:id="1862" w:author="Nils Hailer" w:date="2021-05-17T11:11:00Z">
                  <w:rPr>
                    <w:sz w:val="12"/>
                    <w:szCs w:val="16"/>
                  </w:rPr>
                </w:rPrChange>
              </w:rPr>
              <w:t xml:space="preserve">36847 </w:t>
            </w:r>
            <w:proofErr w:type="gramStart"/>
            <w:r w:rsidRPr="00414C19">
              <w:rPr>
                <w:sz w:val="12"/>
                <w:szCs w:val="16"/>
                <w:lang w:val="en-GB"/>
                <w:rPrChange w:id="1863" w:author="Nils Hailer" w:date="2021-05-17T11:11:00Z">
                  <w:rPr>
                    <w:sz w:val="12"/>
                    <w:szCs w:val="16"/>
                  </w:rPr>
                </w:rPrChange>
              </w:rPr>
              <w:t>( 41.5</w:t>
            </w:r>
            <w:proofErr w:type="gramEnd"/>
            <w:r w:rsidRPr="00414C19">
              <w:rPr>
                <w:sz w:val="12"/>
                <w:szCs w:val="16"/>
                <w:lang w:val="en-GB"/>
                <w:rPrChange w:id="1864" w:author="Nils Hailer" w:date="2021-05-17T11:11:00Z">
                  <w:rPr>
                    <w:sz w:val="12"/>
                    <w:szCs w:val="16"/>
                  </w:rPr>
                </w:rPrChange>
              </w:rPr>
              <w:t>)</w:t>
            </w:r>
          </w:p>
        </w:tc>
        <w:tc>
          <w:tcPr>
            <w:tcW w:w="0" w:type="auto"/>
          </w:tcPr>
          <w:p w14:paraId="2BA37973" w14:textId="77777777" w:rsidR="00DE1FF7" w:rsidRPr="00414C19" w:rsidRDefault="00F5325D">
            <w:pPr>
              <w:pStyle w:val="Compact"/>
              <w:rPr>
                <w:sz w:val="12"/>
                <w:szCs w:val="16"/>
                <w:lang w:val="en-GB"/>
                <w:rPrChange w:id="1865" w:author="Nils Hailer" w:date="2021-05-17T11:11:00Z">
                  <w:rPr>
                    <w:sz w:val="12"/>
                    <w:szCs w:val="16"/>
                  </w:rPr>
                </w:rPrChange>
              </w:rPr>
            </w:pPr>
            <w:r w:rsidRPr="00414C19">
              <w:rPr>
                <w:sz w:val="12"/>
                <w:szCs w:val="16"/>
                <w:lang w:val="en-GB"/>
                <w:rPrChange w:id="1866" w:author="Nils Hailer" w:date="2021-05-17T11:11:00Z">
                  <w:rPr>
                    <w:sz w:val="12"/>
                    <w:szCs w:val="16"/>
                  </w:rPr>
                </w:rPrChange>
              </w:rPr>
              <w:t>83 (20.2)</w:t>
            </w:r>
          </w:p>
        </w:tc>
        <w:tc>
          <w:tcPr>
            <w:tcW w:w="0" w:type="auto"/>
          </w:tcPr>
          <w:p w14:paraId="3976FC75" w14:textId="77777777" w:rsidR="00DE1FF7" w:rsidRPr="00414C19" w:rsidRDefault="00F5325D">
            <w:pPr>
              <w:pStyle w:val="Compact"/>
              <w:rPr>
                <w:sz w:val="12"/>
                <w:szCs w:val="16"/>
                <w:lang w:val="en-GB"/>
                <w:rPrChange w:id="1867" w:author="Nils Hailer" w:date="2021-05-17T11:11:00Z">
                  <w:rPr>
                    <w:sz w:val="12"/>
                    <w:szCs w:val="16"/>
                  </w:rPr>
                </w:rPrChange>
              </w:rPr>
            </w:pPr>
            <w:r w:rsidRPr="00414C19">
              <w:rPr>
                <w:sz w:val="12"/>
                <w:szCs w:val="16"/>
                <w:lang w:val="en-GB"/>
                <w:rPrChange w:id="1868" w:author="Nils Hailer" w:date="2021-05-17T11:11:00Z">
                  <w:rPr>
                    <w:sz w:val="12"/>
                    <w:szCs w:val="16"/>
                  </w:rPr>
                </w:rPrChange>
              </w:rPr>
              <w:t>4041 (21.9)</w:t>
            </w:r>
          </w:p>
        </w:tc>
        <w:tc>
          <w:tcPr>
            <w:tcW w:w="0" w:type="auto"/>
          </w:tcPr>
          <w:p w14:paraId="24BFD984" w14:textId="77777777" w:rsidR="00DE1FF7" w:rsidRPr="00414C19" w:rsidRDefault="00F5325D">
            <w:pPr>
              <w:pStyle w:val="Compact"/>
              <w:rPr>
                <w:sz w:val="12"/>
                <w:szCs w:val="16"/>
                <w:lang w:val="en-GB"/>
                <w:rPrChange w:id="1869" w:author="Nils Hailer" w:date="2021-05-17T11:11:00Z">
                  <w:rPr>
                    <w:sz w:val="12"/>
                    <w:szCs w:val="16"/>
                  </w:rPr>
                </w:rPrChange>
              </w:rPr>
            </w:pPr>
            <w:r w:rsidRPr="00414C19">
              <w:rPr>
                <w:sz w:val="12"/>
                <w:szCs w:val="16"/>
                <w:lang w:val="en-GB"/>
                <w:rPrChange w:id="1870" w:author="Nils Hailer" w:date="2021-05-17T11:11:00Z">
                  <w:rPr>
                    <w:sz w:val="12"/>
                    <w:szCs w:val="16"/>
                  </w:rPr>
                </w:rPrChange>
              </w:rPr>
              <w:t>4124 (21.9)</w:t>
            </w:r>
          </w:p>
        </w:tc>
      </w:tr>
      <w:tr w:rsidR="00DE1FF7" w:rsidRPr="00414C19" w14:paraId="5EFE38A9" w14:textId="77777777" w:rsidTr="00E76AA7">
        <w:tc>
          <w:tcPr>
            <w:tcW w:w="743" w:type="pct"/>
          </w:tcPr>
          <w:p w14:paraId="2EAEAA5D" w14:textId="77777777" w:rsidR="00DE1FF7" w:rsidRPr="00414C19" w:rsidRDefault="00F5325D">
            <w:pPr>
              <w:pStyle w:val="Compact"/>
              <w:rPr>
                <w:sz w:val="12"/>
                <w:szCs w:val="16"/>
                <w:lang w:val="en-GB"/>
                <w:rPrChange w:id="1871" w:author="Nils Hailer" w:date="2021-05-17T11:11:00Z">
                  <w:rPr>
                    <w:sz w:val="12"/>
                    <w:szCs w:val="16"/>
                  </w:rPr>
                </w:rPrChange>
              </w:rPr>
            </w:pPr>
            <w:r w:rsidRPr="00414C19">
              <w:rPr>
                <w:sz w:val="12"/>
                <w:szCs w:val="16"/>
                <w:lang w:val="en-GB"/>
                <w:rPrChange w:id="1872" w:author="Nils Hailer" w:date="2021-05-17T11:11:00Z">
                  <w:rPr>
                    <w:sz w:val="12"/>
                    <w:szCs w:val="16"/>
                  </w:rPr>
                </w:rPrChange>
              </w:rPr>
              <w:t>Civil status</w:t>
            </w:r>
          </w:p>
        </w:tc>
        <w:tc>
          <w:tcPr>
            <w:tcW w:w="1152" w:type="pct"/>
          </w:tcPr>
          <w:p w14:paraId="7DCA8B05" w14:textId="77777777" w:rsidR="00DE1FF7" w:rsidRPr="00414C19" w:rsidRDefault="00F5325D">
            <w:pPr>
              <w:pStyle w:val="Compact"/>
              <w:rPr>
                <w:sz w:val="12"/>
                <w:szCs w:val="16"/>
                <w:lang w:val="en-GB"/>
                <w:rPrChange w:id="1873" w:author="Nils Hailer" w:date="2021-05-17T11:11:00Z">
                  <w:rPr>
                    <w:sz w:val="12"/>
                    <w:szCs w:val="16"/>
                  </w:rPr>
                </w:rPrChange>
              </w:rPr>
            </w:pPr>
            <w:r w:rsidRPr="00414C19">
              <w:rPr>
                <w:sz w:val="12"/>
                <w:szCs w:val="16"/>
                <w:lang w:val="en-GB"/>
                <w:rPrChange w:id="1874" w:author="Nils Hailer" w:date="2021-05-17T11:11:00Z">
                  <w:rPr>
                    <w:sz w:val="12"/>
                    <w:szCs w:val="16"/>
                  </w:rPr>
                </w:rPrChange>
              </w:rPr>
              <w:t>married</w:t>
            </w:r>
          </w:p>
        </w:tc>
        <w:tc>
          <w:tcPr>
            <w:tcW w:w="0" w:type="auto"/>
          </w:tcPr>
          <w:p w14:paraId="5E444BD4" w14:textId="77777777" w:rsidR="00DE1FF7" w:rsidRPr="00414C19" w:rsidRDefault="00F5325D">
            <w:pPr>
              <w:pStyle w:val="Compact"/>
              <w:rPr>
                <w:sz w:val="12"/>
                <w:szCs w:val="16"/>
                <w:lang w:val="en-GB"/>
                <w:rPrChange w:id="1875" w:author="Nils Hailer" w:date="2021-05-17T11:11:00Z">
                  <w:rPr>
                    <w:sz w:val="12"/>
                    <w:szCs w:val="16"/>
                  </w:rPr>
                </w:rPrChange>
              </w:rPr>
            </w:pPr>
            <w:r w:rsidRPr="00414C19">
              <w:rPr>
                <w:sz w:val="12"/>
                <w:szCs w:val="16"/>
                <w:lang w:val="en-GB"/>
                <w:rPrChange w:id="1876" w:author="Nils Hailer" w:date="2021-05-17T11:11:00Z">
                  <w:rPr>
                    <w:sz w:val="12"/>
                    <w:szCs w:val="16"/>
                  </w:rPr>
                </w:rPrChange>
              </w:rPr>
              <w:t xml:space="preserve">1134 </w:t>
            </w:r>
            <w:proofErr w:type="gramStart"/>
            <w:r w:rsidRPr="00414C19">
              <w:rPr>
                <w:sz w:val="12"/>
                <w:szCs w:val="16"/>
                <w:lang w:val="en-GB"/>
                <w:rPrChange w:id="1877" w:author="Nils Hailer" w:date="2021-05-17T11:11:00Z">
                  <w:rPr>
                    <w:sz w:val="12"/>
                    <w:szCs w:val="16"/>
                  </w:rPr>
                </w:rPrChange>
              </w:rPr>
              <w:t>( 52.2</w:t>
            </w:r>
            <w:proofErr w:type="gramEnd"/>
            <w:r w:rsidRPr="00414C19">
              <w:rPr>
                <w:sz w:val="12"/>
                <w:szCs w:val="16"/>
                <w:lang w:val="en-GB"/>
                <w:rPrChange w:id="1878" w:author="Nils Hailer" w:date="2021-05-17T11:11:00Z">
                  <w:rPr>
                    <w:sz w:val="12"/>
                    <w:szCs w:val="16"/>
                  </w:rPr>
                </w:rPrChange>
              </w:rPr>
              <w:t>)</w:t>
            </w:r>
          </w:p>
        </w:tc>
        <w:tc>
          <w:tcPr>
            <w:tcW w:w="0" w:type="auto"/>
          </w:tcPr>
          <w:p w14:paraId="7D1DFE85" w14:textId="77777777" w:rsidR="00DE1FF7" w:rsidRPr="00414C19" w:rsidRDefault="00F5325D">
            <w:pPr>
              <w:pStyle w:val="Compact"/>
              <w:rPr>
                <w:sz w:val="12"/>
                <w:szCs w:val="16"/>
                <w:lang w:val="en-GB"/>
                <w:rPrChange w:id="1879" w:author="Nils Hailer" w:date="2021-05-17T11:11:00Z">
                  <w:rPr>
                    <w:sz w:val="12"/>
                    <w:szCs w:val="16"/>
                  </w:rPr>
                </w:rPrChange>
              </w:rPr>
            </w:pPr>
            <w:r w:rsidRPr="00414C19">
              <w:rPr>
                <w:sz w:val="12"/>
                <w:szCs w:val="16"/>
                <w:lang w:val="en-GB"/>
                <w:rPrChange w:id="1880" w:author="Nils Hailer" w:date="2021-05-17T11:11:00Z">
                  <w:rPr>
                    <w:sz w:val="12"/>
                    <w:szCs w:val="16"/>
                  </w:rPr>
                </w:rPrChange>
              </w:rPr>
              <w:t xml:space="preserve">47999 </w:t>
            </w:r>
            <w:proofErr w:type="gramStart"/>
            <w:r w:rsidRPr="00414C19">
              <w:rPr>
                <w:sz w:val="12"/>
                <w:szCs w:val="16"/>
                <w:lang w:val="en-GB"/>
                <w:rPrChange w:id="1881" w:author="Nils Hailer" w:date="2021-05-17T11:11:00Z">
                  <w:rPr>
                    <w:sz w:val="12"/>
                    <w:szCs w:val="16"/>
                  </w:rPr>
                </w:rPrChange>
              </w:rPr>
              <w:t>( 55.4</w:t>
            </w:r>
            <w:proofErr w:type="gramEnd"/>
            <w:r w:rsidRPr="00414C19">
              <w:rPr>
                <w:sz w:val="12"/>
                <w:szCs w:val="16"/>
                <w:lang w:val="en-GB"/>
                <w:rPrChange w:id="1882" w:author="Nils Hailer" w:date="2021-05-17T11:11:00Z">
                  <w:rPr>
                    <w:sz w:val="12"/>
                    <w:szCs w:val="16"/>
                  </w:rPr>
                </w:rPrChange>
              </w:rPr>
              <w:t>)</w:t>
            </w:r>
          </w:p>
        </w:tc>
        <w:tc>
          <w:tcPr>
            <w:tcW w:w="0" w:type="auto"/>
          </w:tcPr>
          <w:p w14:paraId="02BA33D9" w14:textId="77777777" w:rsidR="00DE1FF7" w:rsidRPr="00414C19" w:rsidRDefault="00F5325D">
            <w:pPr>
              <w:pStyle w:val="Compact"/>
              <w:rPr>
                <w:sz w:val="12"/>
                <w:szCs w:val="16"/>
                <w:lang w:val="en-GB"/>
                <w:rPrChange w:id="1883" w:author="Nils Hailer" w:date="2021-05-17T11:11:00Z">
                  <w:rPr>
                    <w:sz w:val="12"/>
                    <w:szCs w:val="16"/>
                  </w:rPr>
                </w:rPrChange>
              </w:rPr>
            </w:pPr>
            <w:r w:rsidRPr="00414C19">
              <w:rPr>
                <w:sz w:val="12"/>
                <w:szCs w:val="16"/>
                <w:lang w:val="en-GB"/>
                <w:rPrChange w:id="1884" w:author="Nils Hailer" w:date="2021-05-17T11:11:00Z">
                  <w:rPr>
                    <w:sz w:val="12"/>
                    <w:szCs w:val="16"/>
                  </w:rPr>
                </w:rPrChange>
              </w:rPr>
              <w:t xml:space="preserve">49133 </w:t>
            </w:r>
            <w:proofErr w:type="gramStart"/>
            <w:r w:rsidRPr="00414C19">
              <w:rPr>
                <w:sz w:val="12"/>
                <w:szCs w:val="16"/>
                <w:lang w:val="en-GB"/>
                <w:rPrChange w:id="1885" w:author="Nils Hailer" w:date="2021-05-17T11:11:00Z">
                  <w:rPr>
                    <w:sz w:val="12"/>
                    <w:szCs w:val="16"/>
                  </w:rPr>
                </w:rPrChange>
              </w:rPr>
              <w:t>( 55.3</w:t>
            </w:r>
            <w:proofErr w:type="gramEnd"/>
            <w:r w:rsidRPr="00414C19">
              <w:rPr>
                <w:sz w:val="12"/>
                <w:szCs w:val="16"/>
                <w:lang w:val="en-GB"/>
                <w:rPrChange w:id="1886" w:author="Nils Hailer" w:date="2021-05-17T11:11:00Z">
                  <w:rPr>
                    <w:sz w:val="12"/>
                    <w:szCs w:val="16"/>
                  </w:rPr>
                </w:rPrChange>
              </w:rPr>
              <w:t>)</w:t>
            </w:r>
          </w:p>
        </w:tc>
        <w:tc>
          <w:tcPr>
            <w:tcW w:w="0" w:type="auto"/>
          </w:tcPr>
          <w:p w14:paraId="3C63C54D" w14:textId="77777777" w:rsidR="00DE1FF7" w:rsidRPr="00414C19" w:rsidRDefault="00F5325D">
            <w:pPr>
              <w:pStyle w:val="Compact"/>
              <w:rPr>
                <w:sz w:val="12"/>
                <w:szCs w:val="16"/>
                <w:lang w:val="en-GB"/>
                <w:rPrChange w:id="1887" w:author="Nils Hailer" w:date="2021-05-17T11:11:00Z">
                  <w:rPr>
                    <w:sz w:val="12"/>
                    <w:szCs w:val="16"/>
                  </w:rPr>
                </w:rPrChange>
              </w:rPr>
            </w:pPr>
            <w:r w:rsidRPr="00414C19">
              <w:rPr>
                <w:sz w:val="12"/>
                <w:szCs w:val="16"/>
                <w:lang w:val="en-GB"/>
                <w:rPrChange w:id="1888" w:author="Nils Hailer" w:date="2021-05-17T11:11:00Z">
                  <w:rPr>
                    <w:sz w:val="12"/>
                    <w:szCs w:val="16"/>
                  </w:rPr>
                </w:rPrChange>
              </w:rPr>
              <w:t>204 (49.8)</w:t>
            </w:r>
          </w:p>
        </w:tc>
        <w:tc>
          <w:tcPr>
            <w:tcW w:w="0" w:type="auto"/>
          </w:tcPr>
          <w:p w14:paraId="5A950107" w14:textId="77777777" w:rsidR="00DE1FF7" w:rsidRPr="00414C19" w:rsidRDefault="00F5325D">
            <w:pPr>
              <w:pStyle w:val="Compact"/>
              <w:rPr>
                <w:sz w:val="12"/>
                <w:szCs w:val="16"/>
                <w:lang w:val="en-GB"/>
                <w:rPrChange w:id="1889" w:author="Nils Hailer" w:date="2021-05-17T11:11:00Z">
                  <w:rPr>
                    <w:sz w:val="12"/>
                    <w:szCs w:val="16"/>
                  </w:rPr>
                </w:rPrChange>
              </w:rPr>
            </w:pPr>
            <w:r w:rsidRPr="00414C19">
              <w:rPr>
                <w:sz w:val="12"/>
                <w:szCs w:val="16"/>
                <w:lang w:val="en-GB"/>
                <w:rPrChange w:id="1890" w:author="Nils Hailer" w:date="2021-05-17T11:11:00Z">
                  <w:rPr>
                    <w:sz w:val="12"/>
                    <w:szCs w:val="16"/>
                  </w:rPr>
                </w:rPrChange>
              </w:rPr>
              <w:t>10724 (58.1)</w:t>
            </w:r>
          </w:p>
        </w:tc>
        <w:tc>
          <w:tcPr>
            <w:tcW w:w="0" w:type="auto"/>
          </w:tcPr>
          <w:p w14:paraId="21554329" w14:textId="77777777" w:rsidR="00DE1FF7" w:rsidRPr="00414C19" w:rsidRDefault="00F5325D">
            <w:pPr>
              <w:pStyle w:val="Compact"/>
              <w:rPr>
                <w:sz w:val="12"/>
                <w:szCs w:val="16"/>
                <w:lang w:val="en-GB"/>
                <w:rPrChange w:id="1891" w:author="Nils Hailer" w:date="2021-05-17T11:11:00Z">
                  <w:rPr>
                    <w:sz w:val="12"/>
                    <w:szCs w:val="16"/>
                  </w:rPr>
                </w:rPrChange>
              </w:rPr>
            </w:pPr>
            <w:r w:rsidRPr="00414C19">
              <w:rPr>
                <w:sz w:val="12"/>
                <w:szCs w:val="16"/>
                <w:lang w:val="en-GB"/>
                <w:rPrChange w:id="1892" w:author="Nils Hailer" w:date="2021-05-17T11:11:00Z">
                  <w:rPr>
                    <w:sz w:val="12"/>
                    <w:szCs w:val="16"/>
                  </w:rPr>
                </w:rPrChange>
              </w:rPr>
              <w:t>10928 (58.0)</w:t>
            </w:r>
          </w:p>
        </w:tc>
      </w:tr>
      <w:tr w:rsidR="00DE1FF7" w:rsidRPr="00414C19" w14:paraId="1227E904" w14:textId="77777777" w:rsidTr="00E76AA7">
        <w:tc>
          <w:tcPr>
            <w:tcW w:w="743" w:type="pct"/>
          </w:tcPr>
          <w:p w14:paraId="59D09125" w14:textId="77777777" w:rsidR="00DE1FF7" w:rsidRPr="00414C19" w:rsidRDefault="00DE1FF7">
            <w:pPr>
              <w:rPr>
                <w:sz w:val="12"/>
                <w:szCs w:val="16"/>
                <w:lang w:val="en-GB"/>
                <w:rPrChange w:id="1893" w:author="Nils Hailer" w:date="2021-05-17T11:11:00Z">
                  <w:rPr>
                    <w:sz w:val="12"/>
                    <w:szCs w:val="16"/>
                  </w:rPr>
                </w:rPrChange>
              </w:rPr>
            </w:pPr>
          </w:p>
        </w:tc>
        <w:tc>
          <w:tcPr>
            <w:tcW w:w="1152" w:type="pct"/>
          </w:tcPr>
          <w:p w14:paraId="315D2BE8" w14:textId="77777777" w:rsidR="00DE1FF7" w:rsidRPr="00414C19" w:rsidRDefault="00F5325D">
            <w:pPr>
              <w:pStyle w:val="Compact"/>
              <w:rPr>
                <w:sz w:val="12"/>
                <w:szCs w:val="16"/>
                <w:lang w:val="en-GB"/>
                <w:rPrChange w:id="1894" w:author="Nils Hailer" w:date="2021-05-17T11:11:00Z">
                  <w:rPr>
                    <w:sz w:val="12"/>
                    <w:szCs w:val="16"/>
                  </w:rPr>
                </w:rPrChange>
              </w:rPr>
            </w:pPr>
            <w:r w:rsidRPr="00414C19">
              <w:rPr>
                <w:sz w:val="12"/>
                <w:szCs w:val="16"/>
                <w:lang w:val="en-GB"/>
                <w:rPrChange w:id="1895" w:author="Nils Hailer" w:date="2021-05-17T11:11:00Z">
                  <w:rPr>
                    <w:sz w:val="12"/>
                    <w:szCs w:val="16"/>
                  </w:rPr>
                </w:rPrChange>
              </w:rPr>
              <w:t>single</w:t>
            </w:r>
          </w:p>
        </w:tc>
        <w:tc>
          <w:tcPr>
            <w:tcW w:w="0" w:type="auto"/>
          </w:tcPr>
          <w:p w14:paraId="5E6A3999" w14:textId="77777777" w:rsidR="00DE1FF7" w:rsidRPr="00414C19" w:rsidRDefault="00F5325D">
            <w:pPr>
              <w:pStyle w:val="Compact"/>
              <w:rPr>
                <w:sz w:val="12"/>
                <w:szCs w:val="16"/>
                <w:lang w:val="en-GB"/>
                <w:rPrChange w:id="1896" w:author="Nils Hailer" w:date="2021-05-17T11:11:00Z">
                  <w:rPr>
                    <w:sz w:val="12"/>
                    <w:szCs w:val="16"/>
                  </w:rPr>
                </w:rPrChange>
              </w:rPr>
            </w:pPr>
            <w:r w:rsidRPr="00414C19">
              <w:rPr>
                <w:sz w:val="12"/>
                <w:szCs w:val="16"/>
                <w:lang w:val="en-GB"/>
                <w:rPrChange w:id="1897" w:author="Nils Hailer" w:date="2021-05-17T11:11:00Z">
                  <w:rPr>
                    <w:sz w:val="12"/>
                    <w:szCs w:val="16"/>
                  </w:rPr>
                </w:rPrChange>
              </w:rPr>
              <w:t xml:space="preserve">647 </w:t>
            </w:r>
            <w:proofErr w:type="gramStart"/>
            <w:r w:rsidRPr="00414C19">
              <w:rPr>
                <w:sz w:val="12"/>
                <w:szCs w:val="16"/>
                <w:lang w:val="en-GB"/>
                <w:rPrChange w:id="1898" w:author="Nils Hailer" w:date="2021-05-17T11:11:00Z">
                  <w:rPr>
                    <w:sz w:val="12"/>
                    <w:szCs w:val="16"/>
                  </w:rPr>
                </w:rPrChange>
              </w:rPr>
              <w:t>( 29.8</w:t>
            </w:r>
            <w:proofErr w:type="gramEnd"/>
            <w:r w:rsidRPr="00414C19">
              <w:rPr>
                <w:sz w:val="12"/>
                <w:szCs w:val="16"/>
                <w:lang w:val="en-GB"/>
                <w:rPrChange w:id="1899" w:author="Nils Hailer" w:date="2021-05-17T11:11:00Z">
                  <w:rPr>
                    <w:sz w:val="12"/>
                    <w:szCs w:val="16"/>
                  </w:rPr>
                </w:rPrChange>
              </w:rPr>
              <w:t>)</w:t>
            </w:r>
          </w:p>
        </w:tc>
        <w:tc>
          <w:tcPr>
            <w:tcW w:w="0" w:type="auto"/>
          </w:tcPr>
          <w:p w14:paraId="2C308603" w14:textId="77777777" w:rsidR="00DE1FF7" w:rsidRPr="00414C19" w:rsidRDefault="00F5325D">
            <w:pPr>
              <w:pStyle w:val="Compact"/>
              <w:rPr>
                <w:sz w:val="12"/>
                <w:szCs w:val="16"/>
                <w:lang w:val="en-GB"/>
                <w:rPrChange w:id="1900" w:author="Nils Hailer" w:date="2021-05-17T11:11:00Z">
                  <w:rPr>
                    <w:sz w:val="12"/>
                    <w:szCs w:val="16"/>
                  </w:rPr>
                </w:rPrChange>
              </w:rPr>
            </w:pPr>
            <w:r w:rsidRPr="00414C19">
              <w:rPr>
                <w:sz w:val="12"/>
                <w:szCs w:val="16"/>
                <w:lang w:val="en-GB"/>
                <w:rPrChange w:id="1901" w:author="Nils Hailer" w:date="2021-05-17T11:11:00Z">
                  <w:rPr>
                    <w:sz w:val="12"/>
                    <w:szCs w:val="16"/>
                  </w:rPr>
                </w:rPrChange>
              </w:rPr>
              <w:t xml:space="preserve">25283 </w:t>
            </w:r>
            <w:proofErr w:type="gramStart"/>
            <w:r w:rsidRPr="00414C19">
              <w:rPr>
                <w:sz w:val="12"/>
                <w:szCs w:val="16"/>
                <w:lang w:val="en-GB"/>
                <w:rPrChange w:id="1902" w:author="Nils Hailer" w:date="2021-05-17T11:11:00Z">
                  <w:rPr>
                    <w:sz w:val="12"/>
                    <w:szCs w:val="16"/>
                  </w:rPr>
                </w:rPrChange>
              </w:rPr>
              <w:t>( 29.2</w:t>
            </w:r>
            <w:proofErr w:type="gramEnd"/>
            <w:r w:rsidRPr="00414C19">
              <w:rPr>
                <w:sz w:val="12"/>
                <w:szCs w:val="16"/>
                <w:lang w:val="en-GB"/>
                <w:rPrChange w:id="1903" w:author="Nils Hailer" w:date="2021-05-17T11:11:00Z">
                  <w:rPr>
                    <w:sz w:val="12"/>
                    <w:szCs w:val="16"/>
                  </w:rPr>
                </w:rPrChange>
              </w:rPr>
              <w:t>)</w:t>
            </w:r>
          </w:p>
        </w:tc>
        <w:tc>
          <w:tcPr>
            <w:tcW w:w="0" w:type="auto"/>
          </w:tcPr>
          <w:p w14:paraId="5C91FC5A" w14:textId="77777777" w:rsidR="00DE1FF7" w:rsidRPr="00414C19" w:rsidRDefault="00F5325D">
            <w:pPr>
              <w:pStyle w:val="Compact"/>
              <w:rPr>
                <w:sz w:val="12"/>
                <w:szCs w:val="16"/>
                <w:lang w:val="en-GB"/>
                <w:rPrChange w:id="1904" w:author="Nils Hailer" w:date="2021-05-17T11:11:00Z">
                  <w:rPr>
                    <w:sz w:val="12"/>
                    <w:szCs w:val="16"/>
                  </w:rPr>
                </w:rPrChange>
              </w:rPr>
            </w:pPr>
            <w:r w:rsidRPr="00414C19">
              <w:rPr>
                <w:sz w:val="12"/>
                <w:szCs w:val="16"/>
                <w:lang w:val="en-GB"/>
                <w:rPrChange w:id="1905" w:author="Nils Hailer" w:date="2021-05-17T11:11:00Z">
                  <w:rPr>
                    <w:sz w:val="12"/>
                    <w:szCs w:val="16"/>
                  </w:rPr>
                </w:rPrChange>
              </w:rPr>
              <w:t xml:space="preserve">25930 </w:t>
            </w:r>
            <w:proofErr w:type="gramStart"/>
            <w:r w:rsidRPr="00414C19">
              <w:rPr>
                <w:sz w:val="12"/>
                <w:szCs w:val="16"/>
                <w:lang w:val="en-GB"/>
                <w:rPrChange w:id="1906" w:author="Nils Hailer" w:date="2021-05-17T11:11:00Z">
                  <w:rPr>
                    <w:sz w:val="12"/>
                    <w:szCs w:val="16"/>
                  </w:rPr>
                </w:rPrChange>
              </w:rPr>
              <w:t>( 29.2</w:t>
            </w:r>
            <w:proofErr w:type="gramEnd"/>
            <w:r w:rsidRPr="00414C19">
              <w:rPr>
                <w:sz w:val="12"/>
                <w:szCs w:val="16"/>
                <w:lang w:val="en-GB"/>
                <w:rPrChange w:id="1907" w:author="Nils Hailer" w:date="2021-05-17T11:11:00Z">
                  <w:rPr>
                    <w:sz w:val="12"/>
                    <w:szCs w:val="16"/>
                  </w:rPr>
                </w:rPrChange>
              </w:rPr>
              <w:t>)</w:t>
            </w:r>
          </w:p>
        </w:tc>
        <w:tc>
          <w:tcPr>
            <w:tcW w:w="0" w:type="auto"/>
          </w:tcPr>
          <w:p w14:paraId="678AEBAC" w14:textId="77777777" w:rsidR="00DE1FF7" w:rsidRPr="00414C19" w:rsidRDefault="00F5325D">
            <w:pPr>
              <w:pStyle w:val="Compact"/>
              <w:rPr>
                <w:sz w:val="12"/>
                <w:szCs w:val="16"/>
                <w:lang w:val="en-GB"/>
                <w:rPrChange w:id="1908" w:author="Nils Hailer" w:date="2021-05-17T11:11:00Z">
                  <w:rPr>
                    <w:sz w:val="12"/>
                    <w:szCs w:val="16"/>
                  </w:rPr>
                </w:rPrChange>
              </w:rPr>
            </w:pPr>
            <w:r w:rsidRPr="00414C19">
              <w:rPr>
                <w:sz w:val="12"/>
                <w:szCs w:val="16"/>
                <w:lang w:val="en-GB"/>
                <w:rPrChange w:id="1909" w:author="Nils Hailer" w:date="2021-05-17T11:11:00Z">
                  <w:rPr>
                    <w:sz w:val="12"/>
                    <w:szCs w:val="16"/>
                  </w:rPr>
                </w:rPrChange>
              </w:rPr>
              <w:t>123 (30.0)</w:t>
            </w:r>
          </w:p>
        </w:tc>
        <w:tc>
          <w:tcPr>
            <w:tcW w:w="0" w:type="auto"/>
          </w:tcPr>
          <w:p w14:paraId="578023AA" w14:textId="77777777" w:rsidR="00DE1FF7" w:rsidRPr="00414C19" w:rsidRDefault="00F5325D">
            <w:pPr>
              <w:pStyle w:val="Compact"/>
              <w:rPr>
                <w:sz w:val="12"/>
                <w:szCs w:val="16"/>
                <w:lang w:val="en-GB"/>
                <w:rPrChange w:id="1910" w:author="Nils Hailer" w:date="2021-05-17T11:11:00Z">
                  <w:rPr>
                    <w:sz w:val="12"/>
                    <w:szCs w:val="16"/>
                  </w:rPr>
                </w:rPrChange>
              </w:rPr>
            </w:pPr>
            <w:r w:rsidRPr="00414C19">
              <w:rPr>
                <w:sz w:val="12"/>
                <w:szCs w:val="16"/>
                <w:lang w:val="en-GB"/>
                <w:rPrChange w:id="1911" w:author="Nils Hailer" w:date="2021-05-17T11:11:00Z">
                  <w:rPr>
                    <w:sz w:val="12"/>
                    <w:szCs w:val="16"/>
                  </w:rPr>
                </w:rPrChange>
              </w:rPr>
              <w:t>4393 (23.8)</w:t>
            </w:r>
          </w:p>
        </w:tc>
        <w:tc>
          <w:tcPr>
            <w:tcW w:w="0" w:type="auto"/>
          </w:tcPr>
          <w:p w14:paraId="69E50619" w14:textId="77777777" w:rsidR="00DE1FF7" w:rsidRPr="00414C19" w:rsidRDefault="00F5325D">
            <w:pPr>
              <w:pStyle w:val="Compact"/>
              <w:rPr>
                <w:sz w:val="12"/>
                <w:szCs w:val="16"/>
                <w:lang w:val="en-GB"/>
                <w:rPrChange w:id="1912" w:author="Nils Hailer" w:date="2021-05-17T11:11:00Z">
                  <w:rPr>
                    <w:sz w:val="12"/>
                    <w:szCs w:val="16"/>
                  </w:rPr>
                </w:rPrChange>
              </w:rPr>
            </w:pPr>
            <w:r w:rsidRPr="00414C19">
              <w:rPr>
                <w:sz w:val="12"/>
                <w:szCs w:val="16"/>
                <w:lang w:val="en-GB"/>
                <w:rPrChange w:id="1913" w:author="Nils Hailer" w:date="2021-05-17T11:11:00Z">
                  <w:rPr>
                    <w:sz w:val="12"/>
                    <w:szCs w:val="16"/>
                  </w:rPr>
                </w:rPrChange>
              </w:rPr>
              <w:t>4516 (23.9)</w:t>
            </w:r>
          </w:p>
        </w:tc>
      </w:tr>
      <w:tr w:rsidR="00DE1FF7" w:rsidRPr="00414C19" w14:paraId="76D94520" w14:textId="77777777" w:rsidTr="00E76AA7">
        <w:tc>
          <w:tcPr>
            <w:tcW w:w="743" w:type="pct"/>
          </w:tcPr>
          <w:p w14:paraId="20230291" w14:textId="77777777" w:rsidR="00DE1FF7" w:rsidRPr="00414C19" w:rsidRDefault="00DE1FF7">
            <w:pPr>
              <w:rPr>
                <w:sz w:val="12"/>
                <w:szCs w:val="16"/>
                <w:lang w:val="en-GB"/>
                <w:rPrChange w:id="1914" w:author="Nils Hailer" w:date="2021-05-17T11:11:00Z">
                  <w:rPr>
                    <w:sz w:val="12"/>
                    <w:szCs w:val="16"/>
                  </w:rPr>
                </w:rPrChange>
              </w:rPr>
            </w:pPr>
          </w:p>
        </w:tc>
        <w:tc>
          <w:tcPr>
            <w:tcW w:w="1152" w:type="pct"/>
          </w:tcPr>
          <w:p w14:paraId="7A262C6B" w14:textId="77777777" w:rsidR="00DE1FF7" w:rsidRPr="00414C19" w:rsidRDefault="00F5325D">
            <w:pPr>
              <w:pStyle w:val="Compact"/>
              <w:rPr>
                <w:sz w:val="12"/>
                <w:szCs w:val="16"/>
                <w:lang w:val="en-GB"/>
                <w:rPrChange w:id="1915" w:author="Nils Hailer" w:date="2021-05-17T11:11:00Z">
                  <w:rPr>
                    <w:sz w:val="12"/>
                    <w:szCs w:val="16"/>
                  </w:rPr>
                </w:rPrChange>
              </w:rPr>
            </w:pPr>
            <w:r w:rsidRPr="00414C19">
              <w:rPr>
                <w:sz w:val="12"/>
                <w:szCs w:val="16"/>
                <w:lang w:val="en-GB"/>
                <w:rPrChange w:id="1916" w:author="Nils Hailer" w:date="2021-05-17T11:11:00Z">
                  <w:rPr>
                    <w:sz w:val="12"/>
                    <w:szCs w:val="16"/>
                  </w:rPr>
                </w:rPrChange>
              </w:rPr>
              <w:t>widow/widower</w:t>
            </w:r>
          </w:p>
        </w:tc>
        <w:tc>
          <w:tcPr>
            <w:tcW w:w="0" w:type="auto"/>
          </w:tcPr>
          <w:p w14:paraId="25830A78" w14:textId="77777777" w:rsidR="00DE1FF7" w:rsidRPr="00414C19" w:rsidRDefault="00F5325D">
            <w:pPr>
              <w:pStyle w:val="Compact"/>
              <w:rPr>
                <w:sz w:val="12"/>
                <w:szCs w:val="16"/>
                <w:lang w:val="en-GB"/>
                <w:rPrChange w:id="1917" w:author="Nils Hailer" w:date="2021-05-17T11:11:00Z">
                  <w:rPr>
                    <w:sz w:val="12"/>
                    <w:szCs w:val="16"/>
                  </w:rPr>
                </w:rPrChange>
              </w:rPr>
            </w:pPr>
            <w:r w:rsidRPr="00414C19">
              <w:rPr>
                <w:sz w:val="12"/>
                <w:szCs w:val="16"/>
                <w:lang w:val="en-GB"/>
                <w:rPrChange w:id="1918" w:author="Nils Hailer" w:date="2021-05-17T11:11:00Z">
                  <w:rPr>
                    <w:sz w:val="12"/>
                    <w:szCs w:val="16"/>
                  </w:rPr>
                </w:rPrChange>
              </w:rPr>
              <w:t xml:space="preserve">392 </w:t>
            </w:r>
            <w:proofErr w:type="gramStart"/>
            <w:r w:rsidRPr="00414C19">
              <w:rPr>
                <w:sz w:val="12"/>
                <w:szCs w:val="16"/>
                <w:lang w:val="en-GB"/>
                <w:rPrChange w:id="1919" w:author="Nils Hailer" w:date="2021-05-17T11:11:00Z">
                  <w:rPr>
                    <w:sz w:val="12"/>
                    <w:szCs w:val="16"/>
                  </w:rPr>
                </w:rPrChange>
              </w:rPr>
              <w:t>( 18.0</w:t>
            </w:r>
            <w:proofErr w:type="gramEnd"/>
            <w:r w:rsidRPr="00414C19">
              <w:rPr>
                <w:sz w:val="12"/>
                <w:szCs w:val="16"/>
                <w:lang w:val="en-GB"/>
                <w:rPrChange w:id="1920" w:author="Nils Hailer" w:date="2021-05-17T11:11:00Z">
                  <w:rPr>
                    <w:sz w:val="12"/>
                    <w:szCs w:val="16"/>
                  </w:rPr>
                </w:rPrChange>
              </w:rPr>
              <w:t>)</w:t>
            </w:r>
          </w:p>
        </w:tc>
        <w:tc>
          <w:tcPr>
            <w:tcW w:w="0" w:type="auto"/>
          </w:tcPr>
          <w:p w14:paraId="2F357257" w14:textId="77777777" w:rsidR="00DE1FF7" w:rsidRPr="00414C19" w:rsidRDefault="00F5325D">
            <w:pPr>
              <w:pStyle w:val="Compact"/>
              <w:rPr>
                <w:sz w:val="12"/>
                <w:szCs w:val="16"/>
                <w:lang w:val="en-GB"/>
                <w:rPrChange w:id="1921" w:author="Nils Hailer" w:date="2021-05-17T11:11:00Z">
                  <w:rPr>
                    <w:sz w:val="12"/>
                    <w:szCs w:val="16"/>
                  </w:rPr>
                </w:rPrChange>
              </w:rPr>
            </w:pPr>
            <w:r w:rsidRPr="00414C19">
              <w:rPr>
                <w:sz w:val="12"/>
                <w:szCs w:val="16"/>
                <w:lang w:val="en-GB"/>
                <w:rPrChange w:id="1922" w:author="Nils Hailer" w:date="2021-05-17T11:11:00Z">
                  <w:rPr>
                    <w:sz w:val="12"/>
                    <w:szCs w:val="16"/>
                  </w:rPr>
                </w:rPrChange>
              </w:rPr>
              <w:t xml:space="preserve">13375 </w:t>
            </w:r>
            <w:proofErr w:type="gramStart"/>
            <w:r w:rsidRPr="00414C19">
              <w:rPr>
                <w:sz w:val="12"/>
                <w:szCs w:val="16"/>
                <w:lang w:val="en-GB"/>
                <w:rPrChange w:id="1923" w:author="Nils Hailer" w:date="2021-05-17T11:11:00Z">
                  <w:rPr>
                    <w:sz w:val="12"/>
                    <w:szCs w:val="16"/>
                  </w:rPr>
                </w:rPrChange>
              </w:rPr>
              <w:t>( 15.4</w:t>
            </w:r>
            <w:proofErr w:type="gramEnd"/>
            <w:r w:rsidRPr="00414C19">
              <w:rPr>
                <w:sz w:val="12"/>
                <w:szCs w:val="16"/>
                <w:lang w:val="en-GB"/>
                <w:rPrChange w:id="1924" w:author="Nils Hailer" w:date="2021-05-17T11:11:00Z">
                  <w:rPr>
                    <w:sz w:val="12"/>
                    <w:szCs w:val="16"/>
                  </w:rPr>
                </w:rPrChange>
              </w:rPr>
              <w:t>)</w:t>
            </w:r>
          </w:p>
        </w:tc>
        <w:tc>
          <w:tcPr>
            <w:tcW w:w="0" w:type="auto"/>
          </w:tcPr>
          <w:p w14:paraId="307037CB" w14:textId="77777777" w:rsidR="00DE1FF7" w:rsidRPr="00414C19" w:rsidRDefault="00F5325D">
            <w:pPr>
              <w:pStyle w:val="Compact"/>
              <w:rPr>
                <w:sz w:val="12"/>
                <w:szCs w:val="16"/>
                <w:lang w:val="en-GB"/>
                <w:rPrChange w:id="1925" w:author="Nils Hailer" w:date="2021-05-17T11:11:00Z">
                  <w:rPr>
                    <w:sz w:val="12"/>
                    <w:szCs w:val="16"/>
                  </w:rPr>
                </w:rPrChange>
              </w:rPr>
            </w:pPr>
            <w:r w:rsidRPr="00414C19">
              <w:rPr>
                <w:sz w:val="12"/>
                <w:szCs w:val="16"/>
                <w:lang w:val="en-GB"/>
                <w:rPrChange w:id="1926" w:author="Nils Hailer" w:date="2021-05-17T11:11:00Z">
                  <w:rPr>
                    <w:sz w:val="12"/>
                    <w:szCs w:val="16"/>
                  </w:rPr>
                </w:rPrChange>
              </w:rPr>
              <w:t xml:space="preserve">13767 </w:t>
            </w:r>
            <w:proofErr w:type="gramStart"/>
            <w:r w:rsidRPr="00414C19">
              <w:rPr>
                <w:sz w:val="12"/>
                <w:szCs w:val="16"/>
                <w:lang w:val="en-GB"/>
                <w:rPrChange w:id="1927" w:author="Nils Hailer" w:date="2021-05-17T11:11:00Z">
                  <w:rPr>
                    <w:sz w:val="12"/>
                    <w:szCs w:val="16"/>
                  </w:rPr>
                </w:rPrChange>
              </w:rPr>
              <w:t>( 15.5</w:t>
            </w:r>
            <w:proofErr w:type="gramEnd"/>
            <w:r w:rsidRPr="00414C19">
              <w:rPr>
                <w:sz w:val="12"/>
                <w:szCs w:val="16"/>
                <w:lang w:val="en-GB"/>
                <w:rPrChange w:id="1928" w:author="Nils Hailer" w:date="2021-05-17T11:11:00Z">
                  <w:rPr>
                    <w:sz w:val="12"/>
                    <w:szCs w:val="16"/>
                  </w:rPr>
                </w:rPrChange>
              </w:rPr>
              <w:t>)</w:t>
            </w:r>
          </w:p>
        </w:tc>
        <w:tc>
          <w:tcPr>
            <w:tcW w:w="0" w:type="auto"/>
          </w:tcPr>
          <w:p w14:paraId="5C192576" w14:textId="77777777" w:rsidR="00DE1FF7" w:rsidRPr="00414C19" w:rsidRDefault="00F5325D">
            <w:pPr>
              <w:pStyle w:val="Compact"/>
              <w:rPr>
                <w:sz w:val="12"/>
                <w:szCs w:val="16"/>
                <w:lang w:val="en-GB"/>
                <w:rPrChange w:id="1929" w:author="Nils Hailer" w:date="2021-05-17T11:11:00Z">
                  <w:rPr>
                    <w:sz w:val="12"/>
                    <w:szCs w:val="16"/>
                  </w:rPr>
                </w:rPrChange>
              </w:rPr>
            </w:pPr>
            <w:r w:rsidRPr="00414C19">
              <w:rPr>
                <w:sz w:val="12"/>
                <w:szCs w:val="16"/>
                <w:lang w:val="en-GB"/>
                <w:rPrChange w:id="1930" w:author="Nils Hailer" w:date="2021-05-17T11:11:00Z">
                  <w:rPr>
                    <w:sz w:val="12"/>
                    <w:szCs w:val="16"/>
                  </w:rPr>
                </w:rPrChange>
              </w:rPr>
              <w:t>83 (20.2)</w:t>
            </w:r>
          </w:p>
        </w:tc>
        <w:tc>
          <w:tcPr>
            <w:tcW w:w="0" w:type="auto"/>
          </w:tcPr>
          <w:p w14:paraId="4BBEFAFB" w14:textId="77777777" w:rsidR="00DE1FF7" w:rsidRPr="00414C19" w:rsidRDefault="00F5325D">
            <w:pPr>
              <w:pStyle w:val="Compact"/>
              <w:rPr>
                <w:sz w:val="12"/>
                <w:szCs w:val="16"/>
                <w:lang w:val="en-GB"/>
                <w:rPrChange w:id="1931" w:author="Nils Hailer" w:date="2021-05-17T11:11:00Z">
                  <w:rPr>
                    <w:sz w:val="12"/>
                    <w:szCs w:val="16"/>
                  </w:rPr>
                </w:rPrChange>
              </w:rPr>
            </w:pPr>
            <w:r w:rsidRPr="00414C19">
              <w:rPr>
                <w:sz w:val="12"/>
                <w:szCs w:val="16"/>
                <w:lang w:val="en-GB"/>
                <w:rPrChange w:id="1932" w:author="Nils Hailer" w:date="2021-05-17T11:11:00Z">
                  <w:rPr>
                    <w:sz w:val="12"/>
                    <w:szCs w:val="16"/>
                  </w:rPr>
                </w:rPrChange>
              </w:rPr>
              <w:t>3327 (18.0)</w:t>
            </w:r>
          </w:p>
        </w:tc>
        <w:tc>
          <w:tcPr>
            <w:tcW w:w="0" w:type="auto"/>
          </w:tcPr>
          <w:p w14:paraId="78AF4439" w14:textId="77777777" w:rsidR="00DE1FF7" w:rsidRPr="00414C19" w:rsidRDefault="00F5325D">
            <w:pPr>
              <w:pStyle w:val="Compact"/>
              <w:rPr>
                <w:sz w:val="12"/>
                <w:szCs w:val="16"/>
                <w:lang w:val="en-GB"/>
                <w:rPrChange w:id="1933" w:author="Nils Hailer" w:date="2021-05-17T11:11:00Z">
                  <w:rPr>
                    <w:sz w:val="12"/>
                    <w:szCs w:val="16"/>
                  </w:rPr>
                </w:rPrChange>
              </w:rPr>
            </w:pPr>
            <w:r w:rsidRPr="00414C19">
              <w:rPr>
                <w:sz w:val="12"/>
                <w:szCs w:val="16"/>
                <w:lang w:val="en-GB"/>
                <w:rPrChange w:id="1934" w:author="Nils Hailer" w:date="2021-05-17T11:11:00Z">
                  <w:rPr>
                    <w:sz w:val="12"/>
                    <w:szCs w:val="16"/>
                  </w:rPr>
                </w:rPrChange>
              </w:rPr>
              <w:t>3410 (18.1)</w:t>
            </w:r>
          </w:p>
        </w:tc>
      </w:tr>
      <w:tr w:rsidR="00DE1FF7" w:rsidRPr="00414C19" w14:paraId="135C2880" w14:textId="77777777" w:rsidTr="00E76AA7">
        <w:tc>
          <w:tcPr>
            <w:tcW w:w="743" w:type="pct"/>
          </w:tcPr>
          <w:p w14:paraId="083DD7BC" w14:textId="77777777" w:rsidR="00DE1FF7" w:rsidRPr="00414C19" w:rsidRDefault="00F5325D">
            <w:pPr>
              <w:pStyle w:val="Compact"/>
              <w:rPr>
                <w:sz w:val="12"/>
                <w:szCs w:val="16"/>
                <w:lang w:val="en-GB"/>
                <w:rPrChange w:id="1935" w:author="Nils Hailer" w:date="2021-05-17T11:11:00Z">
                  <w:rPr>
                    <w:sz w:val="12"/>
                    <w:szCs w:val="16"/>
                  </w:rPr>
                </w:rPrChange>
              </w:rPr>
            </w:pPr>
            <w:r w:rsidRPr="00414C19">
              <w:rPr>
                <w:sz w:val="12"/>
                <w:szCs w:val="16"/>
                <w:lang w:val="en-GB"/>
                <w:rPrChange w:id="1936" w:author="Nils Hailer" w:date="2021-05-17T11:11:00Z">
                  <w:rPr>
                    <w:sz w:val="12"/>
                    <w:szCs w:val="16"/>
                  </w:rPr>
                </w:rPrChange>
              </w:rPr>
              <w:t>Charlson</w:t>
            </w:r>
          </w:p>
        </w:tc>
        <w:tc>
          <w:tcPr>
            <w:tcW w:w="1152" w:type="pct"/>
          </w:tcPr>
          <w:p w14:paraId="478A0B8E" w14:textId="77777777" w:rsidR="00DE1FF7" w:rsidRPr="00414C19" w:rsidRDefault="00F5325D">
            <w:pPr>
              <w:pStyle w:val="Compact"/>
              <w:rPr>
                <w:sz w:val="12"/>
                <w:szCs w:val="16"/>
                <w:lang w:val="en-GB"/>
                <w:rPrChange w:id="1937" w:author="Nils Hailer" w:date="2021-05-17T11:11:00Z">
                  <w:rPr>
                    <w:sz w:val="12"/>
                    <w:szCs w:val="16"/>
                  </w:rPr>
                </w:rPrChange>
              </w:rPr>
            </w:pPr>
            <w:r w:rsidRPr="00414C19">
              <w:rPr>
                <w:sz w:val="12"/>
                <w:szCs w:val="16"/>
                <w:lang w:val="en-GB"/>
                <w:rPrChange w:id="1938" w:author="Nils Hailer" w:date="2021-05-17T11:11:00Z">
                  <w:rPr>
                    <w:sz w:val="12"/>
                    <w:szCs w:val="16"/>
                  </w:rPr>
                </w:rPrChange>
              </w:rPr>
              <w:t>0</w:t>
            </w:r>
          </w:p>
        </w:tc>
        <w:tc>
          <w:tcPr>
            <w:tcW w:w="0" w:type="auto"/>
          </w:tcPr>
          <w:p w14:paraId="15EA32A3" w14:textId="77777777" w:rsidR="00DE1FF7" w:rsidRPr="00414C19" w:rsidRDefault="00F5325D">
            <w:pPr>
              <w:pStyle w:val="Compact"/>
              <w:rPr>
                <w:sz w:val="12"/>
                <w:szCs w:val="16"/>
                <w:lang w:val="en-GB"/>
                <w:rPrChange w:id="1939" w:author="Nils Hailer" w:date="2021-05-17T11:11:00Z">
                  <w:rPr>
                    <w:sz w:val="12"/>
                    <w:szCs w:val="16"/>
                  </w:rPr>
                </w:rPrChange>
              </w:rPr>
            </w:pPr>
            <w:r w:rsidRPr="00414C19">
              <w:rPr>
                <w:sz w:val="12"/>
                <w:szCs w:val="16"/>
                <w:lang w:val="en-GB"/>
                <w:rPrChange w:id="1940" w:author="Nils Hailer" w:date="2021-05-17T11:11:00Z">
                  <w:rPr>
                    <w:sz w:val="12"/>
                    <w:szCs w:val="16"/>
                  </w:rPr>
                </w:rPrChange>
              </w:rPr>
              <w:t xml:space="preserve">1413 </w:t>
            </w:r>
            <w:proofErr w:type="gramStart"/>
            <w:r w:rsidRPr="00414C19">
              <w:rPr>
                <w:sz w:val="12"/>
                <w:szCs w:val="16"/>
                <w:lang w:val="en-GB"/>
                <w:rPrChange w:id="1941" w:author="Nils Hailer" w:date="2021-05-17T11:11:00Z">
                  <w:rPr>
                    <w:sz w:val="12"/>
                    <w:szCs w:val="16"/>
                  </w:rPr>
                </w:rPrChange>
              </w:rPr>
              <w:t>( 65.0</w:t>
            </w:r>
            <w:proofErr w:type="gramEnd"/>
            <w:r w:rsidRPr="00414C19">
              <w:rPr>
                <w:sz w:val="12"/>
                <w:szCs w:val="16"/>
                <w:lang w:val="en-GB"/>
                <w:rPrChange w:id="1942" w:author="Nils Hailer" w:date="2021-05-17T11:11:00Z">
                  <w:rPr>
                    <w:sz w:val="12"/>
                    <w:szCs w:val="16"/>
                  </w:rPr>
                </w:rPrChange>
              </w:rPr>
              <w:t>)</w:t>
            </w:r>
          </w:p>
        </w:tc>
        <w:tc>
          <w:tcPr>
            <w:tcW w:w="0" w:type="auto"/>
          </w:tcPr>
          <w:p w14:paraId="54A547D8" w14:textId="77777777" w:rsidR="00DE1FF7" w:rsidRPr="00414C19" w:rsidRDefault="00F5325D">
            <w:pPr>
              <w:pStyle w:val="Compact"/>
              <w:rPr>
                <w:sz w:val="12"/>
                <w:szCs w:val="16"/>
                <w:lang w:val="en-GB"/>
                <w:rPrChange w:id="1943" w:author="Nils Hailer" w:date="2021-05-17T11:11:00Z">
                  <w:rPr>
                    <w:sz w:val="12"/>
                    <w:szCs w:val="16"/>
                  </w:rPr>
                </w:rPrChange>
              </w:rPr>
            </w:pPr>
            <w:r w:rsidRPr="00414C19">
              <w:rPr>
                <w:sz w:val="12"/>
                <w:szCs w:val="16"/>
                <w:lang w:val="en-GB"/>
                <w:rPrChange w:id="1944" w:author="Nils Hailer" w:date="2021-05-17T11:11:00Z">
                  <w:rPr>
                    <w:sz w:val="12"/>
                    <w:szCs w:val="16"/>
                  </w:rPr>
                </w:rPrChange>
              </w:rPr>
              <w:t xml:space="preserve">66024 </w:t>
            </w:r>
            <w:proofErr w:type="gramStart"/>
            <w:r w:rsidRPr="00414C19">
              <w:rPr>
                <w:sz w:val="12"/>
                <w:szCs w:val="16"/>
                <w:lang w:val="en-GB"/>
                <w:rPrChange w:id="1945" w:author="Nils Hailer" w:date="2021-05-17T11:11:00Z">
                  <w:rPr>
                    <w:sz w:val="12"/>
                    <w:szCs w:val="16"/>
                  </w:rPr>
                </w:rPrChange>
              </w:rPr>
              <w:t>( 76.2</w:t>
            </w:r>
            <w:proofErr w:type="gramEnd"/>
            <w:r w:rsidRPr="00414C19">
              <w:rPr>
                <w:sz w:val="12"/>
                <w:szCs w:val="16"/>
                <w:lang w:val="en-GB"/>
                <w:rPrChange w:id="1946" w:author="Nils Hailer" w:date="2021-05-17T11:11:00Z">
                  <w:rPr>
                    <w:sz w:val="12"/>
                    <w:szCs w:val="16"/>
                  </w:rPr>
                </w:rPrChange>
              </w:rPr>
              <w:t>)</w:t>
            </w:r>
          </w:p>
        </w:tc>
        <w:tc>
          <w:tcPr>
            <w:tcW w:w="0" w:type="auto"/>
          </w:tcPr>
          <w:p w14:paraId="63C1FEE3" w14:textId="77777777" w:rsidR="00DE1FF7" w:rsidRPr="00414C19" w:rsidRDefault="00F5325D">
            <w:pPr>
              <w:pStyle w:val="Compact"/>
              <w:rPr>
                <w:sz w:val="12"/>
                <w:szCs w:val="16"/>
                <w:lang w:val="en-GB"/>
                <w:rPrChange w:id="1947" w:author="Nils Hailer" w:date="2021-05-17T11:11:00Z">
                  <w:rPr>
                    <w:sz w:val="12"/>
                    <w:szCs w:val="16"/>
                  </w:rPr>
                </w:rPrChange>
              </w:rPr>
            </w:pPr>
            <w:r w:rsidRPr="00414C19">
              <w:rPr>
                <w:sz w:val="12"/>
                <w:szCs w:val="16"/>
                <w:lang w:val="en-GB"/>
                <w:rPrChange w:id="1948" w:author="Nils Hailer" w:date="2021-05-17T11:11:00Z">
                  <w:rPr>
                    <w:sz w:val="12"/>
                    <w:szCs w:val="16"/>
                  </w:rPr>
                </w:rPrChange>
              </w:rPr>
              <w:t xml:space="preserve">67437 </w:t>
            </w:r>
            <w:proofErr w:type="gramStart"/>
            <w:r w:rsidRPr="00414C19">
              <w:rPr>
                <w:sz w:val="12"/>
                <w:szCs w:val="16"/>
                <w:lang w:val="en-GB"/>
                <w:rPrChange w:id="1949" w:author="Nils Hailer" w:date="2021-05-17T11:11:00Z">
                  <w:rPr>
                    <w:sz w:val="12"/>
                    <w:szCs w:val="16"/>
                  </w:rPr>
                </w:rPrChange>
              </w:rPr>
              <w:t>( 75.9</w:t>
            </w:r>
            <w:proofErr w:type="gramEnd"/>
            <w:r w:rsidRPr="00414C19">
              <w:rPr>
                <w:sz w:val="12"/>
                <w:szCs w:val="16"/>
                <w:lang w:val="en-GB"/>
                <w:rPrChange w:id="1950" w:author="Nils Hailer" w:date="2021-05-17T11:11:00Z">
                  <w:rPr>
                    <w:sz w:val="12"/>
                    <w:szCs w:val="16"/>
                  </w:rPr>
                </w:rPrChange>
              </w:rPr>
              <w:t>)</w:t>
            </w:r>
          </w:p>
        </w:tc>
        <w:tc>
          <w:tcPr>
            <w:tcW w:w="0" w:type="auto"/>
          </w:tcPr>
          <w:p w14:paraId="245C2701" w14:textId="77777777" w:rsidR="00DE1FF7" w:rsidRPr="00414C19" w:rsidRDefault="00F5325D">
            <w:pPr>
              <w:pStyle w:val="Compact"/>
              <w:rPr>
                <w:sz w:val="12"/>
                <w:szCs w:val="16"/>
                <w:lang w:val="en-GB"/>
                <w:rPrChange w:id="1951" w:author="Nils Hailer" w:date="2021-05-17T11:11:00Z">
                  <w:rPr>
                    <w:sz w:val="12"/>
                    <w:szCs w:val="16"/>
                  </w:rPr>
                </w:rPrChange>
              </w:rPr>
            </w:pPr>
            <w:r w:rsidRPr="00414C19">
              <w:rPr>
                <w:sz w:val="12"/>
                <w:szCs w:val="16"/>
                <w:lang w:val="en-GB"/>
                <w:rPrChange w:id="1952" w:author="Nils Hailer" w:date="2021-05-17T11:11:00Z">
                  <w:rPr>
                    <w:sz w:val="12"/>
                    <w:szCs w:val="16"/>
                  </w:rPr>
                </w:rPrChange>
              </w:rPr>
              <w:t>328 (80.0)</w:t>
            </w:r>
          </w:p>
        </w:tc>
        <w:tc>
          <w:tcPr>
            <w:tcW w:w="0" w:type="auto"/>
          </w:tcPr>
          <w:p w14:paraId="7E511159" w14:textId="77777777" w:rsidR="00DE1FF7" w:rsidRPr="00414C19" w:rsidRDefault="00F5325D">
            <w:pPr>
              <w:pStyle w:val="Compact"/>
              <w:rPr>
                <w:sz w:val="12"/>
                <w:szCs w:val="16"/>
                <w:lang w:val="en-GB"/>
                <w:rPrChange w:id="1953" w:author="Nils Hailer" w:date="2021-05-17T11:11:00Z">
                  <w:rPr>
                    <w:sz w:val="12"/>
                    <w:szCs w:val="16"/>
                  </w:rPr>
                </w:rPrChange>
              </w:rPr>
            </w:pPr>
            <w:r w:rsidRPr="00414C19">
              <w:rPr>
                <w:sz w:val="12"/>
                <w:szCs w:val="16"/>
                <w:lang w:val="en-GB"/>
                <w:rPrChange w:id="1954" w:author="Nils Hailer" w:date="2021-05-17T11:11:00Z">
                  <w:rPr>
                    <w:sz w:val="12"/>
                    <w:szCs w:val="16"/>
                  </w:rPr>
                </w:rPrChange>
              </w:rPr>
              <w:t>15804 (85.7)</w:t>
            </w:r>
          </w:p>
        </w:tc>
        <w:tc>
          <w:tcPr>
            <w:tcW w:w="0" w:type="auto"/>
          </w:tcPr>
          <w:p w14:paraId="0713882F" w14:textId="77777777" w:rsidR="00DE1FF7" w:rsidRPr="00414C19" w:rsidRDefault="00F5325D">
            <w:pPr>
              <w:pStyle w:val="Compact"/>
              <w:rPr>
                <w:sz w:val="12"/>
                <w:szCs w:val="16"/>
                <w:lang w:val="en-GB"/>
                <w:rPrChange w:id="1955" w:author="Nils Hailer" w:date="2021-05-17T11:11:00Z">
                  <w:rPr>
                    <w:sz w:val="12"/>
                    <w:szCs w:val="16"/>
                  </w:rPr>
                </w:rPrChange>
              </w:rPr>
            </w:pPr>
            <w:r w:rsidRPr="00414C19">
              <w:rPr>
                <w:sz w:val="12"/>
                <w:szCs w:val="16"/>
                <w:lang w:val="en-GB"/>
                <w:rPrChange w:id="1956" w:author="Nils Hailer" w:date="2021-05-17T11:11:00Z">
                  <w:rPr>
                    <w:sz w:val="12"/>
                    <w:szCs w:val="16"/>
                  </w:rPr>
                </w:rPrChange>
              </w:rPr>
              <w:t>16132 (85.6)</w:t>
            </w:r>
          </w:p>
        </w:tc>
      </w:tr>
      <w:tr w:rsidR="00DE1FF7" w:rsidRPr="00414C19" w14:paraId="7E0FCB74" w14:textId="77777777" w:rsidTr="00E76AA7">
        <w:tc>
          <w:tcPr>
            <w:tcW w:w="743" w:type="pct"/>
          </w:tcPr>
          <w:p w14:paraId="518A7D88" w14:textId="77777777" w:rsidR="00DE1FF7" w:rsidRPr="00414C19" w:rsidRDefault="00DE1FF7">
            <w:pPr>
              <w:rPr>
                <w:sz w:val="12"/>
                <w:szCs w:val="16"/>
                <w:lang w:val="en-GB"/>
                <w:rPrChange w:id="1957" w:author="Nils Hailer" w:date="2021-05-17T11:11:00Z">
                  <w:rPr>
                    <w:sz w:val="12"/>
                    <w:szCs w:val="16"/>
                  </w:rPr>
                </w:rPrChange>
              </w:rPr>
            </w:pPr>
          </w:p>
        </w:tc>
        <w:tc>
          <w:tcPr>
            <w:tcW w:w="1152" w:type="pct"/>
          </w:tcPr>
          <w:p w14:paraId="48FEABBD" w14:textId="77777777" w:rsidR="00DE1FF7" w:rsidRPr="00414C19" w:rsidRDefault="00F5325D">
            <w:pPr>
              <w:pStyle w:val="Compact"/>
              <w:rPr>
                <w:sz w:val="12"/>
                <w:szCs w:val="16"/>
                <w:lang w:val="en-GB"/>
                <w:rPrChange w:id="1958" w:author="Nils Hailer" w:date="2021-05-17T11:11:00Z">
                  <w:rPr>
                    <w:sz w:val="12"/>
                    <w:szCs w:val="16"/>
                  </w:rPr>
                </w:rPrChange>
              </w:rPr>
            </w:pPr>
            <w:r w:rsidRPr="00414C19">
              <w:rPr>
                <w:sz w:val="12"/>
                <w:szCs w:val="16"/>
                <w:lang w:val="en-GB"/>
                <w:rPrChange w:id="1959" w:author="Nils Hailer" w:date="2021-05-17T11:11:00Z">
                  <w:rPr>
                    <w:sz w:val="12"/>
                    <w:szCs w:val="16"/>
                  </w:rPr>
                </w:rPrChange>
              </w:rPr>
              <w:t>1</w:t>
            </w:r>
          </w:p>
        </w:tc>
        <w:tc>
          <w:tcPr>
            <w:tcW w:w="0" w:type="auto"/>
          </w:tcPr>
          <w:p w14:paraId="6D0F49A0" w14:textId="77777777" w:rsidR="00DE1FF7" w:rsidRPr="00414C19" w:rsidRDefault="00F5325D">
            <w:pPr>
              <w:pStyle w:val="Compact"/>
              <w:rPr>
                <w:sz w:val="12"/>
                <w:szCs w:val="16"/>
                <w:lang w:val="en-GB"/>
                <w:rPrChange w:id="1960" w:author="Nils Hailer" w:date="2021-05-17T11:11:00Z">
                  <w:rPr>
                    <w:sz w:val="12"/>
                    <w:szCs w:val="16"/>
                  </w:rPr>
                </w:rPrChange>
              </w:rPr>
            </w:pPr>
            <w:r w:rsidRPr="00414C19">
              <w:rPr>
                <w:sz w:val="12"/>
                <w:szCs w:val="16"/>
                <w:lang w:val="en-GB"/>
                <w:rPrChange w:id="1961" w:author="Nils Hailer" w:date="2021-05-17T11:11:00Z">
                  <w:rPr>
                    <w:sz w:val="12"/>
                    <w:szCs w:val="16"/>
                  </w:rPr>
                </w:rPrChange>
              </w:rPr>
              <w:t xml:space="preserve">423 </w:t>
            </w:r>
            <w:proofErr w:type="gramStart"/>
            <w:r w:rsidRPr="00414C19">
              <w:rPr>
                <w:sz w:val="12"/>
                <w:szCs w:val="16"/>
                <w:lang w:val="en-GB"/>
                <w:rPrChange w:id="1962" w:author="Nils Hailer" w:date="2021-05-17T11:11:00Z">
                  <w:rPr>
                    <w:sz w:val="12"/>
                    <w:szCs w:val="16"/>
                  </w:rPr>
                </w:rPrChange>
              </w:rPr>
              <w:t>( 19.5</w:t>
            </w:r>
            <w:proofErr w:type="gramEnd"/>
            <w:r w:rsidRPr="00414C19">
              <w:rPr>
                <w:sz w:val="12"/>
                <w:szCs w:val="16"/>
                <w:lang w:val="en-GB"/>
                <w:rPrChange w:id="1963" w:author="Nils Hailer" w:date="2021-05-17T11:11:00Z">
                  <w:rPr>
                    <w:sz w:val="12"/>
                    <w:szCs w:val="16"/>
                  </w:rPr>
                </w:rPrChange>
              </w:rPr>
              <w:t>)</w:t>
            </w:r>
          </w:p>
        </w:tc>
        <w:tc>
          <w:tcPr>
            <w:tcW w:w="0" w:type="auto"/>
          </w:tcPr>
          <w:p w14:paraId="7E886267" w14:textId="77777777" w:rsidR="00DE1FF7" w:rsidRPr="00414C19" w:rsidRDefault="00F5325D">
            <w:pPr>
              <w:pStyle w:val="Compact"/>
              <w:rPr>
                <w:sz w:val="12"/>
                <w:szCs w:val="16"/>
                <w:lang w:val="en-GB"/>
                <w:rPrChange w:id="1964" w:author="Nils Hailer" w:date="2021-05-17T11:11:00Z">
                  <w:rPr>
                    <w:sz w:val="12"/>
                    <w:szCs w:val="16"/>
                  </w:rPr>
                </w:rPrChange>
              </w:rPr>
            </w:pPr>
            <w:r w:rsidRPr="00414C19">
              <w:rPr>
                <w:sz w:val="12"/>
                <w:szCs w:val="16"/>
                <w:lang w:val="en-GB"/>
                <w:rPrChange w:id="1965" w:author="Nils Hailer" w:date="2021-05-17T11:11:00Z">
                  <w:rPr>
                    <w:sz w:val="12"/>
                    <w:szCs w:val="16"/>
                  </w:rPr>
                </w:rPrChange>
              </w:rPr>
              <w:t xml:space="preserve">12281 </w:t>
            </w:r>
            <w:proofErr w:type="gramStart"/>
            <w:r w:rsidRPr="00414C19">
              <w:rPr>
                <w:sz w:val="12"/>
                <w:szCs w:val="16"/>
                <w:lang w:val="en-GB"/>
                <w:rPrChange w:id="1966" w:author="Nils Hailer" w:date="2021-05-17T11:11:00Z">
                  <w:rPr>
                    <w:sz w:val="12"/>
                    <w:szCs w:val="16"/>
                  </w:rPr>
                </w:rPrChange>
              </w:rPr>
              <w:t>( 14.2</w:t>
            </w:r>
            <w:proofErr w:type="gramEnd"/>
            <w:r w:rsidRPr="00414C19">
              <w:rPr>
                <w:sz w:val="12"/>
                <w:szCs w:val="16"/>
                <w:lang w:val="en-GB"/>
                <w:rPrChange w:id="1967" w:author="Nils Hailer" w:date="2021-05-17T11:11:00Z">
                  <w:rPr>
                    <w:sz w:val="12"/>
                    <w:szCs w:val="16"/>
                  </w:rPr>
                </w:rPrChange>
              </w:rPr>
              <w:t>)</w:t>
            </w:r>
          </w:p>
        </w:tc>
        <w:tc>
          <w:tcPr>
            <w:tcW w:w="0" w:type="auto"/>
          </w:tcPr>
          <w:p w14:paraId="5133FD2E" w14:textId="77777777" w:rsidR="00DE1FF7" w:rsidRPr="00414C19" w:rsidRDefault="00F5325D">
            <w:pPr>
              <w:pStyle w:val="Compact"/>
              <w:rPr>
                <w:sz w:val="12"/>
                <w:szCs w:val="16"/>
                <w:lang w:val="en-GB"/>
                <w:rPrChange w:id="1968" w:author="Nils Hailer" w:date="2021-05-17T11:11:00Z">
                  <w:rPr>
                    <w:sz w:val="12"/>
                    <w:szCs w:val="16"/>
                  </w:rPr>
                </w:rPrChange>
              </w:rPr>
            </w:pPr>
            <w:r w:rsidRPr="00414C19">
              <w:rPr>
                <w:sz w:val="12"/>
                <w:szCs w:val="16"/>
                <w:lang w:val="en-GB"/>
                <w:rPrChange w:id="1969" w:author="Nils Hailer" w:date="2021-05-17T11:11:00Z">
                  <w:rPr>
                    <w:sz w:val="12"/>
                    <w:szCs w:val="16"/>
                  </w:rPr>
                </w:rPrChange>
              </w:rPr>
              <w:t xml:space="preserve">12704 </w:t>
            </w:r>
            <w:proofErr w:type="gramStart"/>
            <w:r w:rsidRPr="00414C19">
              <w:rPr>
                <w:sz w:val="12"/>
                <w:szCs w:val="16"/>
                <w:lang w:val="en-GB"/>
                <w:rPrChange w:id="1970" w:author="Nils Hailer" w:date="2021-05-17T11:11:00Z">
                  <w:rPr>
                    <w:sz w:val="12"/>
                    <w:szCs w:val="16"/>
                  </w:rPr>
                </w:rPrChange>
              </w:rPr>
              <w:t>( 14.3</w:t>
            </w:r>
            <w:proofErr w:type="gramEnd"/>
            <w:r w:rsidRPr="00414C19">
              <w:rPr>
                <w:sz w:val="12"/>
                <w:szCs w:val="16"/>
                <w:lang w:val="en-GB"/>
                <w:rPrChange w:id="1971" w:author="Nils Hailer" w:date="2021-05-17T11:11:00Z">
                  <w:rPr>
                    <w:sz w:val="12"/>
                    <w:szCs w:val="16"/>
                  </w:rPr>
                </w:rPrChange>
              </w:rPr>
              <w:t>)</w:t>
            </w:r>
          </w:p>
        </w:tc>
        <w:tc>
          <w:tcPr>
            <w:tcW w:w="0" w:type="auto"/>
          </w:tcPr>
          <w:p w14:paraId="5284BFFA" w14:textId="77777777" w:rsidR="00DE1FF7" w:rsidRPr="00414C19" w:rsidRDefault="00F5325D">
            <w:pPr>
              <w:pStyle w:val="Compact"/>
              <w:rPr>
                <w:sz w:val="12"/>
                <w:szCs w:val="16"/>
                <w:lang w:val="en-GB"/>
                <w:rPrChange w:id="1972" w:author="Nils Hailer" w:date="2021-05-17T11:11:00Z">
                  <w:rPr>
                    <w:sz w:val="12"/>
                    <w:szCs w:val="16"/>
                  </w:rPr>
                </w:rPrChange>
              </w:rPr>
            </w:pPr>
            <w:r w:rsidRPr="00414C19">
              <w:rPr>
                <w:sz w:val="12"/>
                <w:szCs w:val="16"/>
                <w:lang w:val="en-GB"/>
                <w:rPrChange w:id="1973" w:author="Nils Hailer" w:date="2021-05-17T11:11:00Z">
                  <w:rPr>
                    <w:sz w:val="12"/>
                    <w:szCs w:val="16"/>
                  </w:rPr>
                </w:rPrChange>
              </w:rPr>
              <w:t>63 (15.4)</w:t>
            </w:r>
          </w:p>
        </w:tc>
        <w:tc>
          <w:tcPr>
            <w:tcW w:w="0" w:type="auto"/>
          </w:tcPr>
          <w:p w14:paraId="49C5B3BC" w14:textId="77777777" w:rsidR="00DE1FF7" w:rsidRPr="00414C19" w:rsidRDefault="00F5325D">
            <w:pPr>
              <w:pStyle w:val="Compact"/>
              <w:rPr>
                <w:sz w:val="12"/>
                <w:szCs w:val="16"/>
                <w:lang w:val="en-GB"/>
                <w:rPrChange w:id="1974" w:author="Nils Hailer" w:date="2021-05-17T11:11:00Z">
                  <w:rPr>
                    <w:sz w:val="12"/>
                    <w:szCs w:val="16"/>
                  </w:rPr>
                </w:rPrChange>
              </w:rPr>
            </w:pPr>
            <w:r w:rsidRPr="00414C19">
              <w:rPr>
                <w:sz w:val="12"/>
                <w:szCs w:val="16"/>
                <w:lang w:val="en-GB"/>
                <w:rPrChange w:id="1975" w:author="Nils Hailer" w:date="2021-05-17T11:11:00Z">
                  <w:rPr>
                    <w:sz w:val="12"/>
                    <w:szCs w:val="16"/>
                  </w:rPr>
                </w:rPrChange>
              </w:rPr>
              <w:t>2180 (11.8)</w:t>
            </w:r>
          </w:p>
        </w:tc>
        <w:tc>
          <w:tcPr>
            <w:tcW w:w="0" w:type="auto"/>
          </w:tcPr>
          <w:p w14:paraId="408D0BF0" w14:textId="77777777" w:rsidR="00DE1FF7" w:rsidRPr="00414C19" w:rsidRDefault="00F5325D">
            <w:pPr>
              <w:pStyle w:val="Compact"/>
              <w:rPr>
                <w:sz w:val="12"/>
                <w:szCs w:val="16"/>
                <w:lang w:val="en-GB"/>
                <w:rPrChange w:id="1976" w:author="Nils Hailer" w:date="2021-05-17T11:11:00Z">
                  <w:rPr>
                    <w:sz w:val="12"/>
                    <w:szCs w:val="16"/>
                  </w:rPr>
                </w:rPrChange>
              </w:rPr>
            </w:pPr>
            <w:r w:rsidRPr="00414C19">
              <w:rPr>
                <w:sz w:val="12"/>
                <w:szCs w:val="16"/>
                <w:lang w:val="en-GB"/>
                <w:rPrChange w:id="1977" w:author="Nils Hailer" w:date="2021-05-17T11:11:00Z">
                  <w:rPr>
                    <w:sz w:val="12"/>
                    <w:szCs w:val="16"/>
                  </w:rPr>
                </w:rPrChange>
              </w:rPr>
              <w:t>2243 (11.9)</w:t>
            </w:r>
          </w:p>
        </w:tc>
      </w:tr>
      <w:tr w:rsidR="00DE1FF7" w:rsidRPr="00414C19" w14:paraId="6A30A46C" w14:textId="77777777" w:rsidTr="00E76AA7">
        <w:tc>
          <w:tcPr>
            <w:tcW w:w="743" w:type="pct"/>
          </w:tcPr>
          <w:p w14:paraId="3EFD161B" w14:textId="77777777" w:rsidR="00DE1FF7" w:rsidRPr="00414C19" w:rsidRDefault="00DE1FF7">
            <w:pPr>
              <w:rPr>
                <w:sz w:val="12"/>
                <w:szCs w:val="16"/>
                <w:lang w:val="en-GB"/>
                <w:rPrChange w:id="1978" w:author="Nils Hailer" w:date="2021-05-17T11:11:00Z">
                  <w:rPr>
                    <w:sz w:val="12"/>
                    <w:szCs w:val="16"/>
                  </w:rPr>
                </w:rPrChange>
              </w:rPr>
            </w:pPr>
          </w:p>
        </w:tc>
        <w:tc>
          <w:tcPr>
            <w:tcW w:w="1152" w:type="pct"/>
          </w:tcPr>
          <w:p w14:paraId="0E45D21E" w14:textId="77777777" w:rsidR="00DE1FF7" w:rsidRPr="00414C19" w:rsidRDefault="00F5325D">
            <w:pPr>
              <w:pStyle w:val="Compact"/>
              <w:rPr>
                <w:sz w:val="12"/>
                <w:szCs w:val="16"/>
                <w:lang w:val="en-GB"/>
                <w:rPrChange w:id="1979" w:author="Nils Hailer" w:date="2021-05-17T11:11:00Z">
                  <w:rPr>
                    <w:sz w:val="12"/>
                    <w:szCs w:val="16"/>
                  </w:rPr>
                </w:rPrChange>
              </w:rPr>
            </w:pPr>
            <w:r w:rsidRPr="00414C19">
              <w:rPr>
                <w:sz w:val="12"/>
                <w:szCs w:val="16"/>
                <w:lang w:val="en-GB"/>
                <w:rPrChange w:id="1980" w:author="Nils Hailer" w:date="2021-05-17T11:11:00Z">
                  <w:rPr>
                    <w:sz w:val="12"/>
                    <w:szCs w:val="16"/>
                  </w:rPr>
                </w:rPrChange>
              </w:rPr>
              <w:t>2+</w:t>
            </w:r>
          </w:p>
        </w:tc>
        <w:tc>
          <w:tcPr>
            <w:tcW w:w="0" w:type="auto"/>
          </w:tcPr>
          <w:p w14:paraId="279A873E" w14:textId="77777777" w:rsidR="00DE1FF7" w:rsidRPr="00414C19" w:rsidRDefault="00F5325D">
            <w:pPr>
              <w:pStyle w:val="Compact"/>
              <w:rPr>
                <w:sz w:val="12"/>
                <w:szCs w:val="16"/>
                <w:lang w:val="en-GB"/>
                <w:rPrChange w:id="1981" w:author="Nils Hailer" w:date="2021-05-17T11:11:00Z">
                  <w:rPr>
                    <w:sz w:val="12"/>
                    <w:szCs w:val="16"/>
                  </w:rPr>
                </w:rPrChange>
              </w:rPr>
            </w:pPr>
            <w:r w:rsidRPr="00414C19">
              <w:rPr>
                <w:sz w:val="12"/>
                <w:szCs w:val="16"/>
                <w:lang w:val="en-GB"/>
                <w:rPrChange w:id="1982" w:author="Nils Hailer" w:date="2021-05-17T11:11:00Z">
                  <w:rPr>
                    <w:sz w:val="12"/>
                    <w:szCs w:val="16"/>
                  </w:rPr>
                </w:rPrChange>
              </w:rPr>
              <w:t xml:space="preserve">337 </w:t>
            </w:r>
            <w:proofErr w:type="gramStart"/>
            <w:r w:rsidRPr="00414C19">
              <w:rPr>
                <w:sz w:val="12"/>
                <w:szCs w:val="16"/>
                <w:lang w:val="en-GB"/>
                <w:rPrChange w:id="1983" w:author="Nils Hailer" w:date="2021-05-17T11:11:00Z">
                  <w:rPr>
                    <w:sz w:val="12"/>
                    <w:szCs w:val="16"/>
                  </w:rPr>
                </w:rPrChange>
              </w:rPr>
              <w:t>( 15.5</w:t>
            </w:r>
            <w:proofErr w:type="gramEnd"/>
            <w:r w:rsidRPr="00414C19">
              <w:rPr>
                <w:sz w:val="12"/>
                <w:szCs w:val="16"/>
                <w:lang w:val="en-GB"/>
                <w:rPrChange w:id="1984" w:author="Nils Hailer" w:date="2021-05-17T11:11:00Z">
                  <w:rPr>
                    <w:sz w:val="12"/>
                    <w:szCs w:val="16"/>
                  </w:rPr>
                </w:rPrChange>
              </w:rPr>
              <w:t>)</w:t>
            </w:r>
          </w:p>
        </w:tc>
        <w:tc>
          <w:tcPr>
            <w:tcW w:w="0" w:type="auto"/>
          </w:tcPr>
          <w:p w14:paraId="6E430DCB" w14:textId="77777777" w:rsidR="00DE1FF7" w:rsidRPr="00414C19" w:rsidRDefault="00F5325D">
            <w:pPr>
              <w:pStyle w:val="Compact"/>
              <w:rPr>
                <w:sz w:val="12"/>
                <w:szCs w:val="16"/>
                <w:lang w:val="en-GB"/>
                <w:rPrChange w:id="1985" w:author="Nils Hailer" w:date="2021-05-17T11:11:00Z">
                  <w:rPr>
                    <w:sz w:val="12"/>
                    <w:szCs w:val="16"/>
                  </w:rPr>
                </w:rPrChange>
              </w:rPr>
            </w:pPr>
            <w:r w:rsidRPr="00414C19">
              <w:rPr>
                <w:sz w:val="12"/>
                <w:szCs w:val="16"/>
                <w:lang w:val="en-GB"/>
                <w:rPrChange w:id="1986" w:author="Nils Hailer" w:date="2021-05-17T11:11:00Z">
                  <w:rPr>
                    <w:sz w:val="12"/>
                    <w:szCs w:val="16"/>
                  </w:rPr>
                </w:rPrChange>
              </w:rPr>
              <w:t xml:space="preserve">8352 </w:t>
            </w:r>
            <w:proofErr w:type="gramStart"/>
            <w:r w:rsidRPr="00414C19">
              <w:rPr>
                <w:sz w:val="12"/>
                <w:szCs w:val="16"/>
                <w:lang w:val="en-GB"/>
                <w:rPrChange w:id="1987" w:author="Nils Hailer" w:date="2021-05-17T11:11:00Z">
                  <w:rPr>
                    <w:sz w:val="12"/>
                    <w:szCs w:val="16"/>
                  </w:rPr>
                </w:rPrChange>
              </w:rPr>
              <w:t>( 9.6</w:t>
            </w:r>
            <w:proofErr w:type="gramEnd"/>
            <w:r w:rsidRPr="00414C19">
              <w:rPr>
                <w:sz w:val="12"/>
                <w:szCs w:val="16"/>
                <w:lang w:val="en-GB"/>
                <w:rPrChange w:id="1988" w:author="Nils Hailer" w:date="2021-05-17T11:11:00Z">
                  <w:rPr>
                    <w:sz w:val="12"/>
                    <w:szCs w:val="16"/>
                  </w:rPr>
                </w:rPrChange>
              </w:rPr>
              <w:t>)</w:t>
            </w:r>
          </w:p>
        </w:tc>
        <w:tc>
          <w:tcPr>
            <w:tcW w:w="0" w:type="auto"/>
          </w:tcPr>
          <w:p w14:paraId="1D750E66" w14:textId="77777777" w:rsidR="00DE1FF7" w:rsidRPr="00414C19" w:rsidRDefault="00F5325D">
            <w:pPr>
              <w:pStyle w:val="Compact"/>
              <w:rPr>
                <w:sz w:val="12"/>
                <w:szCs w:val="16"/>
                <w:lang w:val="en-GB"/>
                <w:rPrChange w:id="1989" w:author="Nils Hailer" w:date="2021-05-17T11:11:00Z">
                  <w:rPr>
                    <w:sz w:val="12"/>
                    <w:szCs w:val="16"/>
                  </w:rPr>
                </w:rPrChange>
              </w:rPr>
            </w:pPr>
            <w:r w:rsidRPr="00414C19">
              <w:rPr>
                <w:sz w:val="12"/>
                <w:szCs w:val="16"/>
                <w:lang w:val="en-GB"/>
                <w:rPrChange w:id="1990" w:author="Nils Hailer" w:date="2021-05-17T11:11:00Z">
                  <w:rPr>
                    <w:sz w:val="12"/>
                    <w:szCs w:val="16"/>
                  </w:rPr>
                </w:rPrChange>
              </w:rPr>
              <w:t xml:space="preserve">8689 </w:t>
            </w:r>
            <w:proofErr w:type="gramStart"/>
            <w:r w:rsidRPr="00414C19">
              <w:rPr>
                <w:sz w:val="12"/>
                <w:szCs w:val="16"/>
                <w:lang w:val="en-GB"/>
                <w:rPrChange w:id="1991" w:author="Nils Hailer" w:date="2021-05-17T11:11:00Z">
                  <w:rPr>
                    <w:sz w:val="12"/>
                    <w:szCs w:val="16"/>
                  </w:rPr>
                </w:rPrChange>
              </w:rPr>
              <w:t>( 9.8</w:t>
            </w:r>
            <w:proofErr w:type="gramEnd"/>
            <w:r w:rsidRPr="00414C19">
              <w:rPr>
                <w:sz w:val="12"/>
                <w:szCs w:val="16"/>
                <w:lang w:val="en-GB"/>
                <w:rPrChange w:id="1992" w:author="Nils Hailer" w:date="2021-05-17T11:11:00Z">
                  <w:rPr>
                    <w:sz w:val="12"/>
                    <w:szCs w:val="16"/>
                  </w:rPr>
                </w:rPrChange>
              </w:rPr>
              <w:t>)</w:t>
            </w:r>
          </w:p>
        </w:tc>
        <w:tc>
          <w:tcPr>
            <w:tcW w:w="0" w:type="auto"/>
          </w:tcPr>
          <w:p w14:paraId="2EB61707" w14:textId="77777777" w:rsidR="00DE1FF7" w:rsidRPr="00414C19" w:rsidRDefault="00F5325D">
            <w:pPr>
              <w:pStyle w:val="Compact"/>
              <w:rPr>
                <w:sz w:val="12"/>
                <w:szCs w:val="16"/>
                <w:lang w:val="en-GB"/>
                <w:rPrChange w:id="1993" w:author="Nils Hailer" w:date="2021-05-17T11:11:00Z">
                  <w:rPr>
                    <w:sz w:val="12"/>
                    <w:szCs w:val="16"/>
                  </w:rPr>
                </w:rPrChange>
              </w:rPr>
            </w:pPr>
            <w:r w:rsidRPr="00414C19">
              <w:rPr>
                <w:sz w:val="12"/>
                <w:szCs w:val="16"/>
                <w:lang w:val="en-GB"/>
                <w:rPrChange w:id="1994" w:author="Nils Hailer" w:date="2021-05-17T11:11:00Z">
                  <w:rPr>
                    <w:sz w:val="12"/>
                    <w:szCs w:val="16"/>
                  </w:rPr>
                </w:rPrChange>
              </w:rPr>
              <w:t>19 (4.6)</w:t>
            </w:r>
          </w:p>
        </w:tc>
        <w:tc>
          <w:tcPr>
            <w:tcW w:w="0" w:type="auto"/>
          </w:tcPr>
          <w:p w14:paraId="1A9E3552" w14:textId="77777777" w:rsidR="00DE1FF7" w:rsidRPr="00414C19" w:rsidRDefault="00F5325D">
            <w:pPr>
              <w:pStyle w:val="Compact"/>
              <w:rPr>
                <w:sz w:val="12"/>
                <w:szCs w:val="16"/>
                <w:lang w:val="en-GB"/>
                <w:rPrChange w:id="1995" w:author="Nils Hailer" w:date="2021-05-17T11:11:00Z">
                  <w:rPr>
                    <w:sz w:val="12"/>
                    <w:szCs w:val="16"/>
                  </w:rPr>
                </w:rPrChange>
              </w:rPr>
            </w:pPr>
            <w:r w:rsidRPr="00414C19">
              <w:rPr>
                <w:sz w:val="12"/>
                <w:szCs w:val="16"/>
                <w:lang w:val="en-GB"/>
                <w:rPrChange w:id="1996" w:author="Nils Hailer" w:date="2021-05-17T11:11:00Z">
                  <w:rPr>
                    <w:sz w:val="12"/>
                    <w:szCs w:val="16"/>
                  </w:rPr>
                </w:rPrChange>
              </w:rPr>
              <w:t>460 (2.5)</w:t>
            </w:r>
          </w:p>
        </w:tc>
        <w:tc>
          <w:tcPr>
            <w:tcW w:w="0" w:type="auto"/>
          </w:tcPr>
          <w:p w14:paraId="42705318" w14:textId="77777777" w:rsidR="00DE1FF7" w:rsidRPr="00414C19" w:rsidRDefault="00F5325D">
            <w:pPr>
              <w:pStyle w:val="Compact"/>
              <w:rPr>
                <w:sz w:val="12"/>
                <w:szCs w:val="16"/>
                <w:lang w:val="en-GB"/>
                <w:rPrChange w:id="1997" w:author="Nils Hailer" w:date="2021-05-17T11:11:00Z">
                  <w:rPr>
                    <w:sz w:val="12"/>
                    <w:szCs w:val="16"/>
                  </w:rPr>
                </w:rPrChange>
              </w:rPr>
            </w:pPr>
            <w:r w:rsidRPr="00414C19">
              <w:rPr>
                <w:sz w:val="12"/>
                <w:szCs w:val="16"/>
                <w:lang w:val="en-GB"/>
                <w:rPrChange w:id="1998" w:author="Nils Hailer" w:date="2021-05-17T11:11:00Z">
                  <w:rPr>
                    <w:sz w:val="12"/>
                    <w:szCs w:val="16"/>
                  </w:rPr>
                </w:rPrChange>
              </w:rPr>
              <w:t>479 (2.5)</w:t>
            </w:r>
          </w:p>
        </w:tc>
      </w:tr>
      <w:tr w:rsidR="00DE1FF7" w:rsidRPr="00414C19" w14:paraId="7E96E36B" w14:textId="77777777" w:rsidTr="00E76AA7">
        <w:tc>
          <w:tcPr>
            <w:tcW w:w="743" w:type="pct"/>
          </w:tcPr>
          <w:p w14:paraId="6720A1DE" w14:textId="77777777" w:rsidR="00DE1FF7" w:rsidRPr="00414C19" w:rsidRDefault="00F5325D">
            <w:pPr>
              <w:pStyle w:val="Compact"/>
              <w:rPr>
                <w:sz w:val="12"/>
                <w:szCs w:val="16"/>
                <w:lang w:val="en-GB"/>
                <w:rPrChange w:id="1999" w:author="Nils Hailer" w:date="2021-05-17T11:11:00Z">
                  <w:rPr>
                    <w:sz w:val="12"/>
                    <w:szCs w:val="16"/>
                  </w:rPr>
                </w:rPrChange>
              </w:rPr>
            </w:pPr>
            <w:r w:rsidRPr="00414C19">
              <w:rPr>
                <w:sz w:val="12"/>
                <w:szCs w:val="16"/>
                <w:lang w:val="en-GB"/>
                <w:rPrChange w:id="2000" w:author="Nils Hailer" w:date="2021-05-17T11:11:00Z">
                  <w:rPr>
                    <w:sz w:val="12"/>
                    <w:szCs w:val="16"/>
                  </w:rPr>
                </w:rPrChange>
              </w:rPr>
              <w:t>Elixhauser</w:t>
            </w:r>
          </w:p>
        </w:tc>
        <w:tc>
          <w:tcPr>
            <w:tcW w:w="1152" w:type="pct"/>
          </w:tcPr>
          <w:p w14:paraId="69EEAB4C" w14:textId="77777777" w:rsidR="00DE1FF7" w:rsidRPr="00414C19" w:rsidRDefault="00F5325D">
            <w:pPr>
              <w:pStyle w:val="Compact"/>
              <w:rPr>
                <w:sz w:val="12"/>
                <w:szCs w:val="16"/>
                <w:lang w:val="en-GB"/>
                <w:rPrChange w:id="2001" w:author="Nils Hailer" w:date="2021-05-17T11:11:00Z">
                  <w:rPr>
                    <w:sz w:val="12"/>
                    <w:szCs w:val="16"/>
                  </w:rPr>
                </w:rPrChange>
              </w:rPr>
            </w:pPr>
            <w:r w:rsidRPr="00414C19">
              <w:rPr>
                <w:sz w:val="12"/>
                <w:szCs w:val="16"/>
                <w:lang w:val="en-GB"/>
                <w:rPrChange w:id="2002" w:author="Nils Hailer" w:date="2021-05-17T11:11:00Z">
                  <w:rPr>
                    <w:sz w:val="12"/>
                    <w:szCs w:val="16"/>
                  </w:rPr>
                </w:rPrChange>
              </w:rPr>
              <w:t>0</w:t>
            </w:r>
          </w:p>
        </w:tc>
        <w:tc>
          <w:tcPr>
            <w:tcW w:w="0" w:type="auto"/>
          </w:tcPr>
          <w:p w14:paraId="042E60CC" w14:textId="77777777" w:rsidR="00DE1FF7" w:rsidRPr="00414C19" w:rsidRDefault="00F5325D">
            <w:pPr>
              <w:pStyle w:val="Compact"/>
              <w:rPr>
                <w:sz w:val="12"/>
                <w:szCs w:val="16"/>
                <w:lang w:val="en-GB"/>
                <w:rPrChange w:id="2003" w:author="Nils Hailer" w:date="2021-05-17T11:11:00Z">
                  <w:rPr>
                    <w:sz w:val="12"/>
                    <w:szCs w:val="16"/>
                  </w:rPr>
                </w:rPrChange>
              </w:rPr>
            </w:pPr>
            <w:r w:rsidRPr="00414C19">
              <w:rPr>
                <w:sz w:val="12"/>
                <w:szCs w:val="16"/>
                <w:lang w:val="en-GB"/>
                <w:rPrChange w:id="2004" w:author="Nils Hailer" w:date="2021-05-17T11:11:00Z">
                  <w:rPr>
                    <w:sz w:val="12"/>
                    <w:szCs w:val="16"/>
                  </w:rPr>
                </w:rPrChange>
              </w:rPr>
              <w:t xml:space="preserve">946 </w:t>
            </w:r>
            <w:proofErr w:type="gramStart"/>
            <w:r w:rsidRPr="00414C19">
              <w:rPr>
                <w:sz w:val="12"/>
                <w:szCs w:val="16"/>
                <w:lang w:val="en-GB"/>
                <w:rPrChange w:id="2005" w:author="Nils Hailer" w:date="2021-05-17T11:11:00Z">
                  <w:rPr>
                    <w:sz w:val="12"/>
                    <w:szCs w:val="16"/>
                  </w:rPr>
                </w:rPrChange>
              </w:rPr>
              <w:t>( 43.5</w:t>
            </w:r>
            <w:proofErr w:type="gramEnd"/>
            <w:r w:rsidRPr="00414C19">
              <w:rPr>
                <w:sz w:val="12"/>
                <w:szCs w:val="16"/>
                <w:lang w:val="en-GB"/>
                <w:rPrChange w:id="2006" w:author="Nils Hailer" w:date="2021-05-17T11:11:00Z">
                  <w:rPr>
                    <w:sz w:val="12"/>
                    <w:szCs w:val="16"/>
                  </w:rPr>
                </w:rPrChange>
              </w:rPr>
              <w:t>)</w:t>
            </w:r>
          </w:p>
        </w:tc>
        <w:tc>
          <w:tcPr>
            <w:tcW w:w="0" w:type="auto"/>
          </w:tcPr>
          <w:p w14:paraId="024431F4" w14:textId="77777777" w:rsidR="00DE1FF7" w:rsidRPr="00414C19" w:rsidRDefault="00F5325D">
            <w:pPr>
              <w:pStyle w:val="Compact"/>
              <w:rPr>
                <w:sz w:val="12"/>
                <w:szCs w:val="16"/>
                <w:lang w:val="en-GB"/>
                <w:rPrChange w:id="2007" w:author="Nils Hailer" w:date="2021-05-17T11:11:00Z">
                  <w:rPr>
                    <w:sz w:val="12"/>
                    <w:szCs w:val="16"/>
                  </w:rPr>
                </w:rPrChange>
              </w:rPr>
            </w:pPr>
            <w:r w:rsidRPr="00414C19">
              <w:rPr>
                <w:sz w:val="12"/>
                <w:szCs w:val="16"/>
                <w:lang w:val="en-GB"/>
                <w:rPrChange w:id="2008" w:author="Nils Hailer" w:date="2021-05-17T11:11:00Z">
                  <w:rPr>
                    <w:sz w:val="12"/>
                    <w:szCs w:val="16"/>
                  </w:rPr>
                </w:rPrChange>
              </w:rPr>
              <w:t xml:space="preserve">49267 </w:t>
            </w:r>
            <w:proofErr w:type="gramStart"/>
            <w:r w:rsidRPr="00414C19">
              <w:rPr>
                <w:sz w:val="12"/>
                <w:szCs w:val="16"/>
                <w:lang w:val="en-GB"/>
                <w:rPrChange w:id="2009" w:author="Nils Hailer" w:date="2021-05-17T11:11:00Z">
                  <w:rPr>
                    <w:sz w:val="12"/>
                    <w:szCs w:val="16"/>
                  </w:rPr>
                </w:rPrChange>
              </w:rPr>
              <w:t>( 56.9</w:t>
            </w:r>
            <w:proofErr w:type="gramEnd"/>
            <w:r w:rsidRPr="00414C19">
              <w:rPr>
                <w:sz w:val="12"/>
                <w:szCs w:val="16"/>
                <w:lang w:val="en-GB"/>
                <w:rPrChange w:id="2010" w:author="Nils Hailer" w:date="2021-05-17T11:11:00Z">
                  <w:rPr>
                    <w:sz w:val="12"/>
                    <w:szCs w:val="16"/>
                  </w:rPr>
                </w:rPrChange>
              </w:rPr>
              <w:t>)</w:t>
            </w:r>
          </w:p>
        </w:tc>
        <w:tc>
          <w:tcPr>
            <w:tcW w:w="0" w:type="auto"/>
          </w:tcPr>
          <w:p w14:paraId="0D3D07D4" w14:textId="77777777" w:rsidR="00DE1FF7" w:rsidRPr="00414C19" w:rsidRDefault="00F5325D">
            <w:pPr>
              <w:pStyle w:val="Compact"/>
              <w:rPr>
                <w:sz w:val="12"/>
                <w:szCs w:val="16"/>
                <w:lang w:val="en-GB"/>
                <w:rPrChange w:id="2011" w:author="Nils Hailer" w:date="2021-05-17T11:11:00Z">
                  <w:rPr>
                    <w:sz w:val="12"/>
                    <w:szCs w:val="16"/>
                  </w:rPr>
                </w:rPrChange>
              </w:rPr>
            </w:pPr>
            <w:r w:rsidRPr="00414C19">
              <w:rPr>
                <w:sz w:val="12"/>
                <w:szCs w:val="16"/>
                <w:lang w:val="en-GB"/>
                <w:rPrChange w:id="2012" w:author="Nils Hailer" w:date="2021-05-17T11:11:00Z">
                  <w:rPr>
                    <w:sz w:val="12"/>
                    <w:szCs w:val="16"/>
                  </w:rPr>
                </w:rPrChange>
              </w:rPr>
              <w:t xml:space="preserve">50213 </w:t>
            </w:r>
            <w:proofErr w:type="gramStart"/>
            <w:r w:rsidRPr="00414C19">
              <w:rPr>
                <w:sz w:val="12"/>
                <w:szCs w:val="16"/>
                <w:lang w:val="en-GB"/>
                <w:rPrChange w:id="2013" w:author="Nils Hailer" w:date="2021-05-17T11:11:00Z">
                  <w:rPr>
                    <w:sz w:val="12"/>
                    <w:szCs w:val="16"/>
                  </w:rPr>
                </w:rPrChange>
              </w:rPr>
              <w:t>( 56.5</w:t>
            </w:r>
            <w:proofErr w:type="gramEnd"/>
            <w:r w:rsidRPr="00414C19">
              <w:rPr>
                <w:sz w:val="12"/>
                <w:szCs w:val="16"/>
                <w:lang w:val="en-GB"/>
                <w:rPrChange w:id="2014" w:author="Nils Hailer" w:date="2021-05-17T11:11:00Z">
                  <w:rPr>
                    <w:sz w:val="12"/>
                    <w:szCs w:val="16"/>
                  </w:rPr>
                </w:rPrChange>
              </w:rPr>
              <w:t>)</w:t>
            </w:r>
          </w:p>
        </w:tc>
        <w:tc>
          <w:tcPr>
            <w:tcW w:w="0" w:type="auto"/>
          </w:tcPr>
          <w:p w14:paraId="79620D9B" w14:textId="77777777" w:rsidR="00DE1FF7" w:rsidRPr="00414C19" w:rsidRDefault="00F5325D">
            <w:pPr>
              <w:pStyle w:val="Compact"/>
              <w:rPr>
                <w:sz w:val="12"/>
                <w:szCs w:val="16"/>
                <w:lang w:val="en-GB"/>
                <w:rPrChange w:id="2015" w:author="Nils Hailer" w:date="2021-05-17T11:11:00Z">
                  <w:rPr>
                    <w:sz w:val="12"/>
                    <w:szCs w:val="16"/>
                  </w:rPr>
                </w:rPrChange>
              </w:rPr>
            </w:pPr>
            <w:r w:rsidRPr="00414C19">
              <w:rPr>
                <w:sz w:val="12"/>
                <w:szCs w:val="16"/>
                <w:lang w:val="en-GB"/>
                <w:rPrChange w:id="2016" w:author="Nils Hailer" w:date="2021-05-17T11:11:00Z">
                  <w:rPr>
                    <w:sz w:val="12"/>
                    <w:szCs w:val="16"/>
                  </w:rPr>
                </w:rPrChange>
              </w:rPr>
              <w:t>280 (68.3)</w:t>
            </w:r>
          </w:p>
        </w:tc>
        <w:tc>
          <w:tcPr>
            <w:tcW w:w="0" w:type="auto"/>
          </w:tcPr>
          <w:p w14:paraId="41B0EFFB" w14:textId="77777777" w:rsidR="00DE1FF7" w:rsidRPr="00414C19" w:rsidRDefault="00F5325D">
            <w:pPr>
              <w:pStyle w:val="Compact"/>
              <w:rPr>
                <w:sz w:val="12"/>
                <w:szCs w:val="16"/>
                <w:lang w:val="en-GB"/>
                <w:rPrChange w:id="2017" w:author="Nils Hailer" w:date="2021-05-17T11:11:00Z">
                  <w:rPr>
                    <w:sz w:val="12"/>
                    <w:szCs w:val="16"/>
                  </w:rPr>
                </w:rPrChange>
              </w:rPr>
            </w:pPr>
            <w:r w:rsidRPr="00414C19">
              <w:rPr>
                <w:sz w:val="12"/>
                <w:szCs w:val="16"/>
                <w:lang w:val="en-GB"/>
                <w:rPrChange w:id="2018" w:author="Nils Hailer" w:date="2021-05-17T11:11:00Z">
                  <w:rPr>
                    <w:sz w:val="12"/>
                    <w:szCs w:val="16"/>
                  </w:rPr>
                </w:rPrChange>
              </w:rPr>
              <w:t>14473 (78.5)</w:t>
            </w:r>
          </w:p>
        </w:tc>
        <w:tc>
          <w:tcPr>
            <w:tcW w:w="0" w:type="auto"/>
          </w:tcPr>
          <w:p w14:paraId="3BF3447A" w14:textId="77777777" w:rsidR="00DE1FF7" w:rsidRPr="00414C19" w:rsidRDefault="00F5325D">
            <w:pPr>
              <w:pStyle w:val="Compact"/>
              <w:rPr>
                <w:sz w:val="12"/>
                <w:szCs w:val="16"/>
                <w:lang w:val="en-GB"/>
                <w:rPrChange w:id="2019" w:author="Nils Hailer" w:date="2021-05-17T11:11:00Z">
                  <w:rPr>
                    <w:sz w:val="12"/>
                    <w:szCs w:val="16"/>
                  </w:rPr>
                </w:rPrChange>
              </w:rPr>
            </w:pPr>
            <w:r w:rsidRPr="00414C19">
              <w:rPr>
                <w:sz w:val="12"/>
                <w:szCs w:val="16"/>
                <w:lang w:val="en-GB"/>
                <w:rPrChange w:id="2020" w:author="Nils Hailer" w:date="2021-05-17T11:11:00Z">
                  <w:rPr>
                    <w:sz w:val="12"/>
                    <w:szCs w:val="16"/>
                  </w:rPr>
                </w:rPrChange>
              </w:rPr>
              <w:t>14753 (78.2)</w:t>
            </w:r>
          </w:p>
        </w:tc>
      </w:tr>
      <w:tr w:rsidR="00DE1FF7" w:rsidRPr="00414C19" w14:paraId="118D0BEC" w14:textId="77777777" w:rsidTr="00E76AA7">
        <w:tc>
          <w:tcPr>
            <w:tcW w:w="743" w:type="pct"/>
          </w:tcPr>
          <w:p w14:paraId="7D9F7DAC" w14:textId="77777777" w:rsidR="00DE1FF7" w:rsidRPr="00414C19" w:rsidRDefault="00DE1FF7">
            <w:pPr>
              <w:rPr>
                <w:sz w:val="12"/>
                <w:szCs w:val="16"/>
                <w:lang w:val="en-GB"/>
                <w:rPrChange w:id="2021" w:author="Nils Hailer" w:date="2021-05-17T11:11:00Z">
                  <w:rPr>
                    <w:sz w:val="12"/>
                    <w:szCs w:val="16"/>
                  </w:rPr>
                </w:rPrChange>
              </w:rPr>
            </w:pPr>
          </w:p>
        </w:tc>
        <w:tc>
          <w:tcPr>
            <w:tcW w:w="1152" w:type="pct"/>
          </w:tcPr>
          <w:p w14:paraId="6AA52EC9" w14:textId="77777777" w:rsidR="00DE1FF7" w:rsidRPr="00414C19" w:rsidRDefault="00F5325D">
            <w:pPr>
              <w:pStyle w:val="Compact"/>
              <w:rPr>
                <w:sz w:val="12"/>
                <w:szCs w:val="16"/>
                <w:lang w:val="en-GB"/>
                <w:rPrChange w:id="2022" w:author="Nils Hailer" w:date="2021-05-17T11:11:00Z">
                  <w:rPr>
                    <w:sz w:val="12"/>
                    <w:szCs w:val="16"/>
                  </w:rPr>
                </w:rPrChange>
              </w:rPr>
            </w:pPr>
            <w:r w:rsidRPr="00414C19">
              <w:rPr>
                <w:sz w:val="12"/>
                <w:szCs w:val="16"/>
                <w:lang w:val="en-GB"/>
                <w:rPrChange w:id="2023" w:author="Nils Hailer" w:date="2021-05-17T11:11:00Z">
                  <w:rPr>
                    <w:sz w:val="12"/>
                    <w:szCs w:val="16"/>
                  </w:rPr>
                </w:rPrChange>
              </w:rPr>
              <w:t>0</w:t>
            </w:r>
          </w:p>
        </w:tc>
        <w:tc>
          <w:tcPr>
            <w:tcW w:w="0" w:type="auto"/>
          </w:tcPr>
          <w:p w14:paraId="5E00C63C" w14:textId="77777777" w:rsidR="00DE1FF7" w:rsidRPr="00414C19" w:rsidRDefault="00F5325D">
            <w:pPr>
              <w:pStyle w:val="Compact"/>
              <w:rPr>
                <w:sz w:val="12"/>
                <w:szCs w:val="16"/>
                <w:lang w:val="en-GB"/>
                <w:rPrChange w:id="2024" w:author="Nils Hailer" w:date="2021-05-17T11:11:00Z">
                  <w:rPr>
                    <w:sz w:val="12"/>
                    <w:szCs w:val="16"/>
                  </w:rPr>
                </w:rPrChange>
              </w:rPr>
            </w:pPr>
            <w:r w:rsidRPr="00414C19">
              <w:rPr>
                <w:sz w:val="12"/>
                <w:szCs w:val="16"/>
                <w:lang w:val="en-GB"/>
                <w:rPrChange w:id="2025" w:author="Nils Hailer" w:date="2021-05-17T11:11:00Z">
                  <w:rPr>
                    <w:sz w:val="12"/>
                    <w:szCs w:val="16"/>
                  </w:rPr>
                </w:rPrChange>
              </w:rPr>
              <w:t xml:space="preserve">946 </w:t>
            </w:r>
            <w:proofErr w:type="gramStart"/>
            <w:r w:rsidRPr="00414C19">
              <w:rPr>
                <w:sz w:val="12"/>
                <w:szCs w:val="16"/>
                <w:lang w:val="en-GB"/>
                <w:rPrChange w:id="2026" w:author="Nils Hailer" w:date="2021-05-17T11:11:00Z">
                  <w:rPr>
                    <w:sz w:val="12"/>
                    <w:szCs w:val="16"/>
                  </w:rPr>
                </w:rPrChange>
              </w:rPr>
              <w:t>( 43.5</w:t>
            </w:r>
            <w:proofErr w:type="gramEnd"/>
            <w:r w:rsidRPr="00414C19">
              <w:rPr>
                <w:sz w:val="12"/>
                <w:szCs w:val="16"/>
                <w:lang w:val="en-GB"/>
                <w:rPrChange w:id="2027" w:author="Nils Hailer" w:date="2021-05-17T11:11:00Z">
                  <w:rPr>
                    <w:sz w:val="12"/>
                    <w:szCs w:val="16"/>
                  </w:rPr>
                </w:rPrChange>
              </w:rPr>
              <w:t>)</w:t>
            </w:r>
          </w:p>
        </w:tc>
        <w:tc>
          <w:tcPr>
            <w:tcW w:w="0" w:type="auto"/>
          </w:tcPr>
          <w:p w14:paraId="5EC1D73E" w14:textId="77777777" w:rsidR="00DE1FF7" w:rsidRPr="00414C19" w:rsidRDefault="00F5325D">
            <w:pPr>
              <w:pStyle w:val="Compact"/>
              <w:rPr>
                <w:sz w:val="12"/>
                <w:szCs w:val="16"/>
                <w:lang w:val="en-GB"/>
                <w:rPrChange w:id="2028" w:author="Nils Hailer" w:date="2021-05-17T11:11:00Z">
                  <w:rPr>
                    <w:sz w:val="12"/>
                    <w:szCs w:val="16"/>
                  </w:rPr>
                </w:rPrChange>
              </w:rPr>
            </w:pPr>
            <w:r w:rsidRPr="00414C19">
              <w:rPr>
                <w:sz w:val="12"/>
                <w:szCs w:val="16"/>
                <w:lang w:val="en-GB"/>
                <w:rPrChange w:id="2029" w:author="Nils Hailer" w:date="2021-05-17T11:11:00Z">
                  <w:rPr>
                    <w:sz w:val="12"/>
                    <w:szCs w:val="16"/>
                  </w:rPr>
                </w:rPrChange>
              </w:rPr>
              <w:t xml:space="preserve">49267 </w:t>
            </w:r>
            <w:proofErr w:type="gramStart"/>
            <w:r w:rsidRPr="00414C19">
              <w:rPr>
                <w:sz w:val="12"/>
                <w:szCs w:val="16"/>
                <w:lang w:val="en-GB"/>
                <w:rPrChange w:id="2030" w:author="Nils Hailer" w:date="2021-05-17T11:11:00Z">
                  <w:rPr>
                    <w:sz w:val="12"/>
                    <w:szCs w:val="16"/>
                  </w:rPr>
                </w:rPrChange>
              </w:rPr>
              <w:t>( 56.9</w:t>
            </w:r>
            <w:proofErr w:type="gramEnd"/>
            <w:r w:rsidRPr="00414C19">
              <w:rPr>
                <w:sz w:val="12"/>
                <w:szCs w:val="16"/>
                <w:lang w:val="en-GB"/>
                <w:rPrChange w:id="2031" w:author="Nils Hailer" w:date="2021-05-17T11:11:00Z">
                  <w:rPr>
                    <w:sz w:val="12"/>
                    <w:szCs w:val="16"/>
                  </w:rPr>
                </w:rPrChange>
              </w:rPr>
              <w:t>)</w:t>
            </w:r>
          </w:p>
        </w:tc>
        <w:tc>
          <w:tcPr>
            <w:tcW w:w="0" w:type="auto"/>
          </w:tcPr>
          <w:p w14:paraId="4D6B517F" w14:textId="77777777" w:rsidR="00DE1FF7" w:rsidRPr="00414C19" w:rsidRDefault="00F5325D">
            <w:pPr>
              <w:pStyle w:val="Compact"/>
              <w:rPr>
                <w:sz w:val="12"/>
                <w:szCs w:val="16"/>
                <w:lang w:val="en-GB"/>
                <w:rPrChange w:id="2032" w:author="Nils Hailer" w:date="2021-05-17T11:11:00Z">
                  <w:rPr>
                    <w:sz w:val="12"/>
                    <w:szCs w:val="16"/>
                  </w:rPr>
                </w:rPrChange>
              </w:rPr>
            </w:pPr>
            <w:r w:rsidRPr="00414C19">
              <w:rPr>
                <w:sz w:val="12"/>
                <w:szCs w:val="16"/>
                <w:lang w:val="en-GB"/>
                <w:rPrChange w:id="2033" w:author="Nils Hailer" w:date="2021-05-17T11:11:00Z">
                  <w:rPr>
                    <w:sz w:val="12"/>
                    <w:szCs w:val="16"/>
                  </w:rPr>
                </w:rPrChange>
              </w:rPr>
              <w:t xml:space="preserve">50213 </w:t>
            </w:r>
            <w:proofErr w:type="gramStart"/>
            <w:r w:rsidRPr="00414C19">
              <w:rPr>
                <w:sz w:val="12"/>
                <w:szCs w:val="16"/>
                <w:lang w:val="en-GB"/>
                <w:rPrChange w:id="2034" w:author="Nils Hailer" w:date="2021-05-17T11:11:00Z">
                  <w:rPr>
                    <w:sz w:val="12"/>
                    <w:szCs w:val="16"/>
                  </w:rPr>
                </w:rPrChange>
              </w:rPr>
              <w:t>( 56.5</w:t>
            </w:r>
            <w:proofErr w:type="gramEnd"/>
            <w:r w:rsidRPr="00414C19">
              <w:rPr>
                <w:sz w:val="12"/>
                <w:szCs w:val="16"/>
                <w:lang w:val="en-GB"/>
                <w:rPrChange w:id="2035" w:author="Nils Hailer" w:date="2021-05-17T11:11:00Z">
                  <w:rPr>
                    <w:sz w:val="12"/>
                    <w:szCs w:val="16"/>
                  </w:rPr>
                </w:rPrChange>
              </w:rPr>
              <w:t>)</w:t>
            </w:r>
          </w:p>
        </w:tc>
        <w:tc>
          <w:tcPr>
            <w:tcW w:w="0" w:type="auto"/>
          </w:tcPr>
          <w:p w14:paraId="29224529" w14:textId="77777777" w:rsidR="00DE1FF7" w:rsidRPr="00414C19" w:rsidRDefault="00F5325D">
            <w:pPr>
              <w:pStyle w:val="Compact"/>
              <w:rPr>
                <w:sz w:val="12"/>
                <w:szCs w:val="16"/>
                <w:lang w:val="en-GB"/>
                <w:rPrChange w:id="2036" w:author="Nils Hailer" w:date="2021-05-17T11:11:00Z">
                  <w:rPr>
                    <w:sz w:val="12"/>
                    <w:szCs w:val="16"/>
                  </w:rPr>
                </w:rPrChange>
              </w:rPr>
            </w:pPr>
            <w:r w:rsidRPr="00414C19">
              <w:rPr>
                <w:sz w:val="12"/>
                <w:szCs w:val="16"/>
                <w:lang w:val="en-GB"/>
                <w:rPrChange w:id="2037" w:author="Nils Hailer" w:date="2021-05-17T11:11:00Z">
                  <w:rPr>
                    <w:sz w:val="12"/>
                    <w:szCs w:val="16"/>
                  </w:rPr>
                </w:rPrChange>
              </w:rPr>
              <w:t>280 (68.3)</w:t>
            </w:r>
          </w:p>
        </w:tc>
        <w:tc>
          <w:tcPr>
            <w:tcW w:w="0" w:type="auto"/>
          </w:tcPr>
          <w:p w14:paraId="22C40F70" w14:textId="77777777" w:rsidR="00DE1FF7" w:rsidRPr="00414C19" w:rsidRDefault="00F5325D">
            <w:pPr>
              <w:pStyle w:val="Compact"/>
              <w:rPr>
                <w:sz w:val="12"/>
                <w:szCs w:val="16"/>
                <w:lang w:val="en-GB"/>
                <w:rPrChange w:id="2038" w:author="Nils Hailer" w:date="2021-05-17T11:11:00Z">
                  <w:rPr>
                    <w:sz w:val="12"/>
                    <w:szCs w:val="16"/>
                  </w:rPr>
                </w:rPrChange>
              </w:rPr>
            </w:pPr>
            <w:r w:rsidRPr="00414C19">
              <w:rPr>
                <w:sz w:val="12"/>
                <w:szCs w:val="16"/>
                <w:lang w:val="en-GB"/>
                <w:rPrChange w:id="2039" w:author="Nils Hailer" w:date="2021-05-17T11:11:00Z">
                  <w:rPr>
                    <w:sz w:val="12"/>
                    <w:szCs w:val="16"/>
                  </w:rPr>
                </w:rPrChange>
              </w:rPr>
              <w:t>14473 (78.5)</w:t>
            </w:r>
          </w:p>
        </w:tc>
        <w:tc>
          <w:tcPr>
            <w:tcW w:w="0" w:type="auto"/>
          </w:tcPr>
          <w:p w14:paraId="5690F17C" w14:textId="77777777" w:rsidR="00DE1FF7" w:rsidRPr="00414C19" w:rsidRDefault="00F5325D">
            <w:pPr>
              <w:pStyle w:val="Compact"/>
              <w:rPr>
                <w:sz w:val="12"/>
                <w:szCs w:val="16"/>
                <w:lang w:val="en-GB"/>
                <w:rPrChange w:id="2040" w:author="Nils Hailer" w:date="2021-05-17T11:11:00Z">
                  <w:rPr>
                    <w:sz w:val="12"/>
                    <w:szCs w:val="16"/>
                  </w:rPr>
                </w:rPrChange>
              </w:rPr>
            </w:pPr>
            <w:r w:rsidRPr="00414C19">
              <w:rPr>
                <w:sz w:val="12"/>
                <w:szCs w:val="16"/>
                <w:lang w:val="en-GB"/>
                <w:rPrChange w:id="2041" w:author="Nils Hailer" w:date="2021-05-17T11:11:00Z">
                  <w:rPr>
                    <w:sz w:val="12"/>
                    <w:szCs w:val="16"/>
                  </w:rPr>
                </w:rPrChange>
              </w:rPr>
              <w:t>14753 (78.2)</w:t>
            </w:r>
          </w:p>
        </w:tc>
      </w:tr>
      <w:tr w:rsidR="00DE1FF7" w:rsidRPr="00414C19" w14:paraId="23E98281" w14:textId="77777777" w:rsidTr="00E76AA7">
        <w:tc>
          <w:tcPr>
            <w:tcW w:w="743" w:type="pct"/>
          </w:tcPr>
          <w:p w14:paraId="6B0F2975" w14:textId="77777777" w:rsidR="00DE1FF7" w:rsidRPr="00414C19" w:rsidRDefault="00DE1FF7">
            <w:pPr>
              <w:rPr>
                <w:sz w:val="12"/>
                <w:szCs w:val="16"/>
                <w:lang w:val="en-GB"/>
                <w:rPrChange w:id="2042" w:author="Nils Hailer" w:date="2021-05-17T11:11:00Z">
                  <w:rPr>
                    <w:sz w:val="12"/>
                    <w:szCs w:val="16"/>
                  </w:rPr>
                </w:rPrChange>
              </w:rPr>
            </w:pPr>
          </w:p>
        </w:tc>
        <w:tc>
          <w:tcPr>
            <w:tcW w:w="1152" w:type="pct"/>
          </w:tcPr>
          <w:p w14:paraId="3FB66DB5" w14:textId="77777777" w:rsidR="00DE1FF7" w:rsidRPr="00414C19" w:rsidRDefault="00F5325D">
            <w:pPr>
              <w:pStyle w:val="Compact"/>
              <w:rPr>
                <w:sz w:val="12"/>
                <w:szCs w:val="16"/>
                <w:lang w:val="en-GB"/>
                <w:rPrChange w:id="2043" w:author="Nils Hailer" w:date="2021-05-17T11:11:00Z">
                  <w:rPr>
                    <w:sz w:val="12"/>
                    <w:szCs w:val="16"/>
                  </w:rPr>
                </w:rPrChange>
              </w:rPr>
            </w:pPr>
            <w:r w:rsidRPr="00414C19">
              <w:rPr>
                <w:sz w:val="12"/>
                <w:szCs w:val="16"/>
                <w:lang w:val="en-GB"/>
                <w:rPrChange w:id="2044" w:author="Nils Hailer" w:date="2021-05-17T11:11:00Z">
                  <w:rPr>
                    <w:sz w:val="12"/>
                    <w:szCs w:val="16"/>
                  </w:rPr>
                </w:rPrChange>
              </w:rPr>
              <w:t>1</w:t>
            </w:r>
          </w:p>
        </w:tc>
        <w:tc>
          <w:tcPr>
            <w:tcW w:w="0" w:type="auto"/>
          </w:tcPr>
          <w:p w14:paraId="549B8A80" w14:textId="77777777" w:rsidR="00DE1FF7" w:rsidRPr="00414C19" w:rsidRDefault="00F5325D">
            <w:pPr>
              <w:pStyle w:val="Compact"/>
              <w:rPr>
                <w:sz w:val="12"/>
                <w:szCs w:val="16"/>
                <w:lang w:val="en-GB"/>
                <w:rPrChange w:id="2045" w:author="Nils Hailer" w:date="2021-05-17T11:11:00Z">
                  <w:rPr>
                    <w:sz w:val="12"/>
                    <w:szCs w:val="16"/>
                  </w:rPr>
                </w:rPrChange>
              </w:rPr>
            </w:pPr>
            <w:r w:rsidRPr="00414C19">
              <w:rPr>
                <w:sz w:val="12"/>
                <w:szCs w:val="16"/>
                <w:lang w:val="en-GB"/>
                <w:rPrChange w:id="2046" w:author="Nils Hailer" w:date="2021-05-17T11:11:00Z">
                  <w:rPr>
                    <w:sz w:val="12"/>
                    <w:szCs w:val="16"/>
                  </w:rPr>
                </w:rPrChange>
              </w:rPr>
              <w:t xml:space="preserve">539 </w:t>
            </w:r>
            <w:proofErr w:type="gramStart"/>
            <w:r w:rsidRPr="00414C19">
              <w:rPr>
                <w:sz w:val="12"/>
                <w:szCs w:val="16"/>
                <w:lang w:val="en-GB"/>
                <w:rPrChange w:id="2047" w:author="Nils Hailer" w:date="2021-05-17T11:11:00Z">
                  <w:rPr>
                    <w:sz w:val="12"/>
                    <w:szCs w:val="16"/>
                  </w:rPr>
                </w:rPrChange>
              </w:rPr>
              <w:t>( 24.8</w:t>
            </w:r>
            <w:proofErr w:type="gramEnd"/>
            <w:r w:rsidRPr="00414C19">
              <w:rPr>
                <w:sz w:val="12"/>
                <w:szCs w:val="16"/>
                <w:lang w:val="en-GB"/>
                <w:rPrChange w:id="2048" w:author="Nils Hailer" w:date="2021-05-17T11:11:00Z">
                  <w:rPr>
                    <w:sz w:val="12"/>
                    <w:szCs w:val="16"/>
                  </w:rPr>
                </w:rPrChange>
              </w:rPr>
              <w:t>)</w:t>
            </w:r>
          </w:p>
        </w:tc>
        <w:tc>
          <w:tcPr>
            <w:tcW w:w="0" w:type="auto"/>
          </w:tcPr>
          <w:p w14:paraId="6E1D30DB" w14:textId="77777777" w:rsidR="00DE1FF7" w:rsidRPr="00414C19" w:rsidRDefault="00F5325D">
            <w:pPr>
              <w:pStyle w:val="Compact"/>
              <w:rPr>
                <w:sz w:val="12"/>
                <w:szCs w:val="16"/>
                <w:lang w:val="en-GB"/>
                <w:rPrChange w:id="2049" w:author="Nils Hailer" w:date="2021-05-17T11:11:00Z">
                  <w:rPr>
                    <w:sz w:val="12"/>
                    <w:szCs w:val="16"/>
                  </w:rPr>
                </w:rPrChange>
              </w:rPr>
            </w:pPr>
            <w:r w:rsidRPr="00414C19">
              <w:rPr>
                <w:sz w:val="12"/>
                <w:szCs w:val="16"/>
                <w:lang w:val="en-GB"/>
                <w:rPrChange w:id="2050" w:author="Nils Hailer" w:date="2021-05-17T11:11:00Z">
                  <w:rPr>
                    <w:sz w:val="12"/>
                    <w:szCs w:val="16"/>
                  </w:rPr>
                </w:rPrChange>
              </w:rPr>
              <w:t xml:space="preserve">20809 </w:t>
            </w:r>
            <w:proofErr w:type="gramStart"/>
            <w:r w:rsidRPr="00414C19">
              <w:rPr>
                <w:sz w:val="12"/>
                <w:szCs w:val="16"/>
                <w:lang w:val="en-GB"/>
                <w:rPrChange w:id="2051" w:author="Nils Hailer" w:date="2021-05-17T11:11:00Z">
                  <w:rPr>
                    <w:sz w:val="12"/>
                    <w:szCs w:val="16"/>
                  </w:rPr>
                </w:rPrChange>
              </w:rPr>
              <w:t>( 24.0</w:t>
            </w:r>
            <w:proofErr w:type="gramEnd"/>
            <w:r w:rsidRPr="00414C19">
              <w:rPr>
                <w:sz w:val="12"/>
                <w:szCs w:val="16"/>
                <w:lang w:val="en-GB"/>
                <w:rPrChange w:id="2052" w:author="Nils Hailer" w:date="2021-05-17T11:11:00Z">
                  <w:rPr>
                    <w:sz w:val="12"/>
                    <w:szCs w:val="16"/>
                  </w:rPr>
                </w:rPrChange>
              </w:rPr>
              <w:t>)</w:t>
            </w:r>
          </w:p>
        </w:tc>
        <w:tc>
          <w:tcPr>
            <w:tcW w:w="0" w:type="auto"/>
          </w:tcPr>
          <w:p w14:paraId="70E83206" w14:textId="77777777" w:rsidR="00DE1FF7" w:rsidRPr="00414C19" w:rsidRDefault="00F5325D">
            <w:pPr>
              <w:pStyle w:val="Compact"/>
              <w:rPr>
                <w:sz w:val="12"/>
                <w:szCs w:val="16"/>
                <w:lang w:val="en-GB"/>
                <w:rPrChange w:id="2053" w:author="Nils Hailer" w:date="2021-05-17T11:11:00Z">
                  <w:rPr>
                    <w:sz w:val="12"/>
                    <w:szCs w:val="16"/>
                  </w:rPr>
                </w:rPrChange>
              </w:rPr>
            </w:pPr>
            <w:r w:rsidRPr="00414C19">
              <w:rPr>
                <w:sz w:val="12"/>
                <w:szCs w:val="16"/>
                <w:lang w:val="en-GB"/>
                <w:rPrChange w:id="2054" w:author="Nils Hailer" w:date="2021-05-17T11:11:00Z">
                  <w:rPr>
                    <w:sz w:val="12"/>
                    <w:szCs w:val="16"/>
                  </w:rPr>
                </w:rPrChange>
              </w:rPr>
              <w:t xml:space="preserve">21348 </w:t>
            </w:r>
            <w:proofErr w:type="gramStart"/>
            <w:r w:rsidRPr="00414C19">
              <w:rPr>
                <w:sz w:val="12"/>
                <w:szCs w:val="16"/>
                <w:lang w:val="en-GB"/>
                <w:rPrChange w:id="2055" w:author="Nils Hailer" w:date="2021-05-17T11:11:00Z">
                  <w:rPr>
                    <w:sz w:val="12"/>
                    <w:szCs w:val="16"/>
                  </w:rPr>
                </w:rPrChange>
              </w:rPr>
              <w:t>( 24.0</w:t>
            </w:r>
            <w:proofErr w:type="gramEnd"/>
            <w:r w:rsidRPr="00414C19">
              <w:rPr>
                <w:sz w:val="12"/>
                <w:szCs w:val="16"/>
                <w:lang w:val="en-GB"/>
                <w:rPrChange w:id="2056" w:author="Nils Hailer" w:date="2021-05-17T11:11:00Z">
                  <w:rPr>
                    <w:sz w:val="12"/>
                    <w:szCs w:val="16"/>
                  </w:rPr>
                </w:rPrChange>
              </w:rPr>
              <w:t>)</w:t>
            </w:r>
          </w:p>
        </w:tc>
        <w:tc>
          <w:tcPr>
            <w:tcW w:w="0" w:type="auto"/>
          </w:tcPr>
          <w:p w14:paraId="16D402BF" w14:textId="77777777" w:rsidR="00DE1FF7" w:rsidRPr="00414C19" w:rsidRDefault="00F5325D">
            <w:pPr>
              <w:pStyle w:val="Compact"/>
              <w:rPr>
                <w:sz w:val="12"/>
                <w:szCs w:val="16"/>
                <w:lang w:val="en-GB"/>
                <w:rPrChange w:id="2057" w:author="Nils Hailer" w:date="2021-05-17T11:11:00Z">
                  <w:rPr>
                    <w:sz w:val="12"/>
                    <w:szCs w:val="16"/>
                  </w:rPr>
                </w:rPrChange>
              </w:rPr>
            </w:pPr>
            <w:r w:rsidRPr="00414C19">
              <w:rPr>
                <w:sz w:val="12"/>
                <w:szCs w:val="16"/>
                <w:lang w:val="en-GB"/>
                <w:rPrChange w:id="2058" w:author="Nils Hailer" w:date="2021-05-17T11:11:00Z">
                  <w:rPr>
                    <w:sz w:val="12"/>
                    <w:szCs w:val="16"/>
                  </w:rPr>
                </w:rPrChange>
              </w:rPr>
              <w:t>77 (18.8)</w:t>
            </w:r>
          </w:p>
        </w:tc>
        <w:tc>
          <w:tcPr>
            <w:tcW w:w="0" w:type="auto"/>
          </w:tcPr>
          <w:p w14:paraId="5E7A28E2" w14:textId="77777777" w:rsidR="00DE1FF7" w:rsidRPr="00414C19" w:rsidRDefault="00F5325D">
            <w:pPr>
              <w:pStyle w:val="Compact"/>
              <w:rPr>
                <w:sz w:val="12"/>
                <w:szCs w:val="16"/>
                <w:lang w:val="en-GB"/>
                <w:rPrChange w:id="2059" w:author="Nils Hailer" w:date="2021-05-17T11:11:00Z">
                  <w:rPr>
                    <w:sz w:val="12"/>
                    <w:szCs w:val="16"/>
                  </w:rPr>
                </w:rPrChange>
              </w:rPr>
            </w:pPr>
            <w:r w:rsidRPr="00414C19">
              <w:rPr>
                <w:sz w:val="12"/>
                <w:szCs w:val="16"/>
                <w:lang w:val="en-GB"/>
                <w:rPrChange w:id="2060" w:author="Nils Hailer" w:date="2021-05-17T11:11:00Z">
                  <w:rPr>
                    <w:sz w:val="12"/>
                    <w:szCs w:val="16"/>
                  </w:rPr>
                </w:rPrChange>
              </w:rPr>
              <w:t>2639 (14.3)</w:t>
            </w:r>
          </w:p>
        </w:tc>
        <w:tc>
          <w:tcPr>
            <w:tcW w:w="0" w:type="auto"/>
          </w:tcPr>
          <w:p w14:paraId="0F7F5B98" w14:textId="77777777" w:rsidR="00DE1FF7" w:rsidRPr="00414C19" w:rsidRDefault="00F5325D">
            <w:pPr>
              <w:pStyle w:val="Compact"/>
              <w:rPr>
                <w:sz w:val="12"/>
                <w:szCs w:val="16"/>
                <w:lang w:val="en-GB"/>
                <w:rPrChange w:id="2061" w:author="Nils Hailer" w:date="2021-05-17T11:11:00Z">
                  <w:rPr>
                    <w:sz w:val="12"/>
                    <w:szCs w:val="16"/>
                  </w:rPr>
                </w:rPrChange>
              </w:rPr>
            </w:pPr>
            <w:r w:rsidRPr="00414C19">
              <w:rPr>
                <w:sz w:val="12"/>
                <w:szCs w:val="16"/>
                <w:lang w:val="en-GB"/>
                <w:rPrChange w:id="2062" w:author="Nils Hailer" w:date="2021-05-17T11:11:00Z">
                  <w:rPr>
                    <w:sz w:val="12"/>
                    <w:szCs w:val="16"/>
                  </w:rPr>
                </w:rPrChange>
              </w:rPr>
              <w:t>2716 (14.4)</w:t>
            </w:r>
          </w:p>
        </w:tc>
      </w:tr>
      <w:tr w:rsidR="00DE1FF7" w:rsidRPr="00414C19" w14:paraId="40A192F3" w14:textId="77777777" w:rsidTr="00E76AA7">
        <w:tc>
          <w:tcPr>
            <w:tcW w:w="743" w:type="pct"/>
          </w:tcPr>
          <w:p w14:paraId="50404FC0" w14:textId="77777777" w:rsidR="00DE1FF7" w:rsidRPr="00414C19" w:rsidRDefault="00DE1FF7">
            <w:pPr>
              <w:rPr>
                <w:sz w:val="12"/>
                <w:szCs w:val="16"/>
                <w:lang w:val="en-GB"/>
                <w:rPrChange w:id="2063" w:author="Nils Hailer" w:date="2021-05-17T11:11:00Z">
                  <w:rPr>
                    <w:sz w:val="12"/>
                    <w:szCs w:val="16"/>
                  </w:rPr>
                </w:rPrChange>
              </w:rPr>
            </w:pPr>
          </w:p>
        </w:tc>
        <w:tc>
          <w:tcPr>
            <w:tcW w:w="1152" w:type="pct"/>
          </w:tcPr>
          <w:p w14:paraId="4E405E21" w14:textId="77777777" w:rsidR="00DE1FF7" w:rsidRPr="00414C19" w:rsidRDefault="00F5325D">
            <w:pPr>
              <w:pStyle w:val="Compact"/>
              <w:rPr>
                <w:sz w:val="12"/>
                <w:szCs w:val="16"/>
                <w:lang w:val="en-GB"/>
                <w:rPrChange w:id="2064" w:author="Nils Hailer" w:date="2021-05-17T11:11:00Z">
                  <w:rPr>
                    <w:sz w:val="12"/>
                    <w:szCs w:val="16"/>
                  </w:rPr>
                </w:rPrChange>
              </w:rPr>
            </w:pPr>
            <w:r w:rsidRPr="00414C19">
              <w:rPr>
                <w:sz w:val="12"/>
                <w:szCs w:val="16"/>
                <w:lang w:val="en-GB"/>
                <w:rPrChange w:id="2065" w:author="Nils Hailer" w:date="2021-05-17T11:11:00Z">
                  <w:rPr>
                    <w:sz w:val="12"/>
                    <w:szCs w:val="16"/>
                  </w:rPr>
                </w:rPrChange>
              </w:rPr>
              <w:t>2</w:t>
            </w:r>
          </w:p>
        </w:tc>
        <w:tc>
          <w:tcPr>
            <w:tcW w:w="0" w:type="auto"/>
          </w:tcPr>
          <w:p w14:paraId="1667E89D" w14:textId="77777777" w:rsidR="00DE1FF7" w:rsidRPr="00414C19" w:rsidRDefault="00F5325D">
            <w:pPr>
              <w:pStyle w:val="Compact"/>
              <w:rPr>
                <w:sz w:val="12"/>
                <w:szCs w:val="16"/>
                <w:lang w:val="en-GB"/>
                <w:rPrChange w:id="2066" w:author="Nils Hailer" w:date="2021-05-17T11:11:00Z">
                  <w:rPr>
                    <w:sz w:val="12"/>
                    <w:szCs w:val="16"/>
                  </w:rPr>
                </w:rPrChange>
              </w:rPr>
            </w:pPr>
            <w:r w:rsidRPr="00414C19">
              <w:rPr>
                <w:sz w:val="12"/>
                <w:szCs w:val="16"/>
                <w:lang w:val="en-GB"/>
                <w:rPrChange w:id="2067" w:author="Nils Hailer" w:date="2021-05-17T11:11:00Z">
                  <w:rPr>
                    <w:sz w:val="12"/>
                    <w:szCs w:val="16"/>
                  </w:rPr>
                </w:rPrChange>
              </w:rPr>
              <w:t xml:space="preserve">372 </w:t>
            </w:r>
            <w:proofErr w:type="gramStart"/>
            <w:r w:rsidRPr="00414C19">
              <w:rPr>
                <w:sz w:val="12"/>
                <w:szCs w:val="16"/>
                <w:lang w:val="en-GB"/>
                <w:rPrChange w:id="2068" w:author="Nils Hailer" w:date="2021-05-17T11:11:00Z">
                  <w:rPr>
                    <w:sz w:val="12"/>
                    <w:szCs w:val="16"/>
                  </w:rPr>
                </w:rPrChange>
              </w:rPr>
              <w:t>( 17.1</w:t>
            </w:r>
            <w:proofErr w:type="gramEnd"/>
            <w:r w:rsidRPr="00414C19">
              <w:rPr>
                <w:sz w:val="12"/>
                <w:szCs w:val="16"/>
                <w:lang w:val="en-GB"/>
                <w:rPrChange w:id="2069" w:author="Nils Hailer" w:date="2021-05-17T11:11:00Z">
                  <w:rPr>
                    <w:sz w:val="12"/>
                    <w:szCs w:val="16"/>
                  </w:rPr>
                </w:rPrChange>
              </w:rPr>
              <w:t>)</w:t>
            </w:r>
          </w:p>
        </w:tc>
        <w:tc>
          <w:tcPr>
            <w:tcW w:w="0" w:type="auto"/>
          </w:tcPr>
          <w:p w14:paraId="2B539399" w14:textId="77777777" w:rsidR="00DE1FF7" w:rsidRPr="00414C19" w:rsidRDefault="00F5325D">
            <w:pPr>
              <w:pStyle w:val="Compact"/>
              <w:rPr>
                <w:sz w:val="12"/>
                <w:szCs w:val="16"/>
                <w:lang w:val="en-GB"/>
                <w:rPrChange w:id="2070" w:author="Nils Hailer" w:date="2021-05-17T11:11:00Z">
                  <w:rPr>
                    <w:sz w:val="12"/>
                    <w:szCs w:val="16"/>
                  </w:rPr>
                </w:rPrChange>
              </w:rPr>
            </w:pPr>
            <w:r w:rsidRPr="00414C19">
              <w:rPr>
                <w:sz w:val="12"/>
                <w:szCs w:val="16"/>
                <w:lang w:val="en-GB"/>
                <w:rPrChange w:id="2071" w:author="Nils Hailer" w:date="2021-05-17T11:11:00Z">
                  <w:rPr>
                    <w:sz w:val="12"/>
                    <w:szCs w:val="16"/>
                  </w:rPr>
                </w:rPrChange>
              </w:rPr>
              <w:t xml:space="preserve">10362 </w:t>
            </w:r>
            <w:proofErr w:type="gramStart"/>
            <w:r w:rsidRPr="00414C19">
              <w:rPr>
                <w:sz w:val="12"/>
                <w:szCs w:val="16"/>
                <w:lang w:val="en-GB"/>
                <w:rPrChange w:id="2072" w:author="Nils Hailer" w:date="2021-05-17T11:11:00Z">
                  <w:rPr>
                    <w:sz w:val="12"/>
                    <w:szCs w:val="16"/>
                  </w:rPr>
                </w:rPrChange>
              </w:rPr>
              <w:t>( 12.0</w:t>
            </w:r>
            <w:proofErr w:type="gramEnd"/>
            <w:r w:rsidRPr="00414C19">
              <w:rPr>
                <w:sz w:val="12"/>
                <w:szCs w:val="16"/>
                <w:lang w:val="en-GB"/>
                <w:rPrChange w:id="2073" w:author="Nils Hailer" w:date="2021-05-17T11:11:00Z">
                  <w:rPr>
                    <w:sz w:val="12"/>
                    <w:szCs w:val="16"/>
                  </w:rPr>
                </w:rPrChange>
              </w:rPr>
              <w:t>)</w:t>
            </w:r>
          </w:p>
        </w:tc>
        <w:tc>
          <w:tcPr>
            <w:tcW w:w="0" w:type="auto"/>
          </w:tcPr>
          <w:p w14:paraId="40520FC7" w14:textId="77777777" w:rsidR="00DE1FF7" w:rsidRPr="00414C19" w:rsidRDefault="00F5325D">
            <w:pPr>
              <w:pStyle w:val="Compact"/>
              <w:rPr>
                <w:sz w:val="12"/>
                <w:szCs w:val="16"/>
                <w:lang w:val="en-GB"/>
                <w:rPrChange w:id="2074" w:author="Nils Hailer" w:date="2021-05-17T11:11:00Z">
                  <w:rPr>
                    <w:sz w:val="12"/>
                    <w:szCs w:val="16"/>
                  </w:rPr>
                </w:rPrChange>
              </w:rPr>
            </w:pPr>
            <w:r w:rsidRPr="00414C19">
              <w:rPr>
                <w:sz w:val="12"/>
                <w:szCs w:val="16"/>
                <w:lang w:val="en-GB"/>
                <w:rPrChange w:id="2075" w:author="Nils Hailer" w:date="2021-05-17T11:11:00Z">
                  <w:rPr>
                    <w:sz w:val="12"/>
                    <w:szCs w:val="16"/>
                  </w:rPr>
                </w:rPrChange>
              </w:rPr>
              <w:t xml:space="preserve">10734 </w:t>
            </w:r>
            <w:proofErr w:type="gramStart"/>
            <w:r w:rsidRPr="00414C19">
              <w:rPr>
                <w:sz w:val="12"/>
                <w:szCs w:val="16"/>
                <w:lang w:val="en-GB"/>
                <w:rPrChange w:id="2076" w:author="Nils Hailer" w:date="2021-05-17T11:11:00Z">
                  <w:rPr>
                    <w:sz w:val="12"/>
                    <w:szCs w:val="16"/>
                  </w:rPr>
                </w:rPrChange>
              </w:rPr>
              <w:t>( 12.1</w:t>
            </w:r>
            <w:proofErr w:type="gramEnd"/>
            <w:r w:rsidRPr="00414C19">
              <w:rPr>
                <w:sz w:val="12"/>
                <w:szCs w:val="16"/>
                <w:lang w:val="en-GB"/>
                <w:rPrChange w:id="2077" w:author="Nils Hailer" w:date="2021-05-17T11:11:00Z">
                  <w:rPr>
                    <w:sz w:val="12"/>
                    <w:szCs w:val="16"/>
                  </w:rPr>
                </w:rPrChange>
              </w:rPr>
              <w:t>)</w:t>
            </w:r>
          </w:p>
        </w:tc>
        <w:tc>
          <w:tcPr>
            <w:tcW w:w="0" w:type="auto"/>
          </w:tcPr>
          <w:p w14:paraId="27340BCD" w14:textId="77777777" w:rsidR="00DE1FF7" w:rsidRPr="00414C19" w:rsidRDefault="00F5325D">
            <w:pPr>
              <w:pStyle w:val="Compact"/>
              <w:rPr>
                <w:sz w:val="12"/>
                <w:szCs w:val="16"/>
                <w:lang w:val="en-GB"/>
                <w:rPrChange w:id="2078" w:author="Nils Hailer" w:date="2021-05-17T11:11:00Z">
                  <w:rPr>
                    <w:sz w:val="12"/>
                    <w:szCs w:val="16"/>
                  </w:rPr>
                </w:rPrChange>
              </w:rPr>
            </w:pPr>
            <w:r w:rsidRPr="00414C19">
              <w:rPr>
                <w:sz w:val="12"/>
                <w:szCs w:val="16"/>
                <w:lang w:val="en-GB"/>
                <w:rPrChange w:id="2079" w:author="Nils Hailer" w:date="2021-05-17T11:11:00Z">
                  <w:rPr>
                    <w:sz w:val="12"/>
                    <w:szCs w:val="16"/>
                  </w:rPr>
                </w:rPrChange>
              </w:rPr>
              <w:t>35 (8.5)</w:t>
            </w:r>
          </w:p>
        </w:tc>
        <w:tc>
          <w:tcPr>
            <w:tcW w:w="0" w:type="auto"/>
          </w:tcPr>
          <w:p w14:paraId="12B58E64" w14:textId="77777777" w:rsidR="00DE1FF7" w:rsidRPr="00414C19" w:rsidRDefault="00F5325D">
            <w:pPr>
              <w:pStyle w:val="Compact"/>
              <w:rPr>
                <w:sz w:val="12"/>
                <w:szCs w:val="16"/>
                <w:lang w:val="en-GB"/>
                <w:rPrChange w:id="2080" w:author="Nils Hailer" w:date="2021-05-17T11:11:00Z">
                  <w:rPr>
                    <w:sz w:val="12"/>
                    <w:szCs w:val="16"/>
                  </w:rPr>
                </w:rPrChange>
              </w:rPr>
            </w:pPr>
            <w:r w:rsidRPr="00414C19">
              <w:rPr>
                <w:sz w:val="12"/>
                <w:szCs w:val="16"/>
                <w:lang w:val="en-GB"/>
                <w:rPrChange w:id="2081" w:author="Nils Hailer" w:date="2021-05-17T11:11:00Z">
                  <w:rPr>
                    <w:sz w:val="12"/>
                    <w:szCs w:val="16"/>
                  </w:rPr>
                </w:rPrChange>
              </w:rPr>
              <w:t>865 (4.7)</w:t>
            </w:r>
          </w:p>
        </w:tc>
        <w:tc>
          <w:tcPr>
            <w:tcW w:w="0" w:type="auto"/>
          </w:tcPr>
          <w:p w14:paraId="5A2460C7" w14:textId="77777777" w:rsidR="00DE1FF7" w:rsidRPr="00414C19" w:rsidRDefault="00F5325D">
            <w:pPr>
              <w:pStyle w:val="Compact"/>
              <w:rPr>
                <w:sz w:val="12"/>
                <w:szCs w:val="16"/>
                <w:lang w:val="en-GB"/>
                <w:rPrChange w:id="2082" w:author="Nils Hailer" w:date="2021-05-17T11:11:00Z">
                  <w:rPr>
                    <w:sz w:val="12"/>
                    <w:szCs w:val="16"/>
                  </w:rPr>
                </w:rPrChange>
              </w:rPr>
            </w:pPr>
            <w:r w:rsidRPr="00414C19">
              <w:rPr>
                <w:sz w:val="12"/>
                <w:szCs w:val="16"/>
                <w:lang w:val="en-GB"/>
                <w:rPrChange w:id="2083" w:author="Nils Hailer" w:date="2021-05-17T11:11:00Z">
                  <w:rPr>
                    <w:sz w:val="12"/>
                    <w:szCs w:val="16"/>
                  </w:rPr>
                </w:rPrChange>
              </w:rPr>
              <w:t>900 (4.8)</w:t>
            </w:r>
          </w:p>
        </w:tc>
      </w:tr>
      <w:tr w:rsidR="00DE1FF7" w:rsidRPr="00414C19" w14:paraId="184BA08B" w14:textId="77777777" w:rsidTr="00E76AA7">
        <w:tc>
          <w:tcPr>
            <w:tcW w:w="743" w:type="pct"/>
          </w:tcPr>
          <w:p w14:paraId="118F5A42" w14:textId="77777777" w:rsidR="00DE1FF7" w:rsidRPr="00414C19" w:rsidRDefault="00DE1FF7">
            <w:pPr>
              <w:rPr>
                <w:sz w:val="12"/>
                <w:szCs w:val="16"/>
                <w:lang w:val="en-GB"/>
                <w:rPrChange w:id="2084" w:author="Nils Hailer" w:date="2021-05-17T11:11:00Z">
                  <w:rPr>
                    <w:sz w:val="12"/>
                    <w:szCs w:val="16"/>
                  </w:rPr>
                </w:rPrChange>
              </w:rPr>
            </w:pPr>
          </w:p>
        </w:tc>
        <w:tc>
          <w:tcPr>
            <w:tcW w:w="1152" w:type="pct"/>
          </w:tcPr>
          <w:p w14:paraId="4386519F" w14:textId="77777777" w:rsidR="00DE1FF7" w:rsidRPr="00414C19" w:rsidRDefault="00F5325D">
            <w:pPr>
              <w:pStyle w:val="Compact"/>
              <w:rPr>
                <w:sz w:val="12"/>
                <w:szCs w:val="16"/>
                <w:lang w:val="en-GB"/>
                <w:rPrChange w:id="2085" w:author="Nils Hailer" w:date="2021-05-17T11:11:00Z">
                  <w:rPr>
                    <w:sz w:val="12"/>
                    <w:szCs w:val="16"/>
                  </w:rPr>
                </w:rPrChange>
              </w:rPr>
            </w:pPr>
            <w:r w:rsidRPr="00414C19">
              <w:rPr>
                <w:sz w:val="12"/>
                <w:szCs w:val="16"/>
                <w:lang w:val="en-GB"/>
                <w:rPrChange w:id="2086" w:author="Nils Hailer" w:date="2021-05-17T11:11:00Z">
                  <w:rPr>
                    <w:sz w:val="12"/>
                    <w:szCs w:val="16"/>
                  </w:rPr>
                </w:rPrChange>
              </w:rPr>
              <w:t>3+</w:t>
            </w:r>
          </w:p>
        </w:tc>
        <w:tc>
          <w:tcPr>
            <w:tcW w:w="0" w:type="auto"/>
          </w:tcPr>
          <w:p w14:paraId="12F60AB8" w14:textId="77777777" w:rsidR="00DE1FF7" w:rsidRPr="00414C19" w:rsidRDefault="00F5325D">
            <w:pPr>
              <w:pStyle w:val="Compact"/>
              <w:rPr>
                <w:sz w:val="12"/>
                <w:szCs w:val="16"/>
                <w:lang w:val="en-GB"/>
                <w:rPrChange w:id="2087" w:author="Nils Hailer" w:date="2021-05-17T11:11:00Z">
                  <w:rPr>
                    <w:sz w:val="12"/>
                    <w:szCs w:val="16"/>
                  </w:rPr>
                </w:rPrChange>
              </w:rPr>
            </w:pPr>
            <w:r w:rsidRPr="00414C19">
              <w:rPr>
                <w:sz w:val="12"/>
                <w:szCs w:val="16"/>
                <w:lang w:val="en-GB"/>
                <w:rPrChange w:id="2088" w:author="Nils Hailer" w:date="2021-05-17T11:11:00Z">
                  <w:rPr>
                    <w:sz w:val="12"/>
                    <w:szCs w:val="16"/>
                  </w:rPr>
                </w:rPrChange>
              </w:rPr>
              <w:t xml:space="preserve">316 </w:t>
            </w:r>
            <w:proofErr w:type="gramStart"/>
            <w:r w:rsidRPr="00414C19">
              <w:rPr>
                <w:sz w:val="12"/>
                <w:szCs w:val="16"/>
                <w:lang w:val="en-GB"/>
                <w:rPrChange w:id="2089" w:author="Nils Hailer" w:date="2021-05-17T11:11:00Z">
                  <w:rPr>
                    <w:sz w:val="12"/>
                    <w:szCs w:val="16"/>
                  </w:rPr>
                </w:rPrChange>
              </w:rPr>
              <w:t>( 14.5</w:t>
            </w:r>
            <w:proofErr w:type="gramEnd"/>
            <w:r w:rsidRPr="00414C19">
              <w:rPr>
                <w:sz w:val="12"/>
                <w:szCs w:val="16"/>
                <w:lang w:val="en-GB"/>
                <w:rPrChange w:id="2090" w:author="Nils Hailer" w:date="2021-05-17T11:11:00Z">
                  <w:rPr>
                    <w:sz w:val="12"/>
                    <w:szCs w:val="16"/>
                  </w:rPr>
                </w:rPrChange>
              </w:rPr>
              <w:t>)</w:t>
            </w:r>
          </w:p>
        </w:tc>
        <w:tc>
          <w:tcPr>
            <w:tcW w:w="0" w:type="auto"/>
          </w:tcPr>
          <w:p w14:paraId="0405F30A" w14:textId="77777777" w:rsidR="00DE1FF7" w:rsidRPr="00414C19" w:rsidRDefault="00F5325D">
            <w:pPr>
              <w:pStyle w:val="Compact"/>
              <w:rPr>
                <w:sz w:val="12"/>
                <w:szCs w:val="16"/>
                <w:lang w:val="en-GB"/>
                <w:rPrChange w:id="2091" w:author="Nils Hailer" w:date="2021-05-17T11:11:00Z">
                  <w:rPr>
                    <w:sz w:val="12"/>
                    <w:szCs w:val="16"/>
                  </w:rPr>
                </w:rPrChange>
              </w:rPr>
            </w:pPr>
            <w:r w:rsidRPr="00414C19">
              <w:rPr>
                <w:sz w:val="12"/>
                <w:szCs w:val="16"/>
                <w:lang w:val="en-GB"/>
                <w:rPrChange w:id="2092" w:author="Nils Hailer" w:date="2021-05-17T11:11:00Z">
                  <w:rPr>
                    <w:sz w:val="12"/>
                    <w:szCs w:val="16"/>
                  </w:rPr>
                </w:rPrChange>
              </w:rPr>
              <w:t xml:space="preserve">6219 </w:t>
            </w:r>
            <w:proofErr w:type="gramStart"/>
            <w:r w:rsidRPr="00414C19">
              <w:rPr>
                <w:sz w:val="12"/>
                <w:szCs w:val="16"/>
                <w:lang w:val="en-GB"/>
                <w:rPrChange w:id="2093" w:author="Nils Hailer" w:date="2021-05-17T11:11:00Z">
                  <w:rPr>
                    <w:sz w:val="12"/>
                    <w:szCs w:val="16"/>
                  </w:rPr>
                </w:rPrChange>
              </w:rPr>
              <w:t>( 7.2</w:t>
            </w:r>
            <w:proofErr w:type="gramEnd"/>
            <w:r w:rsidRPr="00414C19">
              <w:rPr>
                <w:sz w:val="12"/>
                <w:szCs w:val="16"/>
                <w:lang w:val="en-GB"/>
                <w:rPrChange w:id="2094" w:author="Nils Hailer" w:date="2021-05-17T11:11:00Z">
                  <w:rPr>
                    <w:sz w:val="12"/>
                    <w:szCs w:val="16"/>
                  </w:rPr>
                </w:rPrChange>
              </w:rPr>
              <w:t>)</w:t>
            </w:r>
          </w:p>
        </w:tc>
        <w:tc>
          <w:tcPr>
            <w:tcW w:w="0" w:type="auto"/>
          </w:tcPr>
          <w:p w14:paraId="734970F7" w14:textId="77777777" w:rsidR="00DE1FF7" w:rsidRPr="00414C19" w:rsidRDefault="00F5325D">
            <w:pPr>
              <w:pStyle w:val="Compact"/>
              <w:rPr>
                <w:sz w:val="12"/>
                <w:szCs w:val="16"/>
                <w:lang w:val="en-GB"/>
                <w:rPrChange w:id="2095" w:author="Nils Hailer" w:date="2021-05-17T11:11:00Z">
                  <w:rPr>
                    <w:sz w:val="12"/>
                    <w:szCs w:val="16"/>
                  </w:rPr>
                </w:rPrChange>
              </w:rPr>
            </w:pPr>
            <w:r w:rsidRPr="00414C19">
              <w:rPr>
                <w:sz w:val="12"/>
                <w:szCs w:val="16"/>
                <w:lang w:val="en-GB"/>
                <w:rPrChange w:id="2096" w:author="Nils Hailer" w:date="2021-05-17T11:11:00Z">
                  <w:rPr>
                    <w:sz w:val="12"/>
                    <w:szCs w:val="16"/>
                  </w:rPr>
                </w:rPrChange>
              </w:rPr>
              <w:t xml:space="preserve">6535 </w:t>
            </w:r>
            <w:proofErr w:type="gramStart"/>
            <w:r w:rsidRPr="00414C19">
              <w:rPr>
                <w:sz w:val="12"/>
                <w:szCs w:val="16"/>
                <w:lang w:val="en-GB"/>
                <w:rPrChange w:id="2097" w:author="Nils Hailer" w:date="2021-05-17T11:11:00Z">
                  <w:rPr>
                    <w:sz w:val="12"/>
                    <w:szCs w:val="16"/>
                  </w:rPr>
                </w:rPrChange>
              </w:rPr>
              <w:t>( 7.4</w:t>
            </w:r>
            <w:proofErr w:type="gramEnd"/>
            <w:r w:rsidRPr="00414C19">
              <w:rPr>
                <w:sz w:val="12"/>
                <w:szCs w:val="16"/>
                <w:lang w:val="en-GB"/>
                <w:rPrChange w:id="2098" w:author="Nils Hailer" w:date="2021-05-17T11:11:00Z">
                  <w:rPr>
                    <w:sz w:val="12"/>
                    <w:szCs w:val="16"/>
                  </w:rPr>
                </w:rPrChange>
              </w:rPr>
              <w:t>)</w:t>
            </w:r>
          </w:p>
        </w:tc>
        <w:tc>
          <w:tcPr>
            <w:tcW w:w="0" w:type="auto"/>
          </w:tcPr>
          <w:p w14:paraId="637FA59F" w14:textId="77777777" w:rsidR="00DE1FF7" w:rsidRPr="00414C19" w:rsidRDefault="00F5325D">
            <w:pPr>
              <w:pStyle w:val="Compact"/>
              <w:rPr>
                <w:sz w:val="12"/>
                <w:szCs w:val="16"/>
                <w:lang w:val="en-GB"/>
                <w:rPrChange w:id="2099" w:author="Nils Hailer" w:date="2021-05-17T11:11:00Z">
                  <w:rPr>
                    <w:sz w:val="12"/>
                    <w:szCs w:val="16"/>
                  </w:rPr>
                </w:rPrChange>
              </w:rPr>
            </w:pPr>
            <w:r w:rsidRPr="00414C19">
              <w:rPr>
                <w:sz w:val="12"/>
                <w:szCs w:val="16"/>
                <w:lang w:val="en-GB"/>
                <w:rPrChange w:id="2100" w:author="Nils Hailer" w:date="2021-05-17T11:11:00Z">
                  <w:rPr>
                    <w:sz w:val="12"/>
                    <w:szCs w:val="16"/>
                  </w:rPr>
                </w:rPrChange>
              </w:rPr>
              <w:t>18 (4.4)</w:t>
            </w:r>
          </w:p>
        </w:tc>
        <w:tc>
          <w:tcPr>
            <w:tcW w:w="0" w:type="auto"/>
          </w:tcPr>
          <w:p w14:paraId="3301A233" w14:textId="77777777" w:rsidR="00DE1FF7" w:rsidRPr="00414C19" w:rsidRDefault="00F5325D">
            <w:pPr>
              <w:pStyle w:val="Compact"/>
              <w:rPr>
                <w:sz w:val="12"/>
                <w:szCs w:val="16"/>
                <w:lang w:val="en-GB"/>
                <w:rPrChange w:id="2101" w:author="Nils Hailer" w:date="2021-05-17T11:11:00Z">
                  <w:rPr>
                    <w:sz w:val="12"/>
                    <w:szCs w:val="16"/>
                  </w:rPr>
                </w:rPrChange>
              </w:rPr>
            </w:pPr>
            <w:r w:rsidRPr="00414C19">
              <w:rPr>
                <w:sz w:val="12"/>
                <w:szCs w:val="16"/>
                <w:lang w:val="en-GB"/>
                <w:rPrChange w:id="2102" w:author="Nils Hailer" w:date="2021-05-17T11:11:00Z">
                  <w:rPr>
                    <w:sz w:val="12"/>
                    <w:szCs w:val="16"/>
                  </w:rPr>
                </w:rPrChange>
              </w:rPr>
              <w:t>467 (2.5)</w:t>
            </w:r>
          </w:p>
        </w:tc>
        <w:tc>
          <w:tcPr>
            <w:tcW w:w="0" w:type="auto"/>
          </w:tcPr>
          <w:p w14:paraId="60B84568" w14:textId="77777777" w:rsidR="00DE1FF7" w:rsidRPr="00414C19" w:rsidRDefault="00F5325D">
            <w:pPr>
              <w:pStyle w:val="Compact"/>
              <w:rPr>
                <w:sz w:val="12"/>
                <w:szCs w:val="16"/>
                <w:lang w:val="en-GB"/>
                <w:rPrChange w:id="2103" w:author="Nils Hailer" w:date="2021-05-17T11:11:00Z">
                  <w:rPr>
                    <w:sz w:val="12"/>
                    <w:szCs w:val="16"/>
                  </w:rPr>
                </w:rPrChange>
              </w:rPr>
            </w:pPr>
            <w:r w:rsidRPr="00414C19">
              <w:rPr>
                <w:sz w:val="12"/>
                <w:szCs w:val="16"/>
                <w:lang w:val="en-GB"/>
                <w:rPrChange w:id="2104" w:author="Nils Hailer" w:date="2021-05-17T11:11:00Z">
                  <w:rPr>
                    <w:sz w:val="12"/>
                    <w:szCs w:val="16"/>
                  </w:rPr>
                </w:rPrChange>
              </w:rPr>
              <w:t>485 (2.6)</w:t>
            </w:r>
          </w:p>
        </w:tc>
      </w:tr>
      <w:tr w:rsidR="00DE1FF7" w:rsidRPr="00414C19" w14:paraId="7031CCD6" w14:textId="77777777" w:rsidTr="00E76AA7">
        <w:tc>
          <w:tcPr>
            <w:tcW w:w="743" w:type="pct"/>
          </w:tcPr>
          <w:p w14:paraId="285AAE58" w14:textId="77777777" w:rsidR="00DE1FF7" w:rsidRPr="00414C19" w:rsidRDefault="00F5325D">
            <w:pPr>
              <w:pStyle w:val="Compact"/>
              <w:rPr>
                <w:sz w:val="12"/>
                <w:szCs w:val="16"/>
                <w:lang w:val="en-GB"/>
                <w:rPrChange w:id="2105" w:author="Nils Hailer" w:date="2021-05-17T11:11:00Z">
                  <w:rPr>
                    <w:sz w:val="12"/>
                    <w:szCs w:val="16"/>
                  </w:rPr>
                </w:rPrChange>
              </w:rPr>
            </w:pPr>
            <w:proofErr w:type="spellStart"/>
            <w:r w:rsidRPr="00414C19">
              <w:rPr>
                <w:sz w:val="12"/>
                <w:szCs w:val="16"/>
                <w:lang w:val="en-GB"/>
                <w:rPrChange w:id="2106" w:author="Nils Hailer" w:date="2021-05-17T11:11:00Z">
                  <w:rPr>
                    <w:sz w:val="12"/>
                    <w:szCs w:val="16"/>
                  </w:rPr>
                </w:rPrChange>
              </w:rPr>
              <w:t>RxRiskV</w:t>
            </w:r>
            <w:proofErr w:type="spellEnd"/>
          </w:p>
        </w:tc>
        <w:tc>
          <w:tcPr>
            <w:tcW w:w="1152" w:type="pct"/>
          </w:tcPr>
          <w:p w14:paraId="39DF2223" w14:textId="77777777" w:rsidR="00DE1FF7" w:rsidRPr="00414C19" w:rsidRDefault="00F5325D">
            <w:pPr>
              <w:pStyle w:val="Compact"/>
              <w:rPr>
                <w:sz w:val="12"/>
                <w:szCs w:val="16"/>
                <w:lang w:val="en-GB"/>
                <w:rPrChange w:id="2107" w:author="Nils Hailer" w:date="2021-05-17T11:11:00Z">
                  <w:rPr>
                    <w:sz w:val="12"/>
                    <w:szCs w:val="16"/>
                  </w:rPr>
                </w:rPrChange>
              </w:rPr>
            </w:pPr>
            <w:r w:rsidRPr="00414C19">
              <w:rPr>
                <w:sz w:val="12"/>
                <w:szCs w:val="16"/>
                <w:lang w:val="en-GB"/>
                <w:rPrChange w:id="2108" w:author="Nils Hailer" w:date="2021-05-17T11:11:00Z">
                  <w:rPr>
                    <w:sz w:val="12"/>
                    <w:szCs w:val="16"/>
                  </w:rPr>
                </w:rPrChange>
              </w:rPr>
              <w:t>-5-0</w:t>
            </w:r>
          </w:p>
        </w:tc>
        <w:tc>
          <w:tcPr>
            <w:tcW w:w="0" w:type="auto"/>
          </w:tcPr>
          <w:p w14:paraId="402D6D16" w14:textId="77777777" w:rsidR="00DE1FF7" w:rsidRPr="00414C19" w:rsidRDefault="00F5325D">
            <w:pPr>
              <w:pStyle w:val="Compact"/>
              <w:rPr>
                <w:sz w:val="12"/>
                <w:szCs w:val="16"/>
                <w:lang w:val="en-GB"/>
                <w:rPrChange w:id="2109" w:author="Nils Hailer" w:date="2021-05-17T11:11:00Z">
                  <w:rPr>
                    <w:sz w:val="12"/>
                    <w:szCs w:val="16"/>
                  </w:rPr>
                </w:rPrChange>
              </w:rPr>
            </w:pPr>
            <w:r w:rsidRPr="00414C19">
              <w:rPr>
                <w:sz w:val="12"/>
                <w:szCs w:val="16"/>
                <w:lang w:val="en-GB"/>
                <w:rPrChange w:id="2110" w:author="Nils Hailer" w:date="2021-05-17T11:11:00Z">
                  <w:rPr>
                    <w:sz w:val="12"/>
                    <w:szCs w:val="16"/>
                  </w:rPr>
                </w:rPrChange>
              </w:rPr>
              <w:t xml:space="preserve">448 </w:t>
            </w:r>
            <w:proofErr w:type="gramStart"/>
            <w:r w:rsidRPr="00414C19">
              <w:rPr>
                <w:sz w:val="12"/>
                <w:szCs w:val="16"/>
                <w:lang w:val="en-GB"/>
                <w:rPrChange w:id="2111" w:author="Nils Hailer" w:date="2021-05-17T11:11:00Z">
                  <w:rPr>
                    <w:sz w:val="12"/>
                    <w:szCs w:val="16"/>
                  </w:rPr>
                </w:rPrChange>
              </w:rPr>
              <w:t>( 20.6</w:t>
            </w:r>
            <w:proofErr w:type="gramEnd"/>
            <w:r w:rsidRPr="00414C19">
              <w:rPr>
                <w:sz w:val="12"/>
                <w:szCs w:val="16"/>
                <w:lang w:val="en-GB"/>
                <w:rPrChange w:id="2112" w:author="Nils Hailer" w:date="2021-05-17T11:11:00Z">
                  <w:rPr>
                    <w:sz w:val="12"/>
                    <w:szCs w:val="16"/>
                  </w:rPr>
                </w:rPrChange>
              </w:rPr>
              <w:t>)</w:t>
            </w:r>
          </w:p>
        </w:tc>
        <w:tc>
          <w:tcPr>
            <w:tcW w:w="0" w:type="auto"/>
          </w:tcPr>
          <w:p w14:paraId="29BEACB3" w14:textId="77777777" w:rsidR="00DE1FF7" w:rsidRPr="00414C19" w:rsidRDefault="00F5325D">
            <w:pPr>
              <w:pStyle w:val="Compact"/>
              <w:rPr>
                <w:sz w:val="12"/>
                <w:szCs w:val="16"/>
                <w:lang w:val="en-GB"/>
                <w:rPrChange w:id="2113" w:author="Nils Hailer" w:date="2021-05-17T11:11:00Z">
                  <w:rPr>
                    <w:sz w:val="12"/>
                    <w:szCs w:val="16"/>
                  </w:rPr>
                </w:rPrChange>
              </w:rPr>
            </w:pPr>
            <w:r w:rsidRPr="00414C19">
              <w:rPr>
                <w:sz w:val="12"/>
                <w:szCs w:val="16"/>
                <w:lang w:val="en-GB"/>
                <w:rPrChange w:id="2114" w:author="Nils Hailer" w:date="2021-05-17T11:11:00Z">
                  <w:rPr>
                    <w:sz w:val="12"/>
                    <w:szCs w:val="16"/>
                  </w:rPr>
                </w:rPrChange>
              </w:rPr>
              <w:t xml:space="preserve">25508 </w:t>
            </w:r>
            <w:proofErr w:type="gramStart"/>
            <w:r w:rsidRPr="00414C19">
              <w:rPr>
                <w:sz w:val="12"/>
                <w:szCs w:val="16"/>
                <w:lang w:val="en-GB"/>
                <w:rPrChange w:id="2115" w:author="Nils Hailer" w:date="2021-05-17T11:11:00Z">
                  <w:rPr>
                    <w:sz w:val="12"/>
                    <w:szCs w:val="16"/>
                  </w:rPr>
                </w:rPrChange>
              </w:rPr>
              <w:t>( 29.4</w:t>
            </w:r>
            <w:proofErr w:type="gramEnd"/>
            <w:r w:rsidRPr="00414C19">
              <w:rPr>
                <w:sz w:val="12"/>
                <w:szCs w:val="16"/>
                <w:lang w:val="en-GB"/>
                <w:rPrChange w:id="2116" w:author="Nils Hailer" w:date="2021-05-17T11:11:00Z">
                  <w:rPr>
                    <w:sz w:val="12"/>
                    <w:szCs w:val="16"/>
                  </w:rPr>
                </w:rPrChange>
              </w:rPr>
              <w:t>)</w:t>
            </w:r>
          </w:p>
        </w:tc>
        <w:tc>
          <w:tcPr>
            <w:tcW w:w="0" w:type="auto"/>
          </w:tcPr>
          <w:p w14:paraId="12F4225A" w14:textId="77777777" w:rsidR="00DE1FF7" w:rsidRPr="00414C19" w:rsidRDefault="00F5325D">
            <w:pPr>
              <w:pStyle w:val="Compact"/>
              <w:rPr>
                <w:sz w:val="12"/>
                <w:szCs w:val="16"/>
                <w:lang w:val="en-GB"/>
                <w:rPrChange w:id="2117" w:author="Nils Hailer" w:date="2021-05-17T11:11:00Z">
                  <w:rPr>
                    <w:sz w:val="12"/>
                    <w:szCs w:val="16"/>
                  </w:rPr>
                </w:rPrChange>
              </w:rPr>
            </w:pPr>
            <w:r w:rsidRPr="00414C19">
              <w:rPr>
                <w:sz w:val="12"/>
                <w:szCs w:val="16"/>
                <w:lang w:val="en-GB"/>
                <w:rPrChange w:id="2118" w:author="Nils Hailer" w:date="2021-05-17T11:11:00Z">
                  <w:rPr>
                    <w:sz w:val="12"/>
                    <w:szCs w:val="16"/>
                  </w:rPr>
                </w:rPrChange>
              </w:rPr>
              <w:t xml:space="preserve">25956 </w:t>
            </w:r>
            <w:proofErr w:type="gramStart"/>
            <w:r w:rsidRPr="00414C19">
              <w:rPr>
                <w:sz w:val="12"/>
                <w:szCs w:val="16"/>
                <w:lang w:val="en-GB"/>
                <w:rPrChange w:id="2119" w:author="Nils Hailer" w:date="2021-05-17T11:11:00Z">
                  <w:rPr>
                    <w:sz w:val="12"/>
                    <w:szCs w:val="16"/>
                  </w:rPr>
                </w:rPrChange>
              </w:rPr>
              <w:t>( 29.2</w:t>
            </w:r>
            <w:proofErr w:type="gramEnd"/>
            <w:r w:rsidRPr="00414C19">
              <w:rPr>
                <w:sz w:val="12"/>
                <w:szCs w:val="16"/>
                <w:lang w:val="en-GB"/>
                <w:rPrChange w:id="2120" w:author="Nils Hailer" w:date="2021-05-17T11:11:00Z">
                  <w:rPr>
                    <w:sz w:val="12"/>
                    <w:szCs w:val="16"/>
                  </w:rPr>
                </w:rPrChange>
              </w:rPr>
              <w:t>)</w:t>
            </w:r>
          </w:p>
        </w:tc>
        <w:tc>
          <w:tcPr>
            <w:tcW w:w="0" w:type="auto"/>
          </w:tcPr>
          <w:p w14:paraId="3AD68993" w14:textId="77777777" w:rsidR="00DE1FF7" w:rsidRPr="00414C19" w:rsidRDefault="00F5325D">
            <w:pPr>
              <w:pStyle w:val="Compact"/>
              <w:rPr>
                <w:sz w:val="12"/>
                <w:szCs w:val="16"/>
                <w:lang w:val="en-GB"/>
                <w:rPrChange w:id="2121" w:author="Nils Hailer" w:date="2021-05-17T11:11:00Z">
                  <w:rPr>
                    <w:sz w:val="12"/>
                    <w:szCs w:val="16"/>
                  </w:rPr>
                </w:rPrChange>
              </w:rPr>
            </w:pPr>
            <w:r w:rsidRPr="00414C19">
              <w:rPr>
                <w:sz w:val="12"/>
                <w:szCs w:val="16"/>
                <w:lang w:val="en-GB"/>
                <w:rPrChange w:id="2122" w:author="Nils Hailer" w:date="2021-05-17T11:11:00Z">
                  <w:rPr>
                    <w:sz w:val="12"/>
                    <w:szCs w:val="16"/>
                  </w:rPr>
                </w:rPrChange>
              </w:rPr>
              <w:t>123 (30.0)</w:t>
            </w:r>
          </w:p>
        </w:tc>
        <w:tc>
          <w:tcPr>
            <w:tcW w:w="0" w:type="auto"/>
          </w:tcPr>
          <w:p w14:paraId="53688CB1" w14:textId="77777777" w:rsidR="00DE1FF7" w:rsidRPr="00414C19" w:rsidRDefault="00F5325D">
            <w:pPr>
              <w:pStyle w:val="Compact"/>
              <w:rPr>
                <w:sz w:val="12"/>
                <w:szCs w:val="16"/>
                <w:lang w:val="en-GB"/>
                <w:rPrChange w:id="2123" w:author="Nils Hailer" w:date="2021-05-17T11:11:00Z">
                  <w:rPr>
                    <w:sz w:val="12"/>
                    <w:szCs w:val="16"/>
                  </w:rPr>
                </w:rPrChange>
              </w:rPr>
            </w:pPr>
            <w:r w:rsidRPr="00414C19">
              <w:rPr>
                <w:sz w:val="12"/>
                <w:szCs w:val="16"/>
                <w:lang w:val="en-GB"/>
                <w:rPrChange w:id="2124" w:author="Nils Hailer" w:date="2021-05-17T11:11:00Z">
                  <w:rPr>
                    <w:sz w:val="12"/>
                    <w:szCs w:val="16"/>
                  </w:rPr>
                </w:rPrChange>
              </w:rPr>
              <w:t>8106 (43.9)</w:t>
            </w:r>
          </w:p>
        </w:tc>
        <w:tc>
          <w:tcPr>
            <w:tcW w:w="0" w:type="auto"/>
          </w:tcPr>
          <w:p w14:paraId="6CEA364B" w14:textId="77777777" w:rsidR="00DE1FF7" w:rsidRPr="00414C19" w:rsidRDefault="00F5325D">
            <w:pPr>
              <w:pStyle w:val="Compact"/>
              <w:rPr>
                <w:sz w:val="12"/>
                <w:szCs w:val="16"/>
                <w:lang w:val="en-GB"/>
                <w:rPrChange w:id="2125" w:author="Nils Hailer" w:date="2021-05-17T11:11:00Z">
                  <w:rPr>
                    <w:sz w:val="12"/>
                    <w:szCs w:val="16"/>
                  </w:rPr>
                </w:rPrChange>
              </w:rPr>
            </w:pPr>
            <w:r w:rsidRPr="00414C19">
              <w:rPr>
                <w:sz w:val="12"/>
                <w:szCs w:val="16"/>
                <w:lang w:val="en-GB"/>
                <w:rPrChange w:id="2126" w:author="Nils Hailer" w:date="2021-05-17T11:11:00Z">
                  <w:rPr>
                    <w:sz w:val="12"/>
                    <w:szCs w:val="16"/>
                  </w:rPr>
                </w:rPrChange>
              </w:rPr>
              <w:t>8229 (43.6)</w:t>
            </w:r>
          </w:p>
        </w:tc>
      </w:tr>
      <w:tr w:rsidR="00DE1FF7" w:rsidRPr="00414C19" w14:paraId="2A96B00C" w14:textId="77777777" w:rsidTr="00E76AA7">
        <w:tc>
          <w:tcPr>
            <w:tcW w:w="743" w:type="pct"/>
          </w:tcPr>
          <w:p w14:paraId="418C15AB" w14:textId="77777777" w:rsidR="00DE1FF7" w:rsidRPr="00414C19" w:rsidRDefault="00DE1FF7">
            <w:pPr>
              <w:rPr>
                <w:sz w:val="12"/>
                <w:szCs w:val="16"/>
                <w:lang w:val="en-GB"/>
                <w:rPrChange w:id="2127" w:author="Nils Hailer" w:date="2021-05-17T11:11:00Z">
                  <w:rPr>
                    <w:sz w:val="12"/>
                    <w:szCs w:val="16"/>
                  </w:rPr>
                </w:rPrChange>
              </w:rPr>
            </w:pPr>
          </w:p>
        </w:tc>
        <w:tc>
          <w:tcPr>
            <w:tcW w:w="1152" w:type="pct"/>
          </w:tcPr>
          <w:p w14:paraId="36281890" w14:textId="77777777" w:rsidR="00DE1FF7" w:rsidRPr="00414C19" w:rsidRDefault="00F5325D">
            <w:pPr>
              <w:pStyle w:val="Compact"/>
              <w:rPr>
                <w:sz w:val="12"/>
                <w:szCs w:val="16"/>
                <w:lang w:val="en-GB"/>
                <w:rPrChange w:id="2128" w:author="Nils Hailer" w:date="2021-05-17T11:11:00Z">
                  <w:rPr>
                    <w:sz w:val="12"/>
                    <w:szCs w:val="16"/>
                  </w:rPr>
                </w:rPrChange>
              </w:rPr>
            </w:pPr>
            <w:r w:rsidRPr="00414C19">
              <w:rPr>
                <w:sz w:val="12"/>
                <w:szCs w:val="16"/>
                <w:lang w:val="en-GB"/>
                <w:rPrChange w:id="2129" w:author="Nils Hailer" w:date="2021-05-17T11:11:00Z">
                  <w:rPr>
                    <w:sz w:val="12"/>
                    <w:szCs w:val="16"/>
                  </w:rPr>
                </w:rPrChange>
              </w:rPr>
              <w:t>1-3</w:t>
            </w:r>
          </w:p>
        </w:tc>
        <w:tc>
          <w:tcPr>
            <w:tcW w:w="0" w:type="auto"/>
          </w:tcPr>
          <w:p w14:paraId="3B43252E" w14:textId="77777777" w:rsidR="00DE1FF7" w:rsidRPr="00414C19" w:rsidRDefault="00F5325D">
            <w:pPr>
              <w:pStyle w:val="Compact"/>
              <w:rPr>
                <w:sz w:val="12"/>
                <w:szCs w:val="16"/>
                <w:lang w:val="en-GB"/>
                <w:rPrChange w:id="2130" w:author="Nils Hailer" w:date="2021-05-17T11:11:00Z">
                  <w:rPr>
                    <w:sz w:val="12"/>
                    <w:szCs w:val="16"/>
                  </w:rPr>
                </w:rPrChange>
              </w:rPr>
            </w:pPr>
            <w:r w:rsidRPr="00414C19">
              <w:rPr>
                <w:sz w:val="12"/>
                <w:szCs w:val="16"/>
                <w:lang w:val="en-GB"/>
                <w:rPrChange w:id="2131" w:author="Nils Hailer" w:date="2021-05-17T11:11:00Z">
                  <w:rPr>
                    <w:sz w:val="12"/>
                    <w:szCs w:val="16"/>
                  </w:rPr>
                </w:rPrChange>
              </w:rPr>
              <w:t xml:space="preserve">711 </w:t>
            </w:r>
            <w:proofErr w:type="gramStart"/>
            <w:r w:rsidRPr="00414C19">
              <w:rPr>
                <w:sz w:val="12"/>
                <w:szCs w:val="16"/>
                <w:lang w:val="en-GB"/>
                <w:rPrChange w:id="2132" w:author="Nils Hailer" w:date="2021-05-17T11:11:00Z">
                  <w:rPr>
                    <w:sz w:val="12"/>
                    <w:szCs w:val="16"/>
                  </w:rPr>
                </w:rPrChange>
              </w:rPr>
              <w:t>( 32.7</w:t>
            </w:r>
            <w:proofErr w:type="gramEnd"/>
            <w:r w:rsidRPr="00414C19">
              <w:rPr>
                <w:sz w:val="12"/>
                <w:szCs w:val="16"/>
                <w:lang w:val="en-GB"/>
                <w:rPrChange w:id="2133" w:author="Nils Hailer" w:date="2021-05-17T11:11:00Z">
                  <w:rPr>
                    <w:sz w:val="12"/>
                    <w:szCs w:val="16"/>
                  </w:rPr>
                </w:rPrChange>
              </w:rPr>
              <w:t>)</w:t>
            </w:r>
          </w:p>
        </w:tc>
        <w:tc>
          <w:tcPr>
            <w:tcW w:w="0" w:type="auto"/>
          </w:tcPr>
          <w:p w14:paraId="19F61986" w14:textId="77777777" w:rsidR="00DE1FF7" w:rsidRPr="00414C19" w:rsidRDefault="00F5325D">
            <w:pPr>
              <w:pStyle w:val="Compact"/>
              <w:rPr>
                <w:sz w:val="12"/>
                <w:szCs w:val="16"/>
                <w:lang w:val="en-GB"/>
                <w:rPrChange w:id="2134" w:author="Nils Hailer" w:date="2021-05-17T11:11:00Z">
                  <w:rPr>
                    <w:sz w:val="12"/>
                    <w:szCs w:val="16"/>
                  </w:rPr>
                </w:rPrChange>
              </w:rPr>
            </w:pPr>
            <w:r w:rsidRPr="00414C19">
              <w:rPr>
                <w:sz w:val="12"/>
                <w:szCs w:val="16"/>
                <w:lang w:val="en-GB"/>
                <w:rPrChange w:id="2135" w:author="Nils Hailer" w:date="2021-05-17T11:11:00Z">
                  <w:rPr>
                    <w:sz w:val="12"/>
                    <w:szCs w:val="16"/>
                  </w:rPr>
                </w:rPrChange>
              </w:rPr>
              <w:t xml:space="preserve">30846 </w:t>
            </w:r>
            <w:proofErr w:type="gramStart"/>
            <w:r w:rsidRPr="00414C19">
              <w:rPr>
                <w:sz w:val="12"/>
                <w:szCs w:val="16"/>
                <w:lang w:val="en-GB"/>
                <w:rPrChange w:id="2136" w:author="Nils Hailer" w:date="2021-05-17T11:11:00Z">
                  <w:rPr>
                    <w:sz w:val="12"/>
                    <w:szCs w:val="16"/>
                  </w:rPr>
                </w:rPrChange>
              </w:rPr>
              <w:t>( 35.6</w:t>
            </w:r>
            <w:proofErr w:type="gramEnd"/>
            <w:r w:rsidRPr="00414C19">
              <w:rPr>
                <w:sz w:val="12"/>
                <w:szCs w:val="16"/>
                <w:lang w:val="en-GB"/>
                <w:rPrChange w:id="2137" w:author="Nils Hailer" w:date="2021-05-17T11:11:00Z">
                  <w:rPr>
                    <w:sz w:val="12"/>
                    <w:szCs w:val="16"/>
                  </w:rPr>
                </w:rPrChange>
              </w:rPr>
              <w:t>)</w:t>
            </w:r>
          </w:p>
        </w:tc>
        <w:tc>
          <w:tcPr>
            <w:tcW w:w="0" w:type="auto"/>
          </w:tcPr>
          <w:p w14:paraId="113DEBEB" w14:textId="77777777" w:rsidR="00DE1FF7" w:rsidRPr="00414C19" w:rsidRDefault="00F5325D">
            <w:pPr>
              <w:pStyle w:val="Compact"/>
              <w:rPr>
                <w:sz w:val="12"/>
                <w:szCs w:val="16"/>
                <w:lang w:val="en-GB"/>
                <w:rPrChange w:id="2138" w:author="Nils Hailer" w:date="2021-05-17T11:11:00Z">
                  <w:rPr>
                    <w:sz w:val="12"/>
                    <w:szCs w:val="16"/>
                  </w:rPr>
                </w:rPrChange>
              </w:rPr>
            </w:pPr>
            <w:r w:rsidRPr="00414C19">
              <w:rPr>
                <w:sz w:val="12"/>
                <w:szCs w:val="16"/>
                <w:lang w:val="en-GB"/>
                <w:rPrChange w:id="2139" w:author="Nils Hailer" w:date="2021-05-17T11:11:00Z">
                  <w:rPr>
                    <w:sz w:val="12"/>
                    <w:szCs w:val="16"/>
                  </w:rPr>
                </w:rPrChange>
              </w:rPr>
              <w:t xml:space="preserve">31557 </w:t>
            </w:r>
            <w:proofErr w:type="gramStart"/>
            <w:r w:rsidRPr="00414C19">
              <w:rPr>
                <w:sz w:val="12"/>
                <w:szCs w:val="16"/>
                <w:lang w:val="en-GB"/>
                <w:rPrChange w:id="2140" w:author="Nils Hailer" w:date="2021-05-17T11:11:00Z">
                  <w:rPr>
                    <w:sz w:val="12"/>
                    <w:szCs w:val="16"/>
                  </w:rPr>
                </w:rPrChange>
              </w:rPr>
              <w:t>( 35.5</w:t>
            </w:r>
            <w:proofErr w:type="gramEnd"/>
            <w:r w:rsidRPr="00414C19">
              <w:rPr>
                <w:sz w:val="12"/>
                <w:szCs w:val="16"/>
                <w:lang w:val="en-GB"/>
                <w:rPrChange w:id="2141" w:author="Nils Hailer" w:date="2021-05-17T11:11:00Z">
                  <w:rPr>
                    <w:sz w:val="12"/>
                    <w:szCs w:val="16"/>
                  </w:rPr>
                </w:rPrChange>
              </w:rPr>
              <w:t>)</w:t>
            </w:r>
          </w:p>
        </w:tc>
        <w:tc>
          <w:tcPr>
            <w:tcW w:w="0" w:type="auto"/>
          </w:tcPr>
          <w:p w14:paraId="0F905FBB" w14:textId="77777777" w:rsidR="00DE1FF7" w:rsidRPr="00414C19" w:rsidRDefault="00F5325D">
            <w:pPr>
              <w:pStyle w:val="Compact"/>
              <w:rPr>
                <w:sz w:val="12"/>
                <w:szCs w:val="16"/>
                <w:lang w:val="en-GB"/>
                <w:rPrChange w:id="2142" w:author="Nils Hailer" w:date="2021-05-17T11:11:00Z">
                  <w:rPr>
                    <w:sz w:val="12"/>
                    <w:szCs w:val="16"/>
                  </w:rPr>
                </w:rPrChange>
              </w:rPr>
            </w:pPr>
            <w:r w:rsidRPr="00414C19">
              <w:rPr>
                <w:sz w:val="12"/>
                <w:szCs w:val="16"/>
                <w:lang w:val="en-GB"/>
                <w:rPrChange w:id="2143" w:author="Nils Hailer" w:date="2021-05-17T11:11:00Z">
                  <w:rPr>
                    <w:sz w:val="12"/>
                    <w:szCs w:val="16"/>
                  </w:rPr>
                </w:rPrChange>
              </w:rPr>
              <w:t>153 (37.3)</w:t>
            </w:r>
          </w:p>
        </w:tc>
        <w:tc>
          <w:tcPr>
            <w:tcW w:w="0" w:type="auto"/>
          </w:tcPr>
          <w:p w14:paraId="30B535BE" w14:textId="77777777" w:rsidR="00DE1FF7" w:rsidRPr="00414C19" w:rsidRDefault="00F5325D">
            <w:pPr>
              <w:pStyle w:val="Compact"/>
              <w:rPr>
                <w:sz w:val="12"/>
                <w:szCs w:val="16"/>
                <w:lang w:val="en-GB"/>
                <w:rPrChange w:id="2144" w:author="Nils Hailer" w:date="2021-05-17T11:11:00Z">
                  <w:rPr>
                    <w:sz w:val="12"/>
                    <w:szCs w:val="16"/>
                  </w:rPr>
                </w:rPrChange>
              </w:rPr>
            </w:pPr>
            <w:r w:rsidRPr="00414C19">
              <w:rPr>
                <w:sz w:val="12"/>
                <w:szCs w:val="16"/>
                <w:lang w:val="en-GB"/>
                <w:rPrChange w:id="2145" w:author="Nils Hailer" w:date="2021-05-17T11:11:00Z">
                  <w:rPr>
                    <w:sz w:val="12"/>
                    <w:szCs w:val="16"/>
                  </w:rPr>
                </w:rPrChange>
              </w:rPr>
              <w:t>6277 (34.0)</w:t>
            </w:r>
          </w:p>
        </w:tc>
        <w:tc>
          <w:tcPr>
            <w:tcW w:w="0" w:type="auto"/>
          </w:tcPr>
          <w:p w14:paraId="32DB8554" w14:textId="77777777" w:rsidR="00DE1FF7" w:rsidRPr="00414C19" w:rsidRDefault="00F5325D">
            <w:pPr>
              <w:pStyle w:val="Compact"/>
              <w:rPr>
                <w:sz w:val="12"/>
                <w:szCs w:val="16"/>
                <w:lang w:val="en-GB"/>
                <w:rPrChange w:id="2146" w:author="Nils Hailer" w:date="2021-05-17T11:11:00Z">
                  <w:rPr>
                    <w:sz w:val="12"/>
                    <w:szCs w:val="16"/>
                  </w:rPr>
                </w:rPrChange>
              </w:rPr>
            </w:pPr>
            <w:r w:rsidRPr="00414C19">
              <w:rPr>
                <w:sz w:val="12"/>
                <w:szCs w:val="16"/>
                <w:lang w:val="en-GB"/>
                <w:rPrChange w:id="2147" w:author="Nils Hailer" w:date="2021-05-17T11:11:00Z">
                  <w:rPr>
                    <w:sz w:val="12"/>
                    <w:szCs w:val="16"/>
                  </w:rPr>
                </w:rPrChange>
              </w:rPr>
              <w:t>6430 (34.1)</w:t>
            </w:r>
          </w:p>
        </w:tc>
      </w:tr>
      <w:tr w:rsidR="00DE1FF7" w:rsidRPr="00414C19" w14:paraId="30D214E1" w14:textId="77777777" w:rsidTr="00E76AA7">
        <w:tc>
          <w:tcPr>
            <w:tcW w:w="743" w:type="pct"/>
          </w:tcPr>
          <w:p w14:paraId="71EC8F9A" w14:textId="77777777" w:rsidR="00DE1FF7" w:rsidRPr="00414C19" w:rsidRDefault="00DE1FF7">
            <w:pPr>
              <w:rPr>
                <w:sz w:val="12"/>
                <w:szCs w:val="16"/>
                <w:lang w:val="en-GB"/>
                <w:rPrChange w:id="2148" w:author="Nils Hailer" w:date="2021-05-17T11:11:00Z">
                  <w:rPr>
                    <w:sz w:val="12"/>
                    <w:szCs w:val="16"/>
                  </w:rPr>
                </w:rPrChange>
              </w:rPr>
            </w:pPr>
          </w:p>
        </w:tc>
        <w:tc>
          <w:tcPr>
            <w:tcW w:w="1152" w:type="pct"/>
          </w:tcPr>
          <w:p w14:paraId="1B4DFF95" w14:textId="77777777" w:rsidR="00DE1FF7" w:rsidRPr="00414C19" w:rsidRDefault="00F5325D">
            <w:pPr>
              <w:pStyle w:val="Compact"/>
              <w:rPr>
                <w:sz w:val="12"/>
                <w:szCs w:val="16"/>
                <w:lang w:val="en-GB"/>
                <w:rPrChange w:id="2149" w:author="Nils Hailer" w:date="2021-05-17T11:11:00Z">
                  <w:rPr>
                    <w:sz w:val="12"/>
                    <w:szCs w:val="16"/>
                  </w:rPr>
                </w:rPrChange>
              </w:rPr>
            </w:pPr>
            <w:r w:rsidRPr="00414C19">
              <w:rPr>
                <w:sz w:val="12"/>
                <w:szCs w:val="16"/>
                <w:lang w:val="en-GB"/>
                <w:rPrChange w:id="2150" w:author="Nils Hailer" w:date="2021-05-17T11:11:00Z">
                  <w:rPr>
                    <w:sz w:val="12"/>
                    <w:szCs w:val="16"/>
                  </w:rPr>
                </w:rPrChange>
              </w:rPr>
              <w:t>4-6</w:t>
            </w:r>
          </w:p>
        </w:tc>
        <w:tc>
          <w:tcPr>
            <w:tcW w:w="0" w:type="auto"/>
          </w:tcPr>
          <w:p w14:paraId="1A52BBB1" w14:textId="77777777" w:rsidR="00DE1FF7" w:rsidRPr="00414C19" w:rsidRDefault="00F5325D">
            <w:pPr>
              <w:pStyle w:val="Compact"/>
              <w:rPr>
                <w:sz w:val="12"/>
                <w:szCs w:val="16"/>
                <w:lang w:val="en-GB"/>
                <w:rPrChange w:id="2151" w:author="Nils Hailer" w:date="2021-05-17T11:11:00Z">
                  <w:rPr>
                    <w:sz w:val="12"/>
                    <w:szCs w:val="16"/>
                  </w:rPr>
                </w:rPrChange>
              </w:rPr>
            </w:pPr>
            <w:r w:rsidRPr="00414C19">
              <w:rPr>
                <w:sz w:val="12"/>
                <w:szCs w:val="16"/>
                <w:lang w:val="en-GB"/>
                <w:rPrChange w:id="2152" w:author="Nils Hailer" w:date="2021-05-17T11:11:00Z">
                  <w:rPr>
                    <w:sz w:val="12"/>
                    <w:szCs w:val="16"/>
                  </w:rPr>
                </w:rPrChange>
              </w:rPr>
              <w:t xml:space="preserve">547 </w:t>
            </w:r>
            <w:proofErr w:type="gramStart"/>
            <w:r w:rsidRPr="00414C19">
              <w:rPr>
                <w:sz w:val="12"/>
                <w:szCs w:val="16"/>
                <w:lang w:val="en-GB"/>
                <w:rPrChange w:id="2153" w:author="Nils Hailer" w:date="2021-05-17T11:11:00Z">
                  <w:rPr>
                    <w:sz w:val="12"/>
                    <w:szCs w:val="16"/>
                  </w:rPr>
                </w:rPrChange>
              </w:rPr>
              <w:t>( 25.2</w:t>
            </w:r>
            <w:proofErr w:type="gramEnd"/>
            <w:r w:rsidRPr="00414C19">
              <w:rPr>
                <w:sz w:val="12"/>
                <w:szCs w:val="16"/>
                <w:lang w:val="en-GB"/>
                <w:rPrChange w:id="2154" w:author="Nils Hailer" w:date="2021-05-17T11:11:00Z">
                  <w:rPr>
                    <w:sz w:val="12"/>
                    <w:szCs w:val="16"/>
                  </w:rPr>
                </w:rPrChange>
              </w:rPr>
              <w:t>)</w:t>
            </w:r>
          </w:p>
        </w:tc>
        <w:tc>
          <w:tcPr>
            <w:tcW w:w="0" w:type="auto"/>
          </w:tcPr>
          <w:p w14:paraId="72F7307E" w14:textId="77777777" w:rsidR="00DE1FF7" w:rsidRPr="00414C19" w:rsidRDefault="00F5325D">
            <w:pPr>
              <w:pStyle w:val="Compact"/>
              <w:rPr>
                <w:sz w:val="12"/>
                <w:szCs w:val="16"/>
                <w:lang w:val="en-GB"/>
                <w:rPrChange w:id="2155" w:author="Nils Hailer" w:date="2021-05-17T11:11:00Z">
                  <w:rPr>
                    <w:sz w:val="12"/>
                    <w:szCs w:val="16"/>
                  </w:rPr>
                </w:rPrChange>
              </w:rPr>
            </w:pPr>
            <w:r w:rsidRPr="00414C19">
              <w:rPr>
                <w:sz w:val="12"/>
                <w:szCs w:val="16"/>
                <w:lang w:val="en-GB"/>
                <w:rPrChange w:id="2156" w:author="Nils Hailer" w:date="2021-05-17T11:11:00Z">
                  <w:rPr>
                    <w:sz w:val="12"/>
                    <w:szCs w:val="16"/>
                  </w:rPr>
                </w:rPrChange>
              </w:rPr>
              <w:t xml:space="preserve">19304 </w:t>
            </w:r>
            <w:proofErr w:type="gramStart"/>
            <w:r w:rsidRPr="00414C19">
              <w:rPr>
                <w:sz w:val="12"/>
                <w:szCs w:val="16"/>
                <w:lang w:val="en-GB"/>
                <w:rPrChange w:id="2157" w:author="Nils Hailer" w:date="2021-05-17T11:11:00Z">
                  <w:rPr>
                    <w:sz w:val="12"/>
                    <w:szCs w:val="16"/>
                  </w:rPr>
                </w:rPrChange>
              </w:rPr>
              <w:t>( 22.3</w:t>
            </w:r>
            <w:proofErr w:type="gramEnd"/>
            <w:r w:rsidRPr="00414C19">
              <w:rPr>
                <w:sz w:val="12"/>
                <w:szCs w:val="16"/>
                <w:lang w:val="en-GB"/>
                <w:rPrChange w:id="2158" w:author="Nils Hailer" w:date="2021-05-17T11:11:00Z">
                  <w:rPr>
                    <w:sz w:val="12"/>
                    <w:szCs w:val="16"/>
                  </w:rPr>
                </w:rPrChange>
              </w:rPr>
              <w:t>)</w:t>
            </w:r>
          </w:p>
        </w:tc>
        <w:tc>
          <w:tcPr>
            <w:tcW w:w="0" w:type="auto"/>
          </w:tcPr>
          <w:p w14:paraId="100C3EA6" w14:textId="77777777" w:rsidR="00DE1FF7" w:rsidRPr="00414C19" w:rsidRDefault="00F5325D">
            <w:pPr>
              <w:pStyle w:val="Compact"/>
              <w:rPr>
                <w:sz w:val="12"/>
                <w:szCs w:val="16"/>
                <w:lang w:val="en-GB"/>
                <w:rPrChange w:id="2159" w:author="Nils Hailer" w:date="2021-05-17T11:11:00Z">
                  <w:rPr>
                    <w:sz w:val="12"/>
                    <w:szCs w:val="16"/>
                  </w:rPr>
                </w:rPrChange>
              </w:rPr>
            </w:pPr>
            <w:r w:rsidRPr="00414C19">
              <w:rPr>
                <w:sz w:val="12"/>
                <w:szCs w:val="16"/>
                <w:lang w:val="en-GB"/>
                <w:rPrChange w:id="2160" w:author="Nils Hailer" w:date="2021-05-17T11:11:00Z">
                  <w:rPr>
                    <w:sz w:val="12"/>
                    <w:szCs w:val="16"/>
                  </w:rPr>
                </w:rPrChange>
              </w:rPr>
              <w:t xml:space="preserve">19851 </w:t>
            </w:r>
            <w:proofErr w:type="gramStart"/>
            <w:r w:rsidRPr="00414C19">
              <w:rPr>
                <w:sz w:val="12"/>
                <w:szCs w:val="16"/>
                <w:lang w:val="en-GB"/>
                <w:rPrChange w:id="2161" w:author="Nils Hailer" w:date="2021-05-17T11:11:00Z">
                  <w:rPr>
                    <w:sz w:val="12"/>
                    <w:szCs w:val="16"/>
                  </w:rPr>
                </w:rPrChange>
              </w:rPr>
              <w:t>( 22.3</w:t>
            </w:r>
            <w:proofErr w:type="gramEnd"/>
            <w:r w:rsidRPr="00414C19">
              <w:rPr>
                <w:sz w:val="12"/>
                <w:szCs w:val="16"/>
                <w:lang w:val="en-GB"/>
                <w:rPrChange w:id="2162" w:author="Nils Hailer" w:date="2021-05-17T11:11:00Z">
                  <w:rPr>
                    <w:sz w:val="12"/>
                    <w:szCs w:val="16"/>
                  </w:rPr>
                </w:rPrChange>
              </w:rPr>
              <w:t>)</w:t>
            </w:r>
          </w:p>
        </w:tc>
        <w:tc>
          <w:tcPr>
            <w:tcW w:w="0" w:type="auto"/>
          </w:tcPr>
          <w:p w14:paraId="40CC16EF" w14:textId="77777777" w:rsidR="00DE1FF7" w:rsidRPr="00414C19" w:rsidRDefault="00F5325D">
            <w:pPr>
              <w:pStyle w:val="Compact"/>
              <w:rPr>
                <w:sz w:val="12"/>
                <w:szCs w:val="16"/>
                <w:lang w:val="en-GB"/>
                <w:rPrChange w:id="2163" w:author="Nils Hailer" w:date="2021-05-17T11:11:00Z">
                  <w:rPr>
                    <w:sz w:val="12"/>
                    <w:szCs w:val="16"/>
                  </w:rPr>
                </w:rPrChange>
              </w:rPr>
            </w:pPr>
            <w:r w:rsidRPr="00414C19">
              <w:rPr>
                <w:sz w:val="12"/>
                <w:szCs w:val="16"/>
                <w:lang w:val="en-GB"/>
                <w:rPrChange w:id="2164" w:author="Nils Hailer" w:date="2021-05-17T11:11:00Z">
                  <w:rPr>
                    <w:sz w:val="12"/>
                    <w:szCs w:val="16"/>
                  </w:rPr>
                </w:rPrChange>
              </w:rPr>
              <w:t>86 (21.0)</w:t>
            </w:r>
          </w:p>
        </w:tc>
        <w:tc>
          <w:tcPr>
            <w:tcW w:w="0" w:type="auto"/>
          </w:tcPr>
          <w:p w14:paraId="7098A43D" w14:textId="77777777" w:rsidR="00DE1FF7" w:rsidRPr="00414C19" w:rsidRDefault="00F5325D">
            <w:pPr>
              <w:pStyle w:val="Compact"/>
              <w:rPr>
                <w:sz w:val="12"/>
                <w:szCs w:val="16"/>
                <w:lang w:val="en-GB"/>
                <w:rPrChange w:id="2165" w:author="Nils Hailer" w:date="2021-05-17T11:11:00Z">
                  <w:rPr>
                    <w:sz w:val="12"/>
                    <w:szCs w:val="16"/>
                  </w:rPr>
                </w:rPrChange>
              </w:rPr>
            </w:pPr>
            <w:r w:rsidRPr="00414C19">
              <w:rPr>
                <w:sz w:val="12"/>
                <w:szCs w:val="16"/>
                <w:lang w:val="en-GB"/>
                <w:rPrChange w:id="2166" w:author="Nils Hailer" w:date="2021-05-17T11:11:00Z">
                  <w:rPr>
                    <w:sz w:val="12"/>
                    <w:szCs w:val="16"/>
                  </w:rPr>
                </w:rPrChange>
              </w:rPr>
              <w:t>2684 (14.6)</w:t>
            </w:r>
          </w:p>
        </w:tc>
        <w:tc>
          <w:tcPr>
            <w:tcW w:w="0" w:type="auto"/>
          </w:tcPr>
          <w:p w14:paraId="2AE1BB10" w14:textId="77777777" w:rsidR="00DE1FF7" w:rsidRPr="00414C19" w:rsidRDefault="00F5325D">
            <w:pPr>
              <w:pStyle w:val="Compact"/>
              <w:rPr>
                <w:sz w:val="12"/>
                <w:szCs w:val="16"/>
                <w:lang w:val="en-GB"/>
                <w:rPrChange w:id="2167" w:author="Nils Hailer" w:date="2021-05-17T11:11:00Z">
                  <w:rPr>
                    <w:sz w:val="12"/>
                    <w:szCs w:val="16"/>
                  </w:rPr>
                </w:rPrChange>
              </w:rPr>
            </w:pPr>
            <w:r w:rsidRPr="00414C19">
              <w:rPr>
                <w:sz w:val="12"/>
                <w:szCs w:val="16"/>
                <w:lang w:val="en-GB"/>
                <w:rPrChange w:id="2168" w:author="Nils Hailer" w:date="2021-05-17T11:11:00Z">
                  <w:rPr>
                    <w:sz w:val="12"/>
                    <w:szCs w:val="16"/>
                  </w:rPr>
                </w:rPrChange>
              </w:rPr>
              <w:t>2770 (14.7)</w:t>
            </w:r>
          </w:p>
        </w:tc>
      </w:tr>
      <w:tr w:rsidR="00DE1FF7" w:rsidRPr="00414C19" w14:paraId="551D2128" w14:textId="77777777" w:rsidTr="00E76AA7">
        <w:tc>
          <w:tcPr>
            <w:tcW w:w="743" w:type="pct"/>
          </w:tcPr>
          <w:p w14:paraId="0677BAD5" w14:textId="77777777" w:rsidR="00DE1FF7" w:rsidRPr="00414C19" w:rsidRDefault="00DE1FF7">
            <w:pPr>
              <w:rPr>
                <w:sz w:val="12"/>
                <w:szCs w:val="16"/>
                <w:lang w:val="en-GB"/>
                <w:rPrChange w:id="2169" w:author="Nils Hailer" w:date="2021-05-17T11:11:00Z">
                  <w:rPr>
                    <w:sz w:val="12"/>
                    <w:szCs w:val="16"/>
                  </w:rPr>
                </w:rPrChange>
              </w:rPr>
            </w:pPr>
          </w:p>
        </w:tc>
        <w:tc>
          <w:tcPr>
            <w:tcW w:w="1152" w:type="pct"/>
          </w:tcPr>
          <w:p w14:paraId="3A472E9C" w14:textId="77777777" w:rsidR="00DE1FF7" w:rsidRPr="00414C19" w:rsidRDefault="00F5325D">
            <w:pPr>
              <w:pStyle w:val="Compact"/>
              <w:rPr>
                <w:sz w:val="12"/>
                <w:szCs w:val="16"/>
                <w:lang w:val="en-GB"/>
                <w:rPrChange w:id="2170" w:author="Nils Hailer" w:date="2021-05-17T11:11:00Z">
                  <w:rPr>
                    <w:sz w:val="12"/>
                    <w:szCs w:val="16"/>
                  </w:rPr>
                </w:rPrChange>
              </w:rPr>
            </w:pPr>
            <w:r w:rsidRPr="00414C19">
              <w:rPr>
                <w:sz w:val="12"/>
                <w:szCs w:val="16"/>
                <w:lang w:val="en-GB"/>
                <w:rPrChange w:id="2171" w:author="Nils Hailer" w:date="2021-05-17T11:11:00Z">
                  <w:rPr>
                    <w:sz w:val="12"/>
                    <w:szCs w:val="16"/>
                  </w:rPr>
                </w:rPrChange>
              </w:rPr>
              <w:t>7+</w:t>
            </w:r>
          </w:p>
        </w:tc>
        <w:tc>
          <w:tcPr>
            <w:tcW w:w="0" w:type="auto"/>
          </w:tcPr>
          <w:p w14:paraId="57D3D71C" w14:textId="77777777" w:rsidR="00DE1FF7" w:rsidRPr="00414C19" w:rsidRDefault="00F5325D">
            <w:pPr>
              <w:pStyle w:val="Compact"/>
              <w:rPr>
                <w:sz w:val="12"/>
                <w:szCs w:val="16"/>
                <w:lang w:val="en-GB"/>
                <w:rPrChange w:id="2172" w:author="Nils Hailer" w:date="2021-05-17T11:11:00Z">
                  <w:rPr>
                    <w:sz w:val="12"/>
                    <w:szCs w:val="16"/>
                  </w:rPr>
                </w:rPrChange>
              </w:rPr>
            </w:pPr>
            <w:r w:rsidRPr="00414C19">
              <w:rPr>
                <w:sz w:val="12"/>
                <w:szCs w:val="16"/>
                <w:lang w:val="en-GB"/>
                <w:rPrChange w:id="2173" w:author="Nils Hailer" w:date="2021-05-17T11:11:00Z">
                  <w:rPr>
                    <w:sz w:val="12"/>
                    <w:szCs w:val="16"/>
                  </w:rPr>
                </w:rPrChange>
              </w:rPr>
              <w:t xml:space="preserve">467 </w:t>
            </w:r>
            <w:proofErr w:type="gramStart"/>
            <w:r w:rsidRPr="00414C19">
              <w:rPr>
                <w:sz w:val="12"/>
                <w:szCs w:val="16"/>
                <w:lang w:val="en-GB"/>
                <w:rPrChange w:id="2174" w:author="Nils Hailer" w:date="2021-05-17T11:11:00Z">
                  <w:rPr>
                    <w:sz w:val="12"/>
                    <w:szCs w:val="16"/>
                  </w:rPr>
                </w:rPrChange>
              </w:rPr>
              <w:t>( 21.5</w:t>
            </w:r>
            <w:proofErr w:type="gramEnd"/>
            <w:r w:rsidRPr="00414C19">
              <w:rPr>
                <w:sz w:val="12"/>
                <w:szCs w:val="16"/>
                <w:lang w:val="en-GB"/>
                <w:rPrChange w:id="2175" w:author="Nils Hailer" w:date="2021-05-17T11:11:00Z">
                  <w:rPr>
                    <w:sz w:val="12"/>
                    <w:szCs w:val="16"/>
                  </w:rPr>
                </w:rPrChange>
              </w:rPr>
              <w:t>)</w:t>
            </w:r>
          </w:p>
        </w:tc>
        <w:tc>
          <w:tcPr>
            <w:tcW w:w="0" w:type="auto"/>
          </w:tcPr>
          <w:p w14:paraId="74F02F1A" w14:textId="77777777" w:rsidR="00DE1FF7" w:rsidRPr="00414C19" w:rsidRDefault="00F5325D">
            <w:pPr>
              <w:pStyle w:val="Compact"/>
              <w:rPr>
                <w:sz w:val="12"/>
                <w:szCs w:val="16"/>
                <w:lang w:val="en-GB"/>
                <w:rPrChange w:id="2176" w:author="Nils Hailer" w:date="2021-05-17T11:11:00Z">
                  <w:rPr>
                    <w:sz w:val="12"/>
                    <w:szCs w:val="16"/>
                  </w:rPr>
                </w:rPrChange>
              </w:rPr>
            </w:pPr>
            <w:r w:rsidRPr="00414C19">
              <w:rPr>
                <w:sz w:val="12"/>
                <w:szCs w:val="16"/>
                <w:lang w:val="en-GB"/>
                <w:rPrChange w:id="2177" w:author="Nils Hailer" w:date="2021-05-17T11:11:00Z">
                  <w:rPr>
                    <w:sz w:val="12"/>
                    <w:szCs w:val="16"/>
                  </w:rPr>
                </w:rPrChange>
              </w:rPr>
              <w:t xml:space="preserve">10999 </w:t>
            </w:r>
            <w:proofErr w:type="gramStart"/>
            <w:r w:rsidRPr="00414C19">
              <w:rPr>
                <w:sz w:val="12"/>
                <w:szCs w:val="16"/>
                <w:lang w:val="en-GB"/>
                <w:rPrChange w:id="2178" w:author="Nils Hailer" w:date="2021-05-17T11:11:00Z">
                  <w:rPr>
                    <w:sz w:val="12"/>
                    <w:szCs w:val="16"/>
                  </w:rPr>
                </w:rPrChange>
              </w:rPr>
              <w:t>( 12.7</w:t>
            </w:r>
            <w:proofErr w:type="gramEnd"/>
            <w:r w:rsidRPr="00414C19">
              <w:rPr>
                <w:sz w:val="12"/>
                <w:szCs w:val="16"/>
                <w:lang w:val="en-GB"/>
                <w:rPrChange w:id="2179" w:author="Nils Hailer" w:date="2021-05-17T11:11:00Z">
                  <w:rPr>
                    <w:sz w:val="12"/>
                    <w:szCs w:val="16"/>
                  </w:rPr>
                </w:rPrChange>
              </w:rPr>
              <w:t>)</w:t>
            </w:r>
          </w:p>
        </w:tc>
        <w:tc>
          <w:tcPr>
            <w:tcW w:w="0" w:type="auto"/>
          </w:tcPr>
          <w:p w14:paraId="3D4BE1CC" w14:textId="77777777" w:rsidR="00DE1FF7" w:rsidRPr="00414C19" w:rsidRDefault="00F5325D">
            <w:pPr>
              <w:pStyle w:val="Compact"/>
              <w:rPr>
                <w:sz w:val="12"/>
                <w:szCs w:val="16"/>
                <w:lang w:val="en-GB"/>
                <w:rPrChange w:id="2180" w:author="Nils Hailer" w:date="2021-05-17T11:11:00Z">
                  <w:rPr>
                    <w:sz w:val="12"/>
                    <w:szCs w:val="16"/>
                  </w:rPr>
                </w:rPrChange>
              </w:rPr>
            </w:pPr>
            <w:r w:rsidRPr="00414C19">
              <w:rPr>
                <w:sz w:val="12"/>
                <w:szCs w:val="16"/>
                <w:lang w:val="en-GB"/>
                <w:rPrChange w:id="2181" w:author="Nils Hailer" w:date="2021-05-17T11:11:00Z">
                  <w:rPr>
                    <w:sz w:val="12"/>
                    <w:szCs w:val="16"/>
                  </w:rPr>
                </w:rPrChange>
              </w:rPr>
              <w:t xml:space="preserve">11466 </w:t>
            </w:r>
            <w:proofErr w:type="gramStart"/>
            <w:r w:rsidRPr="00414C19">
              <w:rPr>
                <w:sz w:val="12"/>
                <w:szCs w:val="16"/>
                <w:lang w:val="en-GB"/>
                <w:rPrChange w:id="2182" w:author="Nils Hailer" w:date="2021-05-17T11:11:00Z">
                  <w:rPr>
                    <w:sz w:val="12"/>
                    <w:szCs w:val="16"/>
                  </w:rPr>
                </w:rPrChange>
              </w:rPr>
              <w:t>( 12.9</w:t>
            </w:r>
            <w:proofErr w:type="gramEnd"/>
            <w:r w:rsidRPr="00414C19">
              <w:rPr>
                <w:sz w:val="12"/>
                <w:szCs w:val="16"/>
                <w:lang w:val="en-GB"/>
                <w:rPrChange w:id="2183" w:author="Nils Hailer" w:date="2021-05-17T11:11:00Z">
                  <w:rPr>
                    <w:sz w:val="12"/>
                    <w:szCs w:val="16"/>
                  </w:rPr>
                </w:rPrChange>
              </w:rPr>
              <w:t>)</w:t>
            </w:r>
          </w:p>
        </w:tc>
        <w:tc>
          <w:tcPr>
            <w:tcW w:w="0" w:type="auto"/>
          </w:tcPr>
          <w:p w14:paraId="23221193" w14:textId="77777777" w:rsidR="00DE1FF7" w:rsidRPr="00414C19" w:rsidRDefault="00F5325D">
            <w:pPr>
              <w:pStyle w:val="Compact"/>
              <w:rPr>
                <w:sz w:val="12"/>
                <w:szCs w:val="16"/>
                <w:lang w:val="en-GB"/>
                <w:rPrChange w:id="2184" w:author="Nils Hailer" w:date="2021-05-17T11:11:00Z">
                  <w:rPr>
                    <w:sz w:val="12"/>
                    <w:szCs w:val="16"/>
                  </w:rPr>
                </w:rPrChange>
              </w:rPr>
            </w:pPr>
            <w:r w:rsidRPr="00414C19">
              <w:rPr>
                <w:sz w:val="12"/>
                <w:szCs w:val="16"/>
                <w:lang w:val="en-GB"/>
                <w:rPrChange w:id="2185" w:author="Nils Hailer" w:date="2021-05-17T11:11:00Z">
                  <w:rPr>
                    <w:sz w:val="12"/>
                    <w:szCs w:val="16"/>
                  </w:rPr>
                </w:rPrChange>
              </w:rPr>
              <w:t>48 (11.7)</w:t>
            </w:r>
          </w:p>
        </w:tc>
        <w:tc>
          <w:tcPr>
            <w:tcW w:w="0" w:type="auto"/>
          </w:tcPr>
          <w:p w14:paraId="6D08EC4C" w14:textId="77777777" w:rsidR="00DE1FF7" w:rsidRPr="00414C19" w:rsidRDefault="00F5325D">
            <w:pPr>
              <w:pStyle w:val="Compact"/>
              <w:rPr>
                <w:sz w:val="12"/>
                <w:szCs w:val="16"/>
                <w:lang w:val="en-GB"/>
                <w:rPrChange w:id="2186" w:author="Nils Hailer" w:date="2021-05-17T11:11:00Z">
                  <w:rPr>
                    <w:sz w:val="12"/>
                    <w:szCs w:val="16"/>
                  </w:rPr>
                </w:rPrChange>
              </w:rPr>
            </w:pPr>
            <w:r w:rsidRPr="00414C19">
              <w:rPr>
                <w:sz w:val="12"/>
                <w:szCs w:val="16"/>
                <w:lang w:val="en-GB"/>
                <w:rPrChange w:id="2187" w:author="Nils Hailer" w:date="2021-05-17T11:11:00Z">
                  <w:rPr>
                    <w:sz w:val="12"/>
                    <w:szCs w:val="16"/>
                  </w:rPr>
                </w:rPrChange>
              </w:rPr>
              <w:t>1377 (7.5)</w:t>
            </w:r>
          </w:p>
        </w:tc>
        <w:tc>
          <w:tcPr>
            <w:tcW w:w="0" w:type="auto"/>
          </w:tcPr>
          <w:p w14:paraId="0A5E0CC9" w14:textId="77777777" w:rsidR="00DE1FF7" w:rsidRPr="00414C19" w:rsidRDefault="00F5325D">
            <w:pPr>
              <w:pStyle w:val="Compact"/>
              <w:rPr>
                <w:sz w:val="12"/>
                <w:szCs w:val="16"/>
                <w:lang w:val="en-GB"/>
                <w:rPrChange w:id="2188" w:author="Nils Hailer" w:date="2021-05-17T11:11:00Z">
                  <w:rPr>
                    <w:sz w:val="12"/>
                    <w:szCs w:val="16"/>
                  </w:rPr>
                </w:rPrChange>
              </w:rPr>
            </w:pPr>
            <w:r w:rsidRPr="00414C19">
              <w:rPr>
                <w:sz w:val="12"/>
                <w:szCs w:val="16"/>
                <w:lang w:val="en-GB"/>
                <w:rPrChange w:id="2189" w:author="Nils Hailer" w:date="2021-05-17T11:11:00Z">
                  <w:rPr>
                    <w:sz w:val="12"/>
                    <w:szCs w:val="16"/>
                  </w:rPr>
                </w:rPrChange>
              </w:rPr>
              <w:t>1425 (7.6)</w:t>
            </w:r>
          </w:p>
        </w:tc>
      </w:tr>
      <w:tr w:rsidR="00DE1FF7" w:rsidRPr="00414C19" w14:paraId="47E003CE" w14:textId="77777777" w:rsidTr="00E76AA7">
        <w:tc>
          <w:tcPr>
            <w:tcW w:w="743" w:type="pct"/>
          </w:tcPr>
          <w:p w14:paraId="598DE6D4" w14:textId="77777777" w:rsidR="00DE1FF7" w:rsidRPr="00414C19" w:rsidRDefault="00F5325D">
            <w:pPr>
              <w:pStyle w:val="Compact"/>
              <w:rPr>
                <w:sz w:val="12"/>
                <w:szCs w:val="16"/>
                <w:lang w:val="en-GB"/>
                <w:rPrChange w:id="2190" w:author="Nils Hailer" w:date="2021-05-17T11:11:00Z">
                  <w:rPr>
                    <w:sz w:val="12"/>
                    <w:szCs w:val="16"/>
                  </w:rPr>
                </w:rPrChange>
              </w:rPr>
            </w:pPr>
            <w:r w:rsidRPr="00414C19">
              <w:rPr>
                <w:sz w:val="12"/>
                <w:szCs w:val="16"/>
                <w:lang w:val="en-GB"/>
                <w:rPrChange w:id="2191" w:author="Nils Hailer" w:date="2021-05-17T11:11:00Z">
                  <w:rPr>
                    <w:sz w:val="12"/>
                    <w:szCs w:val="16"/>
                  </w:rPr>
                </w:rPrChange>
              </w:rPr>
              <w:t>AIDS/HIV</w:t>
            </w:r>
          </w:p>
        </w:tc>
        <w:tc>
          <w:tcPr>
            <w:tcW w:w="1152" w:type="pct"/>
          </w:tcPr>
          <w:p w14:paraId="33DD310D" w14:textId="77777777" w:rsidR="00DE1FF7" w:rsidRPr="00414C19" w:rsidRDefault="00DE1FF7">
            <w:pPr>
              <w:rPr>
                <w:sz w:val="12"/>
                <w:szCs w:val="16"/>
                <w:lang w:val="en-GB"/>
                <w:rPrChange w:id="2192" w:author="Nils Hailer" w:date="2021-05-17T11:11:00Z">
                  <w:rPr>
                    <w:sz w:val="12"/>
                    <w:szCs w:val="16"/>
                  </w:rPr>
                </w:rPrChange>
              </w:rPr>
            </w:pPr>
          </w:p>
        </w:tc>
        <w:tc>
          <w:tcPr>
            <w:tcW w:w="0" w:type="auto"/>
          </w:tcPr>
          <w:p w14:paraId="47AF97FD" w14:textId="77777777" w:rsidR="00DE1FF7" w:rsidRPr="00414C19" w:rsidRDefault="00F5325D">
            <w:pPr>
              <w:pStyle w:val="Compact"/>
              <w:rPr>
                <w:sz w:val="12"/>
                <w:szCs w:val="16"/>
                <w:lang w:val="en-GB"/>
                <w:rPrChange w:id="2193" w:author="Nils Hailer" w:date="2021-05-17T11:11:00Z">
                  <w:rPr>
                    <w:sz w:val="12"/>
                    <w:szCs w:val="16"/>
                  </w:rPr>
                </w:rPrChange>
              </w:rPr>
            </w:pPr>
            <w:r w:rsidRPr="00414C19">
              <w:rPr>
                <w:sz w:val="12"/>
                <w:szCs w:val="16"/>
                <w:lang w:val="en-GB"/>
                <w:rPrChange w:id="2194" w:author="Nils Hailer" w:date="2021-05-17T11:11:00Z">
                  <w:rPr>
                    <w:sz w:val="12"/>
                    <w:szCs w:val="16"/>
                  </w:rPr>
                </w:rPrChange>
              </w:rPr>
              <w:t xml:space="preserve">1 </w:t>
            </w:r>
            <w:proofErr w:type="gramStart"/>
            <w:r w:rsidRPr="00414C19">
              <w:rPr>
                <w:sz w:val="12"/>
                <w:szCs w:val="16"/>
                <w:lang w:val="en-GB"/>
                <w:rPrChange w:id="2195" w:author="Nils Hailer" w:date="2021-05-17T11:11:00Z">
                  <w:rPr>
                    <w:sz w:val="12"/>
                    <w:szCs w:val="16"/>
                  </w:rPr>
                </w:rPrChange>
              </w:rPr>
              <w:t>( 0.0</w:t>
            </w:r>
            <w:proofErr w:type="gramEnd"/>
            <w:r w:rsidRPr="00414C19">
              <w:rPr>
                <w:sz w:val="12"/>
                <w:szCs w:val="16"/>
                <w:lang w:val="en-GB"/>
                <w:rPrChange w:id="2196" w:author="Nils Hailer" w:date="2021-05-17T11:11:00Z">
                  <w:rPr>
                    <w:sz w:val="12"/>
                    <w:szCs w:val="16"/>
                  </w:rPr>
                </w:rPrChange>
              </w:rPr>
              <w:t>)</w:t>
            </w:r>
          </w:p>
        </w:tc>
        <w:tc>
          <w:tcPr>
            <w:tcW w:w="0" w:type="auto"/>
          </w:tcPr>
          <w:p w14:paraId="36669DB3" w14:textId="77777777" w:rsidR="00DE1FF7" w:rsidRPr="00414C19" w:rsidRDefault="00F5325D">
            <w:pPr>
              <w:pStyle w:val="Compact"/>
              <w:rPr>
                <w:sz w:val="12"/>
                <w:szCs w:val="16"/>
                <w:lang w:val="en-GB"/>
                <w:rPrChange w:id="2197" w:author="Nils Hailer" w:date="2021-05-17T11:11:00Z">
                  <w:rPr>
                    <w:sz w:val="12"/>
                    <w:szCs w:val="16"/>
                  </w:rPr>
                </w:rPrChange>
              </w:rPr>
            </w:pPr>
            <w:r w:rsidRPr="00414C19">
              <w:rPr>
                <w:sz w:val="12"/>
                <w:szCs w:val="16"/>
                <w:lang w:val="en-GB"/>
                <w:rPrChange w:id="2198" w:author="Nils Hailer" w:date="2021-05-17T11:11:00Z">
                  <w:rPr>
                    <w:sz w:val="12"/>
                    <w:szCs w:val="16"/>
                  </w:rPr>
                </w:rPrChange>
              </w:rPr>
              <w:t xml:space="preserve">15 </w:t>
            </w:r>
            <w:proofErr w:type="gramStart"/>
            <w:r w:rsidRPr="00414C19">
              <w:rPr>
                <w:sz w:val="12"/>
                <w:szCs w:val="16"/>
                <w:lang w:val="en-GB"/>
                <w:rPrChange w:id="2199" w:author="Nils Hailer" w:date="2021-05-17T11:11:00Z">
                  <w:rPr>
                    <w:sz w:val="12"/>
                    <w:szCs w:val="16"/>
                  </w:rPr>
                </w:rPrChange>
              </w:rPr>
              <w:t>( 0.0</w:t>
            </w:r>
            <w:proofErr w:type="gramEnd"/>
            <w:r w:rsidRPr="00414C19">
              <w:rPr>
                <w:sz w:val="12"/>
                <w:szCs w:val="16"/>
                <w:lang w:val="en-GB"/>
                <w:rPrChange w:id="2200" w:author="Nils Hailer" w:date="2021-05-17T11:11:00Z">
                  <w:rPr>
                    <w:sz w:val="12"/>
                    <w:szCs w:val="16"/>
                  </w:rPr>
                </w:rPrChange>
              </w:rPr>
              <w:t>)</w:t>
            </w:r>
          </w:p>
        </w:tc>
        <w:tc>
          <w:tcPr>
            <w:tcW w:w="0" w:type="auto"/>
          </w:tcPr>
          <w:p w14:paraId="19BCBF3C" w14:textId="77777777" w:rsidR="00DE1FF7" w:rsidRPr="00414C19" w:rsidRDefault="00F5325D">
            <w:pPr>
              <w:pStyle w:val="Compact"/>
              <w:rPr>
                <w:sz w:val="12"/>
                <w:szCs w:val="16"/>
                <w:lang w:val="en-GB"/>
                <w:rPrChange w:id="2201" w:author="Nils Hailer" w:date="2021-05-17T11:11:00Z">
                  <w:rPr>
                    <w:sz w:val="12"/>
                    <w:szCs w:val="16"/>
                  </w:rPr>
                </w:rPrChange>
              </w:rPr>
            </w:pPr>
            <w:r w:rsidRPr="00414C19">
              <w:rPr>
                <w:sz w:val="12"/>
                <w:szCs w:val="16"/>
                <w:lang w:val="en-GB"/>
                <w:rPrChange w:id="2202" w:author="Nils Hailer" w:date="2021-05-17T11:11:00Z">
                  <w:rPr>
                    <w:sz w:val="12"/>
                    <w:szCs w:val="16"/>
                  </w:rPr>
                </w:rPrChange>
              </w:rPr>
              <w:t xml:space="preserve">16 </w:t>
            </w:r>
            <w:proofErr w:type="gramStart"/>
            <w:r w:rsidRPr="00414C19">
              <w:rPr>
                <w:sz w:val="12"/>
                <w:szCs w:val="16"/>
                <w:lang w:val="en-GB"/>
                <w:rPrChange w:id="2203" w:author="Nils Hailer" w:date="2021-05-17T11:11:00Z">
                  <w:rPr>
                    <w:sz w:val="12"/>
                    <w:szCs w:val="16"/>
                  </w:rPr>
                </w:rPrChange>
              </w:rPr>
              <w:t>( 0.0</w:t>
            </w:r>
            <w:proofErr w:type="gramEnd"/>
            <w:r w:rsidRPr="00414C19">
              <w:rPr>
                <w:sz w:val="12"/>
                <w:szCs w:val="16"/>
                <w:lang w:val="en-GB"/>
                <w:rPrChange w:id="2204" w:author="Nils Hailer" w:date="2021-05-17T11:11:00Z">
                  <w:rPr>
                    <w:sz w:val="12"/>
                    <w:szCs w:val="16"/>
                  </w:rPr>
                </w:rPrChange>
              </w:rPr>
              <w:t>)</w:t>
            </w:r>
          </w:p>
        </w:tc>
        <w:tc>
          <w:tcPr>
            <w:tcW w:w="0" w:type="auto"/>
          </w:tcPr>
          <w:p w14:paraId="79012727" w14:textId="77777777" w:rsidR="00DE1FF7" w:rsidRPr="00414C19" w:rsidRDefault="00F5325D">
            <w:pPr>
              <w:pStyle w:val="Compact"/>
              <w:rPr>
                <w:sz w:val="12"/>
                <w:szCs w:val="16"/>
                <w:lang w:val="en-GB"/>
                <w:rPrChange w:id="2205" w:author="Nils Hailer" w:date="2021-05-17T11:11:00Z">
                  <w:rPr>
                    <w:sz w:val="12"/>
                    <w:szCs w:val="16"/>
                  </w:rPr>
                </w:rPrChange>
              </w:rPr>
            </w:pPr>
            <w:r w:rsidRPr="00414C19">
              <w:rPr>
                <w:sz w:val="12"/>
                <w:szCs w:val="16"/>
                <w:lang w:val="en-GB"/>
                <w:rPrChange w:id="2206" w:author="Nils Hailer" w:date="2021-05-17T11:11:00Z">
                  <w:rPr>
                    <w:sz w:val="12"/>
                    <w:szCs w:val="16"/>
                  </w:rPr>
                </w:rPrChange>
              </w:rPr>
              <w:t>0 (0.0)</w:t>
            </w:r>
          </w:p>
        </w:tc>
        <w:tc>
          <w:tcPr>
            <w:tcW w:w="0" w:type="auto"/>
          </w:tcPr>
          <w:p w14:paraId="3C47F283" w14:textId="77777777" w:rsidR="00DE1FF7" w:rsidRPr="00414C19" w:rsidRDefault="00F5325D">
            <w:pPr>
              <w:pStyle w:val="Compact"/>
              <w:rPr>
                <w:sz w:val="12"/>
                <w:szCs w:val="16"/>
                <w:lang w:val="en-GB"/>
                <w:rPrChange w:id="2207" w:author="Nils Hailer" w:date="2021-05-17T11:11:00Z">
                  <w:rPr>
                    <w:sz w:val="12"/>
                    <w:szCs w:val="16"/>
                  </w:rPr>
                </w:rPrChange>
              </w:rPr>
            </w:pPr>
            <w:r w:rsidRPr="00414C19">
              <w:rPr>
                <w:sz w:val="12"/>
                <w:szCs w:val="16"/>
                <w:lang w:val="en-GB"/>
                <w:rPrChange w:id="2208" w:author="Nils Hailer" w:date="2021-05-17T11:11:00Z">
                  <w:rPr>
                    <w:sz w:val="12"/>
                    <w:szCs w:val="16"/>
                  </w:rPr>
                </w:rPrChange>
              </w:rPr>
              <w:t>8 (0.0)</w:t>
            </w:r>
          </w:p>
        </w:tc>
        <w:tc>
          <w:tcPr>
            <w:tcW w:w="0" w:type="auto"/>
          </w:tcPr>
          <w:p w14:paraId="2F2F626F" w14:textId="77777777" w:rsidR="00DE1FF7" w:rsidRPr="00414C19" w:rsidRDefault="00F5325D">
            <w:pPr>
              <w:pStyle w:val="Compact"/>
              <w:rPr>
                <w:sz w:val="12"/>
                <w:szCs w:val="16"/>
                <w:lang w:val="en-GB"/>
                <w:rPrChange w:id="2209" w:author="Nils Hailer" w:date="2021-05-17T11:11:00Z">
                  <w:rPr>
                    <w:sz w:val="12"/>
                    <w:szCs w:val="16"/>
                  </w:rPr>
                </w:rPrChange>
              </w:rPr>
            </w:pPr>
            <w:r w:rsidRPr="00414C19">
              <w:rPr>
                <w:sz w:val="12"/>
                <w:szCs w:val="16"/>
                <w:lang w:val="en-GB"/>
                <w:rPrChange w:id="2210" w:author="Nils Hailer" w:date="2021-05-17T11:11:00Z">
                  <w:rPr>
                    <w:sz w:val="12"/>
                    <w:szCs w:val="16"/>
                  </w:rPr>
                </w:rPrChange>
              </w:rPr>
              <w:t>8 (0.0)</w:t>
            </w:r>
          </w:p>
        </w:tc>
      </w:tr>
      <w:tr w:rsidR="00DE1FF7" w:rsidRPr="00414C19" w14:paraId="6FA84693" w14:textId="77777777" w:rsidTr="00E76AA7">
        <w:tc>
          <w:tcPr>
            <w:tcW w:w="743" w:type="pct"/>
          </w:tcPr>
          <w:p w14:paraId="77FEDA9D" w14:textId="77777777" w:rsidR="00DE1FF7" w:rsidRPr="00414C19" w:rsidRDefault="00F5325D">
            <w:pPr>
              <w:pStyle w:val="Compact"/>
              <w:rPr>
                <w:sz w:val="12"/>
                <w:szCs w:val="16"/>
                <w:lang w:val="en-GB"/>
                <w:rPrChange w:id="2211" w:author="Nils Hailer" w:date="2021-05-17T11:11:00Z">
                  <w:rPr>
                    <w:sz w:val="12"/>
                    <w:szCs w:val="16"/>
                  </w:rPr>
                </w:rPrChange>
              </w:rPr>
            </w:pPr>
            <w:proofErr w:type="spellStart"/>
            <w:r w:rsidRPr="00414C19">
              <w:rPr>
                <w:sz w:val="12"/>
                <w:szCs w:val="16"/>
                <w:lang w:val="en-GB"/>
                <w:rPrChange w:id="2212" w:author="Nils Hailer" w:date="2021-05-17T11:11:00Z">
                  <w:rPr>
                    <w:sz w:val="12"/>
                    <w:szCs w:val="16"/>
                  </w:rPr>
                </w:rPrChange>
              </w:rPr>
              <w:t>Anemia</w:t>
            </w:r>
            <w:proofErr w:type="spellEnd"/>
          </w:p>
        </w:tc>
        <w:tc>
          <w:tcPr>
            <w:tcW w:w="1152" w:type="pct"/>
          </w:tcPr>
          <w:p w14:paraId="07159EA4" w14:textId="77777777" w:rsidR="00DE1FF7" w:rsidRPr="00414C19" w:rsidRDefault="00DE1FF7">
            <w:pPr>
              <w:rPr>
                <w:sz w:val="12"/>
                <w:szCs w:val="16"/>
                <w:lang w:val="en-GB"/>
                <w:rPrChange w:id="2213" w:author="Nils Hailer" w:date="2021-05-17T11:11:00Z">
                  <w:rPr>
                    <w:sz w:val="12"/>
                    <w:szCs w:val="16"/>
                  </w:rPr>
                </w:rPrChange>
              </w:rPr>
            </w:pPr>
          </w:p>
        </w:tc>
        <w:tc>
          <w:tcPr>
            <w:tcW w:w="0" w:type="auto"/>
          </w:tcPr>
          <w:p w14:paraId="6373B8BE" w14:textId="77777777" w:rsidR="00DE1FF7" w:rsidRPr="00414C19" w:rsidRDefault="00F5325D">
            <w:pPr>
              <w:pStyle w:val="Compact"/>
              <w:rPr>
                <w:sz w:val="12"/>
                <w:szCs w:val="16"/>
                <w:lang w:val="en-GB"/>
                <w:rPrChange w:id="2214" w:author="Nils Hailer" w:date="2021-05-17T11:11:00Z">
                  <w:rPr>
                    <w:sz w:val="12"/>
                    <w:szCs w:val="16"/>
                  </w:rPr>
                </w:rPrChange>
              </w:rPr>
            </w:pPr>
            <w:r w:rsidRPr="00414C19">
              <w:rPr>
                <w:sz w:val="12"/>
                <w:szCs w:val="16"/>
                <w:lang w:val="en-GB"/>
                <w:rPrChange w:id="2215" w:author="Nils Hailer" w:date="2021-05-17T11:11:00Z">
                  <w:rPr>
                    <w:sz w:val="12"/>
                    <w:szCs w:val="16"/>
                  </w:rPr>
                </w:rPrChange>
              </w:rPr>
              <w:t xml:space="preserve">20 </w:t>
            </w:r>
            <w:proofErr w:type="gramStart"/>
            <w:r w:rsidRPr="00414C19">
              <w:rPr>
                <w:sz w:val="12"/>
                <w:szCs w:val="16"/>
                <w:lang w:val="en-GB"/>
                <w:rPrChange w:id="2216" w:author="Nils Hailer" w:date="2021-05-17T11:11:00Z">
                  <w:rPr>
                    <w:sz w:val="12"/>
                    <w:szCs w:val="16"/>
                  </w:rPr>
                </w:rPrChange>
              </w:rPr>
              <w:t>( 0.9</w:t>
            </w:r>
            <w:proofErr w:type="gramEnd"/>
            <w:r w:rsidRPr="00414C19">
              <w:rPr>
                <w:sz w:val="12"/>
                <w:szCs w:val="16"/>
                <w:lang w:val="en-GB"/>
                <w:rPrChange w:id="2217" w:author="Nils Hailer" w:date="2021-05-17T11:11:00Z">
                  <w:rPr>
                    <w:sz w:val="12"/>
                    <w:szCs w:val="16"/>
                  </w:rPr>
                </w:rPrChange>
              </w:rPr>
              <w:t>)</w:t>
            </w:r>
          </w:p>
        </w:tc>
        <w:tc>
          <w:tcPr>
            <w:tcW w:w="0" w:type="auto"/>
          </w:tcPr>
          <w:p w14:paraId="69832F95" w14:textId="77777777" w:rsidR="00DE1FF7" w:rsidRPr="00414C19" w:rsidRDefault="00F5325D">
            <w:pPr>
              <w:pStyle w:val="Compact"/>
              <w:rPr>
                <w:sz w:val="12"/>
                <w:szCs w:val="16"/>
                <w:lang w:val="en-GB"/>
                <w:rPrChange w:id="2218" w:author="Nils Hailer" w:date="2021-05-17T11:11:00Z">
                  <w:rPr>
                    <w:sz w:val="12"/>
                    <w:szCs w:val="16"/>
                  </w:rPr>
                </w:rPrChange>
              </w:rPr>
            </w:pPr>
            <w:r w:rsidRPr="00414C19">
              <w:rPr>
                <w:sz w:val="12"/>
                <w:szCs w:val="16"/>
                <w:lang w:val="en-GB"/>
                <w:rPrChange w:id="2219" w:author="Nils Hailer" w:date="2021-05-17T11:11:00Z">
                  <w:rPr>
                    <w:sz w:val="12"/>
                    <w:szCs w:val="16"/>
                  </w:rPr>
                </w:rPrChange>
              </w:rPr>
              <w:t xml:space="preserve">599 </w:t>
            </w:r>
            <w:proofErr w:type="gramStart"/>
            <w:r w:rsidRPr="00414C19">
              <w:rPr>
                <w:sz w:val="12"/>
                <w:szCs w:val="16"/>
                <w:lang w:val="en-GB"/>
                <w:rPrChange w:id="2220" w:author="Nils Hailer" w:date="2021-05-17T11:11:00Z">
                  <w:rPr>
                    <w:sz w:val="12"/>
                    <w:szCs w:val="16"/>
                  </w:rPr>
                </w:rPrChange>
              </w:rPr>
              <w:t>( 0.7</w:t>
            </w:r>
            <w:proofErr w:type="gramEnd"/>
            <w:r w:rsidRPr="00414C19">
              <w:rPr>
                <w:sz w:val="12"/>
                <w:szCs w:val="16"/>
                <w:lang w:val="en-GB"/>
                <w:rPrChange w:id="2221" w:author="Nils Hailer" w:date="2021-05-17T11:11:00Z">
                  <w:rPr>
                    <w:sz w:val="12"/>
                    <w:szCs w:val="16"/>
                  </w:rPr>
                </w:rPrChange>
              </w:rPr>
              <w:t>)</w:t>
            </w:r>
          </w:p>
        </w:tc>
        <w:tc>
          <w:tcPr>
            <w:tcW w:w="0" w:type="auto"/>
          </w:tcPr>
          <w:p w14:paraId="68C549CF" w14:textId="77777777" w:rsidR="00DE1FF7" w:rsidRPr="00414C19" w:rsidRDefault="00F5325D">
            <w:pPr>
              <w:pStyle w:val="Compact"/>
              <w:rPr>
                <w:sz w:val="12"/>
                <w:szCs w:val="16"/>
                <w:lang w:val="en-GB"/>
                <w:rPrChange w:id="2222" w:author="Nils Hailer" w:date="2021-05-17T11:11:00Z">
                  <w:rPr>
                    <w:sz w:val="12"/>
                    <w:szCs w:val="16"/>
                  </w:rPr>
                </w:rPrChange>
              </w:rPr>
            </w:pPr>
            <w:r w:rsidRPr="00414C19">
              <w:rPr>
                <w:sz w:val="12"/>
                <w:szCs w:val="16"/>
                <w:lang w:val="en-GB"/>
                <w:rPrChange w:id="2223" w:author="Nils Hailer" w:date="2021-05-17T11:11:00Z">
                  <w:rPr>
                    <w:sz w:val="12"/>
                    <w:szCs w:val="16"/>
                  </w:rPr>
                </w:rPrChange>
              </w:rPr>
              <w:t xml:space="preserve">619 </w:t>
            </w:r>
            <w:proofErr w:type="gramStart"/>
            <w:r w:rsidRPr="00414C19">
              <w:rPr>
                <w:sz w:val="12"/>
                <w:szCs w:val="16"/>
                <w:lang w:val="en-GB"/>
                <w:rPrChange w:id="2224" w:author="Nils Hailer" w:date="2021-05-17T11:11:00Z">
                  <w:rPr>
                    <w:sz w:val="12"/>
                    <w:szCs w:val="16"/>
                  </w:rPr>
                </w:rPrChange>
              </w:rPr>
              <w:t>( 0.7</w:t>
            </w:r>
            <w:proofErr w:type="gramEnd"/>
            <w:r w:rsidRPr="00414C19">
              <w:rPr>
                <w:sz w:val="12"/>
                <w:szCs w:val="16"/>
                <w:lang w:val="en-GB"/>
                <w:rPrChange w:id="2225" w:author="Nils Hailer" w:date="2021-05-17T11:11:00Z">
                  <w:rPr>
                    <w:sz w:val="12"/>
                    <w:szCs w:val="16"/>
                  </w:rPr>
                </w:rPrChange>
              </w:rPr>
              <w:t>)</w:t>
            </w:r>
          </w:p>
        </w:tc>
        <w:tc>
          <w:tcPr>
            <w:tcW w:w="0" w:type="auto"/>
          </w:tcPr>
          <w:p w14:paraId="73AD6C81" w14:textId="77777777" w:rsidR="00DE1FF7" w:rsidRPr="00414C19" w:rsidRDefault="00F5325D">
            <w:pPr>
              <w:pStyle w:val="Compact"/>
              <w:rPr>
                <w:sz w:val="12"/>
                <w:szCs w:val="16"/>
                <w:lang w:val="en-GB"/>
                <w:rPrChange w:id="2226" w:author="Nils Hailer" w:date="2021-05-17T11:11:00Z">
                  <w:rPr>
                    <w:sz w:val="12"/>
                    <w:szCs w:val="16"/>
                  </w:rPr>
                </w:rPrChange>
              </w:rPr>
            </w:pPr>
            <w:r w:rsidRPr="00414C19">
              <w:rPr>
                <w:sz w:val="12"/>
                <w:szCs w:val="16"/>
                <w:lang w:val="en-GB"/>
                <w:rPrChange w:id="2227" w:author="Nils Hailer" w:date="2021-05-17T11:11:00Z">
                  <w:rPr>
                    <w:sz w:val="12"/>
                    <w:szCs w:val="16"/>
                  </w:rPr>
                </w:rPrChange>
              </w:rPr>
              <w:t>0 (0.0)</w:t>
            </w:r>
          </w:p>
        </w:tc>
        <w:tc>
          <w:tcPr>
            <w:tcW w:w="0" w:type="auto"/>
          </w:tcPr>
          <w:p w14:paraId="5F2876B0" w14:textId="77777777" w:rsidR="00DE1FF7" w:rsidRPr="00414C19" w:rsidRDefault="00F5325D">
            <w:pPr>
              <w:pStyle w:val="Compact"/>
              <w:rPr>
                <w:sz w:val="12"/>
                <w:szCs w:val="16"/>
                <w:lang w:val="en-GB"/>
                <w:rPrChange w:id="2228" w:author="Nils Hailer" w:date="2021-05-17T11:11:00Z">
                  <w:rPr>
                    <w:sz w:val="12"/>
                    <w:szCs w:val="16"/>
                  </w:rPr>
                </w:rPrChange>
              </w:rPr>
            </w:pPr>
            <w:r w:rsidRPr="00414C19">
              <w:rPr>
                <w:sz w:val="12"/>
                <w:szCs w:val="16"/>
                <w:lang w:val="en-GB"/>
                <w:rPrChange w:id="2229" w:author="Nils Hailer" w:date="2021-05-17T11:11:00Z">
                  <w:rPr>
                    <w:sz w:val="12"/>
                    <w:szCs w:val="16"/>
                  </w:rPr>
                </w:rPrChange>
              </w:rPr>
              <w:t>49 (0.3)</w:t>
            </w:r>
          </w:p>
        </w:tc>
        <w:tc>
          <w:tcPr>
            <w:tcW w:w="0" w:type="auto"/>
          </w:tcPr>
          <w:p w14:paraId="2E5E3872" w14:textId="77777777" w:rsidR="00DE1FF7" w:rsidRPr="00414C19" w:rsidRDefault="00F5325D">
            <w:pPr>
              <w:pStyle w:val="Compact"/>
              <w:rPr>
                <w:sz w:val="12"/>
                <w:szCs w:val="16"/>
                <w:lang w:val="en-GB"/>
                <w:rPrChange w:id="2230" w:author="Nils Hailer" w:date="2021-05-17T11:11:00Z">
                  <w:rPr>
                    <w:sz w:val="12"/>
                    <w:szCs w:val="16"/>
                  </w:rPr>
                </w:rPrChange>
              </w:rPr>
            </w:pPr>
            <w:r w:rsidRPr="00414C19">
              <w:rPr>
                <w:sz w:val="12"/>
                <w:szCs w:val="16"/>
                <w:lang w:val="en-GB"/>
                <w:rPrChange w:id="2231" w:author="Nils Hailer" w:date="2021-05-17T11:11:00Z">
                  <w:rPr>
                    <w:sz w:val="12"/>
                    <w:szCs w:val="16"/>
                  </w:rPr>
                </w:rPrChange>
              </w:rPr>
              <w:t>49 (0.3)</w:t>
            </w:r>
          </w:p>
        </w:tc>
      </w:tr>
      <w:tr w:rsidR="00DE1FF7" w:rsidRPr="00414C19" w14:paraId="1F783410" w14:textId="77777777" w:rsidTr="00E76AA7">
        <w:tc>
          <w:tcPr>
            <w:tcW w:w="743" w:type="pct"/>
          </w:tcPr>
          <w:p w14:paraId="25A87B73" w14:textId="77777777" w:rsidR="00DE1FF7" w:rsidRPr="00414C19" w:rsidRDefault="00F5325D">
            <w:pPr>
              <w:pStyle w:val="Compact"/>
              <w:rPr>
                <w:sz w:val="12"/>
                <w:szCs w:val="16"/>
                <w:lang w:val="en-GB"/>
                <w:rPrChange w:id="2232" w:author="Nils Hailer" w:date="2021-05-17T11:11:00Z">
                  <w:rPr>
                    <w:sz w:val="12"/>
                    <w:szCs w:val="16"/>
                  </w:rPr>
                </w:rPrChange>
              </w:rPr>
            </w:pPr>
            <w:r w:rsidRPr="00414C19">
              <w:rPr>
                <w:sz w:val="12"/>
                <w:szCs w:val="16"/>
                <w:lang w:val="en-GB"/>
                <w:rPrChange w:id="2233" w:author="Nils Hailer" w:date="2021-05-17T11:11:00Z">
                  <w:rPr>
                    <w:sz w:val="12"/>
                    <w:szCs w:val="16"/>
                  </w:rPr>
                </w:rPrChange>
              </w:rPr>
              <w:t>Arrhythmia</w:t>
            </w:r>
          </w:p>
        </w:tc>
        <w:tc>
          <w:tcPr>
            <w:tcW w:w="1152" w:type="pct"/>
          </w:tcPr>
          <w:p w14:paraId="4B94C2F8" w14:textId="77777777" w:rsidR="00DE1FF7" w:rsidRPr="00414C19" w:rsidRDefault="00DE1FF7">
            <w:pPr>
              <w:rPr>
                <w:sz w:val="12"/>
                <w:szCs w:val="16"/>
                <w:lang w:val="en-GB"/>
                <w:rPrChange w:id="2234" w:author="Nils Hailer" w:date="2021-05-17T11:11:00Z">
                  <w:rPr>
                    <w:sz w:val="12"/>
                    <w:szCs w:val="16"/>
                  </w:rPr>
                </w:rPrChange>
              </w:rPr>
            </w:pPr>
          </w:p>
        </w:tc>
        <w:tc>
          <w:tcPr>
            <w:tcW w:w="0" w:type="auto"/>
          </w:tcPr>
          <w:p w14:paraId="250875EB" w14:textId="77777777" w:rsidR="00DE1FF7" w:rsidRPr="00414C19" w:rsidRDefault="00F5325D">
            <w:pPr>
              <w:pStyle w:val="Compact"/>
              <w:rPr>
                <w:sz w:val="12"/>
                <w:szCs w:val="16"/>
                <w:lang w:val="en-GB"/>
                <w:rPrChange w:id="2235" w:author="Nils Hailer" w:date="2021-05-17T11:11:00Z">
                  <w:rPr>
                    <w:sz w:val="12"/>
                    <w:szCs w:val="16"/>
                  </w:rPr>
                </w:rPrChange>
              </w:rPr>
            </w:pPr>
            <w:r w:rsidRPr="00414C19">
              <w:rPr>
                <w:sz w:val="12"/>
                <w:szCs w:val="16"/>
                <w:lang w:val="en-GB"/>
                <w:rPrChange w:id="2236" w:author="Nils Hailer" w:date="2021-05-17T11:11:00Z">
                  <w:rPr>
                    <w:sz w:val="12"/>
                    <w:szCs w:val="16"/>
                  </w:rPr>
                </w:rPrChange>
              </w:rPr>
              <w:t xml:space="preserve">271 </w:t>
            </w:r>
            <w:proofErr w:type="gramStart"/>
            <w:r w:rsidRPr="00414C19">
              <w:rPr>
                <w:sz w:val="12"/>
                <w:szCs w:val="16"/>
                <w:lang w:val="en-GB"/>
                <w:rPrChange w:id="2237" w:author="Nils Hailer" w:date="2021-05-17T11:11:00Z">
                  <w:rPr>
                    <w:sz w:val="12"/>
                    <w:szCs w:val="16"/>
                  </w:rPr>
                </w:rPrChange>
              </w:rPr>
              <w:t>( 12.5</w:t>
            </w:r>
            <w:proofErr w:type="gramEnd"/>
            <w:r w:rsidRPr="00414C19">
              <w:rPr>
                <w:sz w:val="12"/>
                <w:szCs w:val="16"/>
                <w:lang w:val="en-GB"/>
                <w:rPrChange w:id="2238" w:author="Nils Hailer" w:date="2021-05-17T11:11:00Z">
                  <w:rPr>
                    <w:sz w:val="12"/>
                    <w:szCs w:val="16"/>
                  </w:rPr>
                </w:rPrChange>
              </w:rPr>
              <w:t>)</w:t>
            </w:r>
          </w:p>
        </w:tc>
        <w:tc>
          <w:tcPr>
            <w:tcW w:w="0" w:type="auto"/>
          </w:tcPr>
          <w:p w14:paraId="50A07955" w14:textId="77777777" w:rsidR="00DE1FF7" w:rsidRPr="00414C19" w:rsidRDefault="00F5325D">
            <w:pPr>
              <w:pStyle w:val="Compact"/>
              <w:rPr>
                <w:sz w:val="12"/>
                <w:szCs w:val="16"/>
                <w:lang w:val="en-GB"/>
                <w:rPrChange w:id="2239" w:author="Nils Hailer" w:date="2021-05-17T11:11:00Z">
                  <w:rPr>
                    <w:sz w:val="12"/>
                    <w:szCs w:val="16"/>
                  </w:rPr>
                </w:rPrChange>
              </w:rPr>
            </w:pPr>
            <w:r w:rsidRPr="00414C19">
              <w:rPr>
                <w:sz w:val="12"/>
                <w:szCs w:val="16"/>
                <w:lang w:val="en-GB"/>
                <w:rPrChange w:id="2240" w:author="Nils Hailer" w:date="2021-05-17T11:11:00Z">
                  <w:rPr>
                    <w:sz w:val="12"/>
                    <w:szCs w:val="16"/>
                  </w:rPr>
                </w:rPrChange>
              </w:rPr>
              <w:t xml:space="preserve">6097 </w:t>
            </w:r>
            <w:proofErr w:type="gramStart"/>
            <w:r w:rsidRPr="00414C19">
              <w:rPr>
                <w:sz w:val="12"/>
                <w:szCs w:val="16"/>
                <w:lang w:val="en-GB"/>
                <w:rPrChange w:id="2241" w:author="Nils Hailer" w:date="2021-05-17T11:11:00Z">
                  <w:rPr>
                    <w:sz w:val="12"/>
                    <w:szCs w:val="16"/>
                  </w:rPr>
                </w:rPrChange>
              </w:rPr>
              <w:t>( 7.0</w:t>
            </w:r>
            <w:proofErr w:type="gramEnd"/>
            <w:r w:rsidRPr="00414C19">
              <w:rPr>
                <w:sz w:val="12"/>
                <w:szCs w:val="16"/>
                <w:lang w:val="en-GB"/>
                <w:rPrChange w:id="2242" w:author="Nils Hailer" w:date="2021-05-17T11:11:00Z">
                  <w:rPr>
                    <w:sz w:val="12"/>
                    <w:szCs w:val="16"/>
                  </w:rPr>
                </w:rPrChange>
              </w:rPr>
              <w:t>)</w:t>
            </w:r>
          </w:p>
        </w:tc>
        <w:tc>
          <w:tcPr>
            <w:tcW w:w="0" w:type="auto"/>
          </w:tcPr>
          <w:p w14:paraId="375B9E3A" w14:textId="77777777" w:rsidR="00DE1FF7" w:rsidRPr="00414C19" w:rsidRDefault="00F5325D">
            <w:pPr>
              <w:pStyle w:val="Compact"/>
              <w:rPr>
                <w:sz w:val="12"/>
                <w:szCs w:val="16"/>
                <w:lang w:val="en-GB"/>
                <w:rPrChange w:id="2243" w:author="Nils Hailer" w:date="2021-05-17T11:11:00Z">
                  <w:rPr>
                    <w:sz w:val="12"/>
                    <w:szCs w:val="16"/>
                  </w:rPr>
                </w:rPrChange>
              </w:rPr>
            </w:pPr>
            <w:r w:rsidRPr="00414C19">
              <w:rPr>
                <w:sz w:val="12"/>
                <w:szCs w:val="16"/>
                <w:lang w:val="en-GB"/>
                <w:rPrChange w:id="2244" w:author="Nils Hailer" w:date="2021-05-17T11:11:00Z">
                  <w:rPr>
                    <w:sz w:val="12"/>
                    <w:szCs w:val="16"/>
                  </w:rPr>
                </w:rPrChange>
              </w:rPr>
              <w:t xml:space="preserve">6368 </w:t>
            </w:r>
            <w:proofErr w:type="gramStart"/>
            <w:r w:rsidRPr="00414C19">
              <w:rPr>
                <w:sz w:val="12"/>
                <w:szCs w:val="16"/>
                <w:lang w:val="en-GB"/>
                <w:rPrChange w:id="2245" w:author="Nils Hailer" w:date="2021-05-17T11:11:00Z">
                  <w:rPr>
                    <w:sz w:val="12"/>
                    <w:szCs w:val="16"/>
                  </w:rPr>
                </w:rPrChange>
              </w:rPr>
              <w:t>( 7.2</w:t>
            </w:r>
            <w:proofErr w:type="gramEnd"/>
            <w:r w:rsidRPr="00414C19">
              <w:rPr>
                <w:sz w:val="12"/>
                <w:szCs w:val="16"/>
                <w:lang w:val="en-GB"/>
                <w:rPrChange w:id="2246" w:author="Nils Hailer" w:date="2021-05-17T11:11:00Z">
                  <w:rPr>
                    <w:sz w:val="12"/>
                    <w:szCs w:val="16"/>
                  </w:rPr>
                </w:rPrChange>
              </w:rPr>
              <w:t>)</w:t>
            </w:r>
          </w:p>
        </w:tc>
        <w:tc>
          <w:tcPr>
            <w:tcW w:w="0" w:type="auto"/>
          </w:tcPr>
          <w:p w14:paraId="50D1E392" w14:textId="77777777" w:rsidR="00DE1FF7" w:rsidRPr="00414C19" w:rsidRDefault="00F5325D">
            <w:pPr>
              <w:pStyle w:val="Compact"/>
              <w:rPr>
                <w:sz w:val="12"/>
                <w:szCs w:val="16"/>
                <w:lang w:val="en-GB"/>
                <w:rPrChange w:id="2247" w:author="Nils Hailer" w:date="2021-05-17T11:11:00Z">
                  <w:rPr>
                    <w:sz w:val="12"/>
                    <w:szCs w:val="16"/>
                  </w:rPr>
                </w:rPrChange>
              </w:rPr>
            </w:pPr>
            <w:r w:rsidRPr="00414C19">
              <w:rPr>
                <w:sz w:val="12"/>
                <w:szCs w:val="16"/>
                <w:lang w:val="en-GB"/>
                <w:rPrChange w:id="2248" w:author="Nils Hailer" w:date="2021-05-17T11:11:00Z">
                  <w:rPr>
                    <w:sz w:val="12"/>
                    <w:szCs w:val="16"/>
                  </w:rPr>
                </w:rPrChange>
              </w:rPr>
              <w:t>28 (6.8)</w:t>
            </w:r>
          </w:p>
        </w:tc>
        <w:tc>
          <w:tcPr>
            <w:tcW w:w="0" w:type="auto"/>
          </w:tcPr>
          <w:p w14:paraId="1F144357" w14:textId="77777777" w:rsidR="00DE1FF7" w:rsidRPr="00414C19" w:rsidRDefault="00F5325D">
            <w:pPr>
              <w:pStyle w:val="Compact"/>
              <w:rPr>
                <w:sz w:val="12"/>
                <w:szCs w:val="16"/>
                <w:lang w:val="en-GB"/>
                <w:rPrChange w:id="2249" w:author="Nils Hailer" w:date="2021-05-17T11:11:00Z">
                  <w:rPr>
                    <w:sz w:val="12"/>
                    <w:szCs w:val="16"/>
                  </w:rPr>
                </w:rPrChange>
              </w:rPr>
            </w:pPr>
            <w:r w:rsidRPr="00414C19">
              <w:rPr>
                <w:sz w:val="12"/>
                <w:szCs w:val="16"/>
                <w:lang w:val="en-GB"/>
                <w:rPrChange w:id="2250" w:author="Nils Hailer" w:date="2021-05-17T11:11:00Z">
                  <w:rPr>
                    <w:sz w:val="12"/>
                    <w:szCs w:val="16"/>
                  </w:rPr>
                </w:rPrChange>
              </w:rPr>
              <w:t>815 (4.4)</w:t>
            </w:r>
          </w:p>
        </w:tc>
        <w:tc>
          <w:tcPr>
            <w:tcW w:w="0" w:type="auto"/>
          </w:tcPr>
          <w:p w14:paraId="67681846" w14:textId="77777777" w:rsidR="00DE1FF7" w:rsidRPr="00414C19" w:rsidRDefault="00F5325D">
            <w:pPr>
              <w:pStyle w:val="Compact"/>
              <w:rPr>
                <w:sz w:val="12"/>
                <w:szCs w:val="16"/>
                <w:lang w:val="en-GB"/>
                <w:rPrChange w:id="2251" w:author="Nils Hailer" w:date="2021-05-17T11:11:00Z">
                  <w:rPr>
                    <w:sz w:val="12"/>
                    <w:szCs w:val="16"/>
                  </w:rPr>
                </w:rPrChange>
              </w:rPr>
            </w:pPr>
            <w:r w:rsidRPr="00414C19">
              <w:rPr>
                <w:sz w:val="12"/>
                <w:szCs w:val="16"/>
                <w:lang w:val="en-GB"/>
                <w:rPrChange w:id="2252" w:author="Nils Hailer" w:date="2021-05-17T11:11:00Z">
                  <w:rPr>
                    <w:sz w:val="12"/>
                    <w:szCs w:val="16"/>
                  </w:rPr>
                </w:rPrChange>
              </w:rPr>
              <w:t>843 (4.5)</w:t>
            </w:r>
          </w:p>
        </w:tc>
      </w:tr>
      <w:tr w:rsidR="00DE1FF7" w:rsidRPr="00414C19" w14:paraId="4AC39B97" w14:textId="77777777" w:rsidTr="00E76AA7">
        <w:tc>
          <w:tcPr>
            <w:tcW w:w="743" w:type="pct"/>
          </w:tcPr>
          <w:p w14:paraId="6171FC3D" w14:textId="77777777" w:rsidR="00DE1FF7" w:rsidRPr="00414C19" w:rsidRDefault="00F5325D">
            <w:pPr>
              <w:pStyle w:val="Compact"/>
              <w:rPr>
                <w:sz w:val="12"/>
                <w:szCs w:val="16"/>
                <w:lang w:val="en-GB"/>
                <w:rPrChange w:id="2253" w:author="Nils Hailer" w:date="2021-05-17T11:11:00Z">
                  <w:rPr>
                    <w:sz w:val="12"/>
                    <w:szCs w:val="16"/>
                  </w:rPr>
                </w:rPrChange>
              </w:rPr>
            </w:pPr>
            <w:r w:rsidRPr="00414C19">
              <w:rPr>
                <w:sz w:val="12"/>
                <w:szCs w:val="16"/>
                <w:lang w:val="en-GB"/>
                <w:rPrChange w:id="2254" w:author="Nils Hailer" w:date="2021-05-17T11:11:00Z">
                  <w:rPr>
                    <w:sz w:val="12"/>
                    <w:szCs w:val="16"/>
                  </w:rPr>
                </w:rPrChange>
              </w:rPr>
              <w:t>Arterial hypertension</w:t>
            </w:r>
          </w:p>
        </w:tc>
        <w:tc>
          <w:tcPr>
            <w:tcW w:w="1152" w:type="pct"/>
          </w:tcPr>
          <w:p w14:paraId="6CE6935D" w14:textId="77777777" w:rsidR="00DE1FF7" w:rsidRPr="00414C19" w:rsidRDefault="00DE1FF7">
            <w:pPr>
              <w:rPr>
                <w:sz w:val="12"/>
                <w:szCs w:val="16"/>
                <w:lang w:val="en-GB"/>
                <w:rPrChange w:id="2255" w:author="Nils Hailer" w:date="2021-05-17T11:11:00Z">
                  <w:rPr>
                    <w:sz w:val="12"/>
                    <w:szCs w:val="16"/>
                  </w:rPr>
                </w:rPrChange>
              </w:rPr>
            </w:pPr>
          </w:p>
        </w:tc>
        <w:tc>
          <w:tcPr>
            <w:tcW w:w="0" w:type="auto"/>
          </w:tcPr>
          <w:p w14:paraId="64B04381" w14:textId="77777777" w:rsidR="00DE1FF7" w:rsidRPr="00414C19" w:rsidRDefault="00F5325D">
            <w:pPr>
              <w:pStyle w:val="Compact"/>
              <w:rPr>
                <w:sz w:val="12"/>
                <w:szCs w:val="16"/>
                <w:lang w:val="en-GB"/>
                <w:rPrChange w:id="2256" w:author="Nils Hailer" w:date="2021-05-17T11:11:00Z">
                  <w:rPr>
                    <w:sz w:val="12"/>
                    <w:szCs w:val="16"/>
                  </w:rPr>
                </w:rPrChange>
              </w:rPr>
            </w:pPr>
            <w:r w:rsidRPr="00414C19">
              <w:rPr>
                <w:sz w:val="12"/>
                <w:szCs w:val="16"/>
                <w:lang w:val="en-GB"/>
                <w:rPrChange w:id="2257" w:author="Nils Hailer" w:date="2021-05-17T11:11:00Z">
                  <w:rPr>
                    <w:sz w:val="12"/>
                    <w:szCs w:val="16"/>
                  </w:rPr>
                </w:rPrChange>
              </w:rPr>
              <w:t xml:space="preserve">753 </w:t>
            </w:r>
            <w:proofErr w:type="gramStart"/>
            <w:r w:rsidRPr="00414C19">
              <w:rPr>
                <w:sz w:val="12"/>
                <w:szCs w:val="16"/>
                <w:lang w:val="en-GB"/>
                <w:rPrChange w:id="2258" w:author="Nils Hailer" w:date="2021-05-17T11:11:00Z">
                  <w:rPr>
                    <w:sz w:val="12"/>
                    <w:szCs w:val="16"/>
                  </w:rPr>
                </w:rPrChange>
              </w:rPr>
              <w:t>( 34.7</w:t>
            </w:r>
            <w:proofErr w:type="gramEnd"/>
            <w:r w:rsidRPr="00414C19">
              <w:rPr>
                <w:sz w:val="12"/>
                <w:szCs w:val="16"/>
                <w:lang w:val="en-GB"/>
                <w:rPrChange w:id="2259" w:author="Nils Hailer" w:date="2021-05-17T11:11:00Z">
                  <w:rPr>
                    <w:sz w:val="12"/>
                    <w:szCs w:val="16"/>
                  </w:rPr>
                </w:rPrChange>
              </w:rPr>
              <w:t>)</w:t>
            </w:r>
          </w:p>
        </w:tc>
        <w:tc>
          <w:tcPr>
            <w:tcW w:w="0" w:type="auto"/>
          </w:tcPr>
          <w:p w14:paraId="591A9B48" w14:textId="77777777" w:rsidR="00DE1FF7" w:rsidRPr="00414C19" w:rsidRDefault="00F5325D">
            <w:pPr>
              <w:pStyle w:val="Compact"/>
              <w:rPr>
                <w:sz w:val="12"/>
                <w:szCs w:val="16"/>
                <w:lang w:val="en-GB"/>
                <w:rPrChange w:id="2260" w:author="Nils Hailer" w:date="2021-05-17T11:11:00Z">
                  <w:rPr>
                    <w:sz w:val="12"/>
                    <w:szCs w:val="16"/>
                  </w:rPr>
                </w:rPrChange>
              </w:rPr>
            </w:pPr>
            <w:r w:rsidRPr="00414C19">
              <w:rPr>
                <w:sz w:val="12"/>
                <w:szCs w:val="16"/>
                <w:lang w:val="en-GB"/>
                <w:rPrChange w:id="2261" w:author="Nils Hailer" w:date="2021-05-17T11:11:00Z">
                  <w:rPr>
                    <w:sz w:val="12"/>
                    <w:szCs w:val="16"/>
                  </w:rPr>
                </w:rPrChange>
              </w:rPr>
              <w:t xml:space="preserve">23305 </w:t>
            </w:r>
            <w:proofErr w:type="gramStart"/>
            <w:r w:rsidRPr="00414C19">
              <w:rPr>
                <w:sz w:val="12"/>
                <w:szCs w:val="16"/>
                <w:lang w:val="en-GB"/>
                <w:rPrChange w:id="2262" w:author="Nils Hailer" w:date="2021-05-17T11:11:00Z">
                  <w:rPr>
                    <w:sz w:val="12"/>
                    <w:szCs w:val="16"/>
                  </w:rPr>
                </w:rPrChange>
              </w:rPr>
              <w:t>( 26.9</w:t>
            </w:r>
            <w:proofErr w:type="gramEnd"/>
            <w:r w:rsidRPr="00414C19">
              <w:rPr>
                <w:sz w:val="12"/>
                <w:szCs w:val="16"/>
                <w:lang w:val="en-GB"/>
                <w:rPrChange w:id="2263" w:author="Nils Hailer" w:date="2021-05-17T11:11:00Z">
                  <w:rPr>
                    <w:sz w:val="12"/>
                    <w:szCs w:val="16"/>
                  </w:rPr>
                </w:rPrChange>
              </w:rPr>
              <w:t>)</w:t>
            </w:r>
          </w:p>
        </w:tc>
        <w:tc>
          <w:tcPr>
            <w:tcW w:w="0" w:type="auto"/>
          </w:tcPr>
          <w:p w14:paraId="6CC3F6D0" w14:textId="77777777" w:rsidR="00DE1FF7" w:rsidRPr="00414C19" w:rsidRDefault="00F5325D">
            <w:pPr>
              <w:pStyle w:val="Compact"/>
              <w:rPr>
                <w:sz w:val="12"/>
                <w:szCs w:val="16"/>
                <w:lang w:val="en-GB"/>
                <w:rPrChange w:id="2264" w:author="Nils Hailer" w:date="2021-05-17T11:11:00Z">
                  <w:rPr>
                    <w:sz w:val="12"/>
                    <w:szCs w:val="16"/>
                  </w:rPr>
                </w:rPrChange>
              </w:rPr>
            </w:pPr>
            <w:r w:rsidRPr="00414C19">
              <w:rPr>
                <w:sz w:val="12"/>
                <w:szCs w:val="16"/>
                <w:lang w:val="en-GB"/>
                <w:rPrChange w:id="2265" w:author="Nils Hailer" w:date="2021-05-17T11:11:00Z">
                  <w:rPr>
                    <w:sz w:val="12"/>
                    <w:szCs w:val="16"/>
                  </w:rPr>
                </w:rPrChange>
              </w:rPr>
              <w:t xml:space="preserve">24058 </w:t>
            </w:r>
            <w:proofErr w:type="gramStart"/>
            <w:r w:rsidRPr="00414C19">
              <w:rPr>
                <w:sz w:val="12"/>
                <w:szCs w:val="16"/>
                <w:lang w:val="en-GB"/>
                <w:rPrChange w:id="2266" w:author="Nils Hailer" w:date="2021-05-17T11:11:00Z">
                  <w:rPr>
                    <w:sz w:val="12"/>
                    <w:szCs w:val="16"/>
                  </w:rPr>
                </w:rPrChange>
              </w:rPr>
              <w:t>( 27.1</w:t>
            </w:r>
            <w:proofErr w:type="gramEnd"/>
            <w:r w:rsidRPr="00414C19">
              <w:rPr>
                <w:sz w:val="12"/>
                <w:szCs w:val="16"/>
                <w:lang w:val="en-GB"/>
                <w:rPrChange w:id="2267" w:author="Nils Hailer" w:date="2021-05-17T11:11:00Z">
                  <w:rPr>
                    <w:sz w:val="12"/>
                    <w:szCs w:val="16"/>
                  </w:rPr>
                </w:rPrChange>
              </w:rPr>
              <w:t>)</w:t>
            </w:r>
          </w:p>
        </w:tc>
        <w:tc>
          <w:tcPr>
            <w:tcW w:w="0" w:type="auto"/>
          </w:tcPr>
          <w:p w14:paraId="34E08BB7" w14:textId="77777777" w:rsidR="00DE1FF7" w:rsidRPr="00414C19" w:rsidRDefault="00F5325D">
            <w:pPr>
              <w:pStyle w:val="Compact"/>
              <w:rPr>
                <w:sz w:val="12"/>
                <w:szCs w:val="16"/>
                <w:lang w:val="en-GB"/>
                <w:rPrChange w:id="2268" w:author="Nils Hailer" w:date="2021-05-17T11:11:00Z">
                  <w:rPr>
                    <w:sz w:val="12"/>
                    <w:szCs w:val="16"/>
                  </w:rPr>
                </w:rPrChange>
              </w:rPr>
            </w:pPr>
            <w:r w:rsidRPr="00414C19">
              <w:rPr>
                <w:sz w:val="12"/>
                <w:szCs w:val="16"/>
                <w:lang w:val="en-GB"/>
                <w:rPrChange w:id="2269" w:author="Nils Hailer" w:date="2021-05-17T11:11:00Z">
                  <w:rPr>
                    <w:sz w:val="12"/>
                    <w:szCs w:val="16"/>
                  </w:rPr>
                </w:rPrChange>
              </w:rPr>
              <w:t>45 (11.0)</w:t>
            </w:r>
          </w:p>
        </w:tc>
        <w:tc>
          <w:tcPr>
            <w:tcW w:w="0" w:type="auto"/>
          </w:tcPr>
          <w:p w14:paraId="255CB297" w14:textId="77777777" w:rsidR="00DE1FF7" w:rsidRPr="00414C19" w:rsidRDefault="00F5325D">
            <w:pPr>
              <w:pStyle w:val="Compact"/>
              <w:rPr>
                <w:sz w:val="12"/>
                <w:szCs w:val="16"/>
                <w:lang w:val="en-GB"/>
                <w:rPrChange w:id="2270" w:author="Nils Hailer" w:date="2021-05-17T11:11:00Z">
                  <w:rPr>
                    <w:sz w:val="12"/>
                    <w:szCs w:val="16"/>
                  </w:rPr>
                </w:rPrChange>
              </w:rPr>
            </w:pPr>
            <w:r w:rsidRPr="00414C19">
              <w:rPr>
                <w:sz w:val="12"/>
                <w:szCs w:val="16"/>
                <w:lang w:val="en-GB"/>
                <w:rPrChange w:id="2271" w:author="Nils Hailer" w:date="2021-05-17T11:11:00Z">
                  <w:rPr>
                    <w:sz w:val="12"/>
                    <w:szCs w:val="16"/>
                  </w:rPr>
                </w:rPrChange>
              </w:rPr>
              <w:t>1395 (7.6)</w:t>
            </w:r>
          </w:p>
        </w:tc>
        <w:tc>
          <w:tcPr>
            <w:tcW w:w="0" w:type="auto"/>
          </w:tcPr>
          <w:p w14:paraId="703C0CCA" w14:textId="77777777" w:rsidR="00DE1FF7" w:rsidRPr="00414C19" w:rsidRDefault="00F5325D">
            <w:pPr>
              <w:pStyle w:val="Compact"/>
              <w:rPr>
                <w:sz w:val="12"/>
                <w:szCs w:val="16"/>
                <w:lang w:val="en-GB"/>
                <w:rPrChange w:id="2272" w:author="Nils Hailer" w:date="2021-05-17T11:11:00Z">
                  <w:rPr>
                    <w:sz w:val="12"/>
                    <w:szCs w:val="16"/>
                  </w:rPr>
                </w:rPrChange>
              </w:rPr>
            </w:pPr>
            <w:r w:rsidRPr="00414C19">
              <w:rPr>
                <w:sz w:val="12"/>
                <w:szCs w:val="16"/>
                <w:lang w:val="en-GB"/>
                <w:rPrChange w:id="2273" w:author="Nils Hailer" w:date="2021-05-17T11:11:00Z">
                  <w:rPr>
                    <w:sz w:val="12"/>
                    <w:szCs w:val="16"/>
                  </w:rPr>
                </w:rPrChange>
              </w:rPr>
              <w:t>1440 (7.6)</w:t>
            </w:r>
          </w:p>
        </w:tc>
      </w:tr>
      <w:tr w:rsidR="00DE1FF7" w:rsidRPr="00414C19" w14:paraId="0B9A8D98" w14:textId="77777777" w:rsidTr="00E76AA7">
        <w:tc>
          <w:tcPr>
            <w:tcW w:w="743" w:type="pct"/>
          </w:tcPr>
          <w:p w14:paraId="4D34D396" w14:textId="77777777" w:rsidR="00DE1FF7" w:rsidRPr="00414C19" w:rsidRDefault="00F5325D">
            <w:pPr>
              <w:pStyle w:val="Compact"/>
              <w:rPr>
                <w:sz w:val="12"/>
                <w:szCs w:val="16"/>
                <w:lang w:val="en-GB"/>
                <w:rPrChange w:id="2274" w:author="Nils Hailer" w:date="2021-05-17T11:11:00Z">
                  <w:rPr>
                    <w:sz w:val="12"/>
                    <w:szCs w:val="16"/>
                  </w:rPr>
                </w:rPrChange>
              </w:rPr>
            </w:pPr>
            <w:r w:rsidRPr="00414C19">
              <w:rPr>
                <w:sz w:val="12"/>
                <w:szCs w:val="16"/>
                <w:lang w:val="en-GB"/>
                <w:rPrChange w:id="2275" w:author="Nils Hailer" w:date="2021-05-17T11:11:00Z">
                  <w:rPr>
                    <w:sz w:val="12"/>
                    <w:szCs w:val="16"/>
                  </w:rPr>
                </w:rPrChange>
              </w:rPr>
              <w:t>Cancer</w:t>
            </w:r>
          </w:p>
        </w:tc>
        <w:tc>
          <w:tcPr>
            <w:tcW w:w="1152" w:type="pct"/>
          </w:tcPr>
          <w:p w14:paraId="7EA5F243" w14:textId="77777777" w:rsidR="00DE1FF7" w:rsidRPr="00414C19" w:rsidRDefault="00DE1FF7">
            <w:pPr>
              <w:rPr>
                <w:sz w:val="12"/>
                <w:szCs w:val="16"/>
                <w:lang w:val="en-GB"/>
                <w:rPrChange w:id="2276" w:author="Nils Hailer" w:date="2021-05-17T11:11:00Z">
                  <w:rPr>
                    <w:sz w:val="12"/>
                    <w:szCs w:val="16"/>
                  </w:rPr>
                </w:rPrChange>
              </w:rPr>
            </w:pPr>
          </w:p>
        </w:tc>
        <w:tc>
          <w:tcPr>
            <w:tcW w:w="0" w:type="auto"/>
          </w:tcPr>
          <w:p w14:paraId="3F4BED33" w14:textId="77777777" w:rsidR="00DE1FF7" w:rsidRPr="00414C19" w:rsidRDefault="00F5325D">
            <w:pPr>
              <w:pStyle w:val="Compact"/>
              <w:rPr>
                <w:sz w:val="12"/>
                <w:szCs w:val="16"/>
                <w:lang w:val="en-GB"/>
                <w:rPrChange w:id="2277" w:author="Nils Hailer" w:date="2021-05-17T11:11:00Z">
                  <w:rPr>
                    <w:sz w:val="12"/>
                    <w:szCs w:val="16"/>
                  </w:rPr>
                </w:rPrChange>
              </w:rPr>
            </w:pPr>
            <w:r w:rsidRPr="00414C19">
              <w:rPr>
                <w:sz w:val="12"/>
                <w:szCs w:val="16"/>
                <w:lang w:val="en-GB"/>
                <w:rPrChange w:id="2278" w:author="Nils Hailer" w:date="2021-05-17T11:11:00Z">
                  <w:rPr>
                    <w:sz w:val="12"/>
                    <w:szCs w:val="16"/>
                  </w:rPr>
                </w:rPrChange>
              </w:rPr>
              <w:t xml:space="preserve">142 </w:t>
            </w:r>
            <w:proofErr w:type="gramStart"/>
            <w:r w:rsidRPr="00414C19">
              <w:rPr>
                <w:sz w:val="12"/>
                <w:szCs w:val="16"/>
                <w:lang w:val="en-GB"/>
                <w:rPrChange w:id="2279" w:author="Nils Hailer" w:date="2021-05-17T11:11:00Z">
                  <w:rPr>
                    <w:sz w:val="12"/>
                    <w:szCs w:val="16"/>
                  </w:rPr>
                </w:rPrChange>
              </w:rPr>
              <w:t>( 6.5</w:t>
            </w:r>
            <w:proofErr w:type="gramEnd"/>
            <w:r w:rsidRPr="00414C19">
              <w:rPr>
                <w:sz w:val="12"/>
                <w:szCs w:val="16"/>
                <w:lang w:val="en-GB"/>
                <w:rPrChange w:id="2280" w:author="Nils Hailer" w:date="2021-05-17T11:11:00Z">
                  <w:rPr>
                    <w:sz w:val="12"/>
                    <w:szCs w:val="16"/>
                  </w:rPr>
                </w:rPrChange>
              </w:rPr>
              <w:t>)</w:t>
            </w:r>
          </w:p>
        </w:tc>
        <w:tc>
          <w:tcPr>
            <w:tcW w:w="0" w:type="auto"/>
          </w:tcPr>
          <w:p w14:paraId="5ED796EA" w14:textId="77777777" w:rsidR="00DE1FF7" w:rsidRPr="00414C19" w:rsidRDefault="00F5325D">
            <w:pPr>
              <w:pStyle w:val="Compact"/>
              <w:rPr>
                <w:sz w:val="12"/>
                <w:szCs w:val="16"/>
                <w:lang w:val="en-GB"/>
                <w:rPrChange w:id="2281" w:author="Nils Hailer" w:date="2021-05-17T11:11:00Z">
                  <w:rPr>
                    <w:sz w:val="12"/>
                    <w:szCs w:val="16"/>
                  </w:rPr>
                </w:rPrChange>
              </w:rPr>
            </w:pPr>
            <w:r w:rsidRPr="00414C19">
              <w:rPr>
                <w:sz w:val="12"/>
                <w:szCs w:val="16"/>
                <w:lang w:val="en-GB"/>
                <w:rPrChange w:id="2282" w:author="Nils Hailer" w:date="2021-05-17T11:11:00Z">
                  <w:rPr>
                    <w:sz w:val="12"/>
                    <w:szCs w:val="16"/>
                  </w:rPr>
                </w:rPrChange>
              </w:rPr>
              <w:t xml:space="preserve">3855 </w:t>
            </w:r>
            <w:proofErr w:type="gramStart"/>
            <w:r w:rsidRPr="00414C19">
              <w:rPr>
                <w:sz w:val="12"/>
                <w:szCs w:val="16"/>
                <w:lang w:val="en-GB"/>
                <w:rPrChange w:id="2283" w:author="Nils Hailer" w:date="2021-05-17T11:11:00Z">
                  <w:rPr>
                    <w:sz w:val="12"/>
                    <w:szCs w:val="16"/>
                  </w:rPr>
                </w:rPrChange>
              </w:rPr>
              <w:t>( 4.4</w:t>
            </w:r>
            <w:proofErr w:type="gramEnd"/>
            <w:r w:rsidRPr="00414C19">
              <w:rPr>
                <w:sz w:val="12"/>
                <w:szCs w:val="16"/>
                <w:lang w:val="en-GB"/>
                <w:rPrChange w:id="2284" w:author="Nils Hailer" w:date="2021-05-17T11:11:00Z">
                  <w:rPr>
                    <w:sz w:val="12"/>
                    <w:szCs w:val="16"/>
                  </w:rPr>
                </w:rPrChange>
              </w:rPr>
              <w:t>)</w:t>
            </w:r>
          </w:p>
        </w:tc>
        <w:tc>
          <w:tcPr>
            <w:tcW w:w="0" w:type="auto"/>
          </w:tcPr>
          <w:p w14:paraId="0FC58399" w14:textId="77777777" w:rsidR="00DE1FF7" w:rsidRPr="00414C19" w:rsidRDefault="00F5325D">
            <w:pPr>
              <w:pStyle w:val="Compact"/>
              <w:rPr>
                <w:sz w:val="12"/>
                <w:szCs w:val="16"/>
                <w:lang w:val="en-GB"/>
                <w:rPrChange w:id="2285" w:author="Nils Hailer" w:date="2021-05-17T11:11:00Z">
                  <w:rPr>
                    <w:sz w:val="12"/>
                    <w:szCs w:val="16"/>
                  </w:rPr>
                </w:rPrChange>
              </w:rPr>
            </w:pPr>
            <w:r w:rsidRPr="00414C19">
              <w:rPr>
                <w:sz w:val="12"/>
                <w:szCs w:val="16"/>
                <w:lang w:val="en-GB"/>
                <w:rPrChange w:id="2286" w:author="Nils Hailer" w:date="2021-05-17T11:11:00Z">
                  <w:rPr>
                    <w:sz w:val="12"/>
                    <w:szCs w:val="16"/>
                  </w:rPr>
                </w:rPrChange>
              </w:rPr>
              <w:t xml:space="preserve">3997 </w:t>
            </w:r>
            <w:proofErr w:type="gramStart"/>
            <w:r w:rsidRPr="00414C19">
              <w:rPr>
                <w:sz w:val="12"/>
                <w:szCs w:val="16"/>
                <w:lang w:val="en-GB"/>
                <w:rPrChange w:id="2287" w:author="Nils Hailer" w:date="2021-05-17T11:11:00Z">
                  <w:rPr>
                    <w:sz w:val="12"/>
                    <w:szCs w:val="16"/>
                  </w:rPr>
                </w:rPrChange>
              </w:rPr>
              <w:t>( 4.5</w:t>
            </w:r>
            <w:proofErr w:type="gramEnd"/>
            <w:r w:rsidRPr="00414C19">
              <w:rPr>
                <w:sz w:val="12"/>
                <w:szCs w:val="16"/>
                <w:lang w:val="en-GB"/>
                <w:rPrChange w:id="2288" w:author="Nils Hailer" w:date="2021-05-17T11:11:00Z">
                  <w:rPr>
                    <w:sz w:val="12"/>
                    <w:szCs w:val="16"/>
                  </w:rPr>
                </w:rPrChange>
              </w:rPr>
              <w:t>)</w:t>
            </w:r>
          </w:p>
        </w:tc>
        <w:tc>
          <w:tcPr>
            <w:tcW w:w="0" w:type="auto"/>
          </w:tcPr>
          <w:p w14:paraId="27565056" w14:textId="77777777" w:rsidR="00DE1FF7" w:rsidRPr="00414C19" w:rsidRDefault="00F5325D">
            <w:pPr>
              <w:pStyle w:val="Compact"/>
              <w:rPr>
                <w:sz w:val="12"/>
                <w:szCs w:val="16"/>
                <w:lang w:val="en-GB"/>
                <w:rPrChange w:id="2289" w:author="Nils Hailer" w:date="2021-05-17T11:11:00Z">
                  <w:rPr>
                    <w:sz w:val="12"/>
                    <w:szCs w:val="16"/>
                  </w:rPr>
                </w:rPrChange>
              </w:rPr>
            </w:pPr>
            <w:r w:rsidRPr="00414C19">
              <w:rPr>
                <w:sz w:val="12"/>
                <w:szCs w:val="16"/>
                <w:lang w:val="en-GB"/>
                <w:rPrChange w:id="2290" w:author="Nils Hailer" w:date="2021-05-17T11:11:00Z">
                  <w:rPr>
                    <w:sz w:val="12"/>
                    <w:szCs w:val="16"/>
                  </w:rPr>
                </w:rPrChange>
              </w:rPr>
              <w:t>20 (4.9)</w:t>
            </w:r>
          </w:p>
        </w:tc>
        <w:tc>
          <w:tcPr>
            <w:tcW w:w="0" w:type="auto"/>
          </w:tcPr>
          <w:p w14:paraId="3554BF38" w14:textId="77777777" w:rsidR="00DE1FF7" w:rsidRPr="00414C19" w:rsidRDefault="00F5325D">
            <w:pPr>
              <w:pStyle w:val="Compact"/>
              <w:rPr>
                <w:sz w:val="12"/>
                <w:szCs w:val="16"/>
                <w:lang w:val="en-GB"/>
                <w:rPrChange w:id="2291" w:author="Nils Hailer" w:date="2021-05-17T11:11:00Z">
                  <w:rPr>
                    <w:sz w:val="12"/>
                    <w:szCs w:val="16"/>
                  </w:rPr>
                </w:rPrChange>
              </w:rPr>
            </w:pPr>
            <w:r w:rsidRPr="00414C19">
              <w:rPr>
                <w:sz w:val="12"/>
                <w:szCs w:val="16"/>
                <w:lang w:val="en-GB"/>
                <w:rPrChange w:id="2292" w:author="Nils Hailer" w:date="2021-05-17T11:11:00Z">
                  <w:rPr>
                    <w:sz w:val="12"/>
                    <w:szCs w:val="16"/>
                  </w:rPr>
                </w:rPrChange>
              </w:rPr>
              <w:t>802 (4.3)</w:t>
            </w:r>
          </w:p>
        </w:tc>
        <w:tc>
          <w:tcPr>
            <w:tcW w:w="0" w:type="auto"/>
          </w:tcPr>
          <w:p w14:paraId="0F38A83B" w14:textId="77777777" w:rsidR="00DE1FF7" w:rsidRPr="00414C19" w:rsidRDefault="00F5325D">
            <w:pPr>
              <w:pStyle w:val="Compact"/>
              <w:rPr>
                <w:sz w:val="12"/>
                <w:szCs w:val="16"/>
                <w:lang w:val="en-GB"/>
                <w:rPrChange w:id="2293" w:author="Nils Hailer" w:date="2021-05-17T11:11:00Z">
                  <w:rPr>
                    <w:sz w:val="12"/>
                    <w:szCs w:val="16"/>
                  </w:rPr>
                </w:rPrChange>
              </w:rPr>
            </w:pPr>
            <w:r w:rsidRPr="00414C19">
              <w:rPr>
                <w:sz w:val="12"/>
                <w:szCs w:val="16"/>
                <w:lang w:val="en-GB"/>
                <w:rPrChange w:id="2294" w:author="Nils Hailer" w:date="2021-05-17T11:11:00Z">
                  <w:rPr>
                    <w:sz w:val="12"/>
                    <w:szCs w:val="16"/>
                  </w:rPr>
                </w:rPrChange>
              </w:rPr>
              <w:t>822 (4.4)</w:t>
            </w:r>
          </w:p>
        </w:tc>
      </w:tr>
      <w:tr w:rsidR="00DE1FF7" w:rsidRPr="00414C19" w14:paraId="0D9FB2B2" w14:textId="77777777" w:rsidTr="00E76AA7">
        <w:tc>
          <w:tcPr>
            <w:tcW w:w="743" w:type="pct"/>
          </w:tcPr>
          <w:p w14:paraId="4336AF80" w14:textId="77777777" w:rsidR="00DE1FF7" w:rsidRPr="00414C19" w:rsidRDefault="00F5325D">
            <w:pPr>
              <w:pStyle w:val="Compact"/>
              <w:rPr>
                <w:sz w:val="12"/>
                <w:szCs w:val="16"/>
                <w:lang w:val="en-GB"/>
                <w:rPrChange w:id="2295" w:author="Nils Hailer" w:date="2021-05-17T11:11:00Z">
                  <w:rPr>
                    <w:sz w:val="12"/>
                    <w:szCs w:val="16"/>
                  </w:rPr>
                </w:rPrChange>
              </w:rPr>
            </w:pPr>
            <w:r w:rsidRPr="00414C19">
              <w:rPr>
                <w:sz w:val="12"/>
                <w:szCs w:val="16"/>
                <w:lang w:val="en-GB"/>
                <w:rPrChange w:id="2296" w:author="Nils Hailer" w:date="2021-05-17T11:11:00Z">
                  <w:rPr>
                    <w:sz w:val="12"/>
                    <w:szCs w:val="16"/>
                  </w:rPr>
                </w:rPrChange>
              </w:rPr>
              <w:t>CNS disease</w:t>
            </w:r>
          </w:p>
        </w:tc>
        <w:tc>
          <w:tcPr>
            <w:tcW w:w="1152" w:type="pct"/>
          </w:tcPr>
          <w:p w14:paraId="23F78C95" w14:textId="77777777" w:rsidR="00DE1FF7" w:rsidRPr="00414C19" w:rsidRDefault="00DE1FF7">
            <w:pPr>
              <w:rPr>
                <w:sz w:val="12"/>
                <w:szCs w:val="16"/>
                <w:lang w:val="en-GB"/>
                <w:rPrChange w:id="2297" w:author="Nils Hailer" w:date="2021-05-17T11:11:00Z">
                  <w:rPr>
                    <w:sz w:val="12"/>
                    <w:szCs w:val="16"/>
                  </w:rPr>
                </w:rPrChange>
              </w:rPr>
            </w:pPr>
          </w:p>
        </w:tc>
        <w:tc>
          <w:tcPr>
            <w:tcW w:w="0" w:type="auto"/>
          </w:tcPr>
          <w:p w14:paraId="6AD8E3C1" w14:textId="77777777" w:rsidR="00DE1FF7" w:rsidRPr="00414C19" w:rsidRDefault="00F5325D">
            <w:pPr>
              <w:pStyle w:val="Compact"/>
              <w:rPr>
                <w:sz w:val="12"/>
                <w:szCs w:val="16"/>
                <w:lang w:val="en-GB"/>
                <w:rPrChange w:id="2298" w:author="Nils Hailer" w:date="2021-05-17T11:11:00Z">
                  <w:rPr>
                    <w:sz w:val="12"/>
                    <w:szCs w:val="16"/>
                  </w:rPr>
                </w:rPrChange>
              </w:rPr>
            </w:pPr>
            <w:r w:rsidRPr="00414C19">
              <w:rPr>
                <w:sz w:val="12"/>
                <w:szCs w:val="16"/>
                <w:lang w:val="en-GB"/>
                <w:rPrChange w:id="2299" w:author="Nils Hailer" w:date="2021-05-17T11:11:00Z">
                  <w:rPr>
                    <w:sz w:val="12"/>
                    <w:szCs w:val="16"/>
                  </w:rPr>
                </w:rPrChange>
              </w:rPr>
              <w:t xml:space="preserve">166 </w:t>
            </w:r>
            <w:proofErr w:type="gramStart"/>
            <w:r w:rsidRPr="00414C19">
              <w:rPr>
                <w:sz w:val="12"/>
                <w:szCs w:val="16"/>
                <w:lang w:val="en-GB"/>
                <w:rPrChange w:id="2300" w:author="Nils Hailer" w:date="2021-05-17T11:11:00Z">
                  <w:rPr>
                    <w:sz w:val="12"/>
                    <w:szCs w:val="16"/>
                  </w:rPr>
                </w:rPrChange>
              </w:rPr>
              <w:t>( 7.6</w:t>
            </w:r>
            <w:proofErr w:type="gramEnd"/>
            <w:r w:rsidRPr="00414C19">
              <w:rPr>
                <w:sz w:val="12"/>
                <w:szCs w:val="16"/>
                <w:lang w:val="en-GB"/>
                <w:rPrChange w:id="2301" w:author="Nils Hailer" w:date="2021-05-17T11:11:00Z">
                  <w:rPr>
                    <w:sz w:val="12"/>
                    <w:szCs w:val="16"/>
                  </w:rPr>
                </w:rPrChange>
              </w:rPr>
              <w:t>)</w:t>
            </w:r>
          </w:p>
        </w:tc>
        <w:tc>
          <w:tcPr>
            <w:tcW w:w="0" w:type="auto"/>
          </w:tcPr>
          <w:p w14:paraId="1DA642B9" w14:textId="77777777" w:rsidR="00DE1FF7" w:rsidRPr="00414C19" w:rsidRDefault="00F5325D">
            <w:pPr>
              <w:pStyle w:val="Compact"/>
              <w:rPr>
                <w:sz w:val="12"/>
                <w:szCs w:val="16"/>
                <w:lang w:val="en-GB"/>
                <w:rPrChange w:id="2302" w:author="Nils Hailer" w:date="2021-05-17T11:11:00Z">
                  <w:rPr>
                    <w:sz w:val="12"/>
                    <w:szCs w:val="16"/>
                  </w:rPr>
                </w:rPrChange>
              </w:rPr>
            </w:pPr>
            <w:r w:rsidRPr="00414C19">
              <w:rPr>
                <w:sz w:val="12"/>
                <w:szCs w:val="16"/>
                <w:lang w:val="en-GB"/>
                <w:rPrChange w:id="2303" w:author="Nils Hailer" w:date="2021-05-17T11:11:00Z">
                  <w:rPr>
                    <w:sz w:val="12"/>
                    <w:szCs w:val="16"/>
                  </w:rPr>
                </w:rPrChange>
              </w:rPr>
              <w:t xml:space="preserve">2976 </w:t>
            </w:r>
            <w:proofErr w:type="gramStart"/>
            <w:r w:rsidRPr="00414C19">
              <w:rPr>
                <w:sz w:val="12"/>
                <w:szCs w:val="16"/>
                <w:lang w:val="en-GB"/>
                <w:rPrChange w:id="2304" w:author="Nils Hailer" w:date="2021-05-17T11:11:00Z">
                  <w:rPr>
                    <w:sz w:val="12"/>
                    <w:szCs w:val="16"/>
                  </w:rPr>
                </w:rPrChange>
              </w:rPr>
              <w:t>( 3.4</w:t>
            </w:r>
            <w:proofErr w:type="gramEnd"/>
            <w:r w:rsidRPr="00414C19">
              <w:rPr>
                <w:sz w:val="12"/>
                <w:szCs w:val="16"/>
                <w:lang w:val="en-GB"/>
                <w:rPrChange w:id="2305" w:author="Nils Hailer" w:date="2021-05-17T11:11:00Z">
                  <w:rPr>
                    <w:sz w:val="12"/>
                    <w:szCs w:val="16"/>
                  </w:rPr>
                </w:rPrChange>
              </w:rPr>
              <w:t>)</w:t>
            </w:r>
          </w:p>
        </w:tc>
        <w:tc>
          <w:tcPr>
            <w:tcW w:w="0" w:type="auto"/>
          </w:tcPr>
          <w:p w14:paraId="0E5A845C" w14:textId="77777777" w:rsidR="00DE1FF7" w:rsidRPr="00414C19" w:rsidRDefault="00F5325D">
            <w:pPr>
              <w:pStyle w:val="Compact"/>
              <w:rPr>
                <w:sz w:val="12"/>
                <w:szCs w:val="16"/>
                <w:lang w:val="en-GB"/>
                <w:rPrChange w:id="2306" w:author="Nils Hailer" w:date="2021-05-17T11:11:00Z">
                  <w:rPr>
                    <w:sz w:val="12"/>
                    <w:szCs w:val="16"/>
                  </w:rPr>
                </w:rPrChange>
              </w:rPr>
            </w:pPr>
            <w:r w:rsidRPr="00414C19">
              <w:rPr>
                <w:sz w:val="12"/>
                <w:szCs w:val="16"/>
                <w:lang w:val="en-GB"/>
                <w:rPrChange w:id="2307" w:author="Nils Hailer" w:date="2021-05-17T11:11:00Z">
                  <w:rPr>
                    <w:sz w:val="12"/>
                    <w:szCs w:val="16"/>
                  </w:rPr>
                </w:rPrChange>
              </w:rPr>
              <w:t xml:space="preserve">3142 </w:t>
            </w:r>
            <w:proofErr w:type="gramStart"/>
            <w:r w:rsidRPr="00414C19">
              <w:rPr>
                <w:sz w:val="12"/>
                <w:szCs w:val="16"/>
                <w:lang w:val="en-GB"/>
                <w:rPrChange w:id="2308" w:author="Nils Hailer" w:date="2021-05-17T11:11:00Z">
                  <w:rPr>
                    <w:sz w:val="12"/>
                    <w:szCs w:val="16"/>
                  </w:rPr>
                </w:rPrChange>
              </w:rPr>
              <w:t>( 3.5</w:t>
            </w:r>
            <w:proofErr w:type="gramEnd"/>
            <w:r w:rsidRPr="00414C19">
              <w:rPr>
                <w:sz w:val="12"/>
                <w:szCs w:val="16"/>
                <w:lang w:val="en-GB"/>
                <w:rPrChange w:id="2309" w:author="Nils Hailer" w:date="2021-05-17T11:11:00Z">
                  <w:rPr>
                    <w:sz w:val="12"/>
                    <w:szCs w:val="16"/>
                  </w:rPr>
                </w:rPrChange>
              </w:rPr>
              <w:t>)</w:t>
            </w:r>
          </w:p>
        </w:tc>
        <w:tc>
          <w:tcPr>
            <w:tcW w:w="0" w:type="auto"/>
          </w:tcPr>
          <w:p w14:paraId="41946609" w14:textId="77777777" w:rsidR="00DE1FF7" w:rsidRPr="00414C19" w:rsidRDefault="00F5325D">
            <w:pPr>
              <w:pStyle w:val="Compact"/>
              <w:rPr>
                <w:sz w:val="12"/>
                <w:szCs w:val="16"/>
                <w:lang w:val="en-GB"/>
                <w:rPrChange w:id="2310" w:author="Nils Hailer" w:date="2021-05-17T11:11:00Z">
                  <w:rPr>
                    <w:sz w:val="12"/>
                    <w:szCs w:val="16"/>
                  </w:rPr>
                </w:rPrChange>
              </w:rPr>
            </w:pPr>
            <w:r w:rsidRPr="00414C19">
              <w:rPr>
                <w:sz w:val="12"/>
                <w:szCs w:val="16"/>
                <w:lang w:val="en-GB"/>
                <w:rPrChange w:id="2311" w:author="Nils Hailer" w:date="2021-05-17T11:11:00Z">
                  <w:rPr>
                    <w:sz w:val="12"/>
                    <w:szCs w:val="16"/>
                  </w:rPr>
                </w:rPrChange>
              </w:rPr>
              <w:t>17 (4.1)</w:t>
            </w:r>
          </w:p>
        </w:tc>
        <w:tc>
          <w:tcPr>
            <w:tcW w:w="0" w:type="auto"/>
          </w:tcPr>
          <w:p w14:paraId="751B2BFA" w14:textId="77777777" w:rsidR="00DE1FF7" w:rsidRPr="00414C19" w:rsidRDefault="00F5325D">
            <w:pPr>
              <w:pStyle w:val="Compact"/>
              <w:rPr>
                <w:sz w:val="12"/>
                <w:szCs w:val="16"/>
                <w:lang w:val="en-GB"/>
                <w:rPrChange w:id="2312" w:author="Nils Hailer" w:date="2021-05-17T11:11:00Z">
                  <w:rPr>
                    <w:sz w:val="12"/>
                    <w:szCs w:val="16"/>
                  </w:rPr>
                </w:rPrChange>
              </w:rPr>
            </w:pPr>
            <w:r w:rsidRPr="00414C19">
              <w:rPr>
                <w:sz w:val="12"/>
                <w:szCs w:val="16"/>
                <w:lang w:val="en-GB"/>
                <w:rPrChange w:id="2313" w:author="Nils Hailer" w:date="2021-05-17T11:11:00Z">
                  <w:rPr>
                    <w:sz w:val="12"/>
                    <w:szCs w:val="16"/>
                  </w:rPr>
                </w:rPrChange>
              </w:rPr>
              <w:t>293 (1.6)</w:t>
            </w:r>
          </w:p>
        </w:tc>
        <w:tc>
          <w:tcPr>
            <w:tcW w:w="0" w:type="auto"/>
          </w:tcPr>
          <w:p w14:paraId="2E730551" w14:textId="77777777" w:rsidR="00DE1FF7" w:rsidRPr="00414C19" w:rsidRDefault="00F5325D">
            <w:pPr>
              <w:pStyle w:val="Compact"/>
              <w:rPr>
                <w:sz w:val="12"/>
                <w:szCs w:val="16"/>
                <w:lang w:val="en-GB"/>
                <w:rPrChange w:id="2314" w:author="Nils Hailer" w:date="2021-05-17T11:11:00Z">
                  <w:rPr>
                    <w:sz w:val="12"/>
                    <w:szCs w:val="16"/>
                  </w:rPr>
                </w:rPrChange>
              </w:rPr>
            </w:pPr>
            <w:r w:rsidRPr="00414C19">
              <w:rPr>
                <w:sz w:val="12"/>
                <w:szCs w:val="16"/>
                <w:lang w:val="en-GB"/>
                <w:rPrChange w:id="2315" w:author="Nils Hailer" w:date="2021-05-17T11:11:00Z">
                  <w:rPr>
                    <w:sz w:val="12"/>
                    <w:szCs w:val="16"/>
                  </w:rPr>
                </w:rPrChange>
              </w:rPr>
              <w:t>310 (1.6)</w:t>
            </w:r>
          </w:p>
        </w:tc>
      </w:tr>
      <w:tr w:rsidR="00DE1FF7" w:rsidRPr="00414C19" w14:paraId="5F947CED" w14:textId="77777777" w:rsidTr="00E76AA7">
        <w:tc>
          <w:tcPr>
            <w:tcW w:w="743" w:type="pct"/>
          </w:tcPr>
          <w:p w14:paraId="429707F8" w14:textId="77777777" w:rsidR="00DE1FF7" w:rsidRPr="00414C19" w:rsidRDefault="00F5325D">
            <w:pPr>
              <w:pStyle w:val="Compact"/>
              <w:rPr>
                <w:sz w:val="12"/>
                <w:szCs w:val="16"/>
                <w:lang w:val="en-GB"/>
                <w:rPrChange w:id="2316" w:author="Nils Hailer" w:date="2021-05-17T11:11:00Z">
                  <w:rPr>
                    <w:sz w:val="12"/>
                    <w:szCs w:val="16"/>
                  </w:rPr>
                </w:rPrChange>
              </w:rPr>
            </w:pPr>
            <w:r w:rsidRPr="00414C19">
              <w:rPr>
                <w:sz w:val="12"/>
                <w:szCs w:val="16"/>
                <w:lang w:val="en-GB"/>
                <w:rPrChange w:id="2317" w:author="Nils Hailer" w:date="2021-05-17T11:11:00Z">
                  <w:rPr>
                    <w:sz w:val="12"/>
                    <w:szCs w:val="16"/>
                  </w:rPr>
                </w:rPrChange>
              </w:rPr>
              <w:t>Coagulopathy</w:t>
            </w:r>
          </w:p>
        </w:tc>
        <w:tc>
          <w:tcPr>
            <w:tcW w:w="1152" w:type="pct"/>
          </w:tcPr>
          <w:p w14:paraId="37197C80" w14:textId="77777777" w:rsidR="00DE1FF7" w:rsidRPr="00414C19" w:rsidRDefault="00DE1FF7">
            <w:pPr>
              <w:rPr>
                <w:sz w:val="12"/>
                <w:szCs w:val="16"/>
                <w:lang w:val="en-GB"/>
                <w:rPrChange w:id="2318" w:author="Nils Hailer" w:date="2021-05-17T11:11:00Z">
                  <w:rPr>
                    <w:sz w:val="12"/>
                    <w:szCs w:val="16"/>
                  </w:rPr>
                </w:rPrChange>
              </w:rPr>
            </w:pPr>
          </w:p>
        </w:tc>
        <w:tc>
          <w:tcPr>
            <w:tcW w:w="0" w:type="auto"/>
          </w:tcPr>
          <w:p w14:paraId="67CA184F" w14:textId="77777777" w:rsidR="00DE1FF7" w:rsidRPr="00414C19" w:rsidRDefault="00F5325D">
            <w:pPr>
              <w:pStyle w:val="Compact"/>
              <w:rPr>
                <w:sz w:val="12"/>
                <w:szCs w:val="16"/>
                <w:lang w:val="en-GB"/>
                <w:rPrChange w:id="2319" w:author="Nils Hailer" w:date="2021-05-17T11:11:00Z">
                  <w:rPr>
                    <w:sz w:val="12"/>
                    <w:szCs w:val="16"/>
                  </w:rPr>
                </w:rPrChange>
              </w:rPr>
            </w:pPr>
            <w:r w:rsidRPr="00414C19">
              <w:rPr>
                <w:sz w:val="12"/>
                <w:szCs w:val="16"/>
                <w:lang w:val="en-GB"/>
                <w:rPrChange w:id="2320" w:author="Nils Hailer" w:date="2021-05-17T11:11:00Z">
                  <w:rPr>
                    <w:sz w:val="12"/>
                    <w:szCs w:val="16"/>
                  </w:rPr>
                </w:rPrChange>
              </w:rPr>
              <w:t xml:space="preserve">9 </w:t>
            </w:r>
            <w:proofErr w:type="gramStart"/>
            <w:r w:rsidRPr="00414C19">
              <w:rPr>
                <w:sz w:val="12"/>
                <w:szCs w:val="16"/>
                <w:lang w:val="en-GB"/>
                <w:rPrChange w:id="2321" w:author="Nils Hailer" w:date="2021-05-17T11:11:00Z">
                  <w:rPr>
                    <w:sz w:val="12"/>
                    <w:szCs w:val="16"/>
                  </w:rPr>
                </w:rPrChange>
              </w:rPr>
              <w:t>( 0.4</w:t>
            </w:r>
            <w:proofErr w:type="gramEnd"/>
            <w:r w:rsidRPr="00414C19">
              <w:rPr>
                <w:sz w:val="12"/>
                <w:szCs w:val="16"/>
                <w:lang w:val="en-GB"/>
                <w:rPrChange w:id="2322" w:author="Nils Hailer" w:date="2021-05-17T11:11:00Z">
                  <w:rPr>
                    <w:sz w:val="12"/>
                    <w:szCs w:val="16"/>
                  </w:rPr>
                </w:rPrChange>
              </w:rPr>
              <w:t>)</w:t>
            </w:r>
          </w:p>
        </w:tc>
        <w:tc>
          <w:tcPr>
            <w:tcW w:w="0" w:type="auto"/>
          </w:tcPr>
          <w:p w14:paraId="4F13786C" w14:textId="77777777" w:rsidR="00DE1FF7" w:rsidRPr="00414C19" w:rsidRDefault="00F5325D">
            <w:pPr>
              <w:pStyle w:val="Compact"/>
              <w:rPr>
                <w:sz w:val="12"/>
                <w:szCs w:val="16"/>
                <w:lang w:val="en-GB"/>
                <w:rPrChange w:id="2323" w:author="Nils Hailer" w:date="2021-05-17T11:11:00Z">
                  <w:rPr>
                    <w:sz w:val="12"/>
                    <w:szCs w:val="16"/>
                  </w:rPr>
                </w:rPrChange>
              </w:rPr>
            </w:pPr>
            <w:r w:rsidRPr="00414C19">
              <w:rPr>
                <w:sz w:val="12"/>
                <w:szCs w:val="16"/>
                <w:lang w:val="en-GB"/>
                <w:rPrChange w:id="2324" w:author="Nils Hailer" w:date="2021-05-17T11:11:00Z">
                  <w:rPr>
                    <w:sz w:val="12"/>
                    <w:szCs w:val="16"/>
                  </w:rPr>
                </w:rPrChange>
              </w:rPr>
              <w:t xml:space="preserve">320 </w:t>
            </w:r>
            <w:proofErr w:type="gramStart"/>
            <w:r w:rsidRPr="00414C19">
              <w:rPr>
                <w:sz w:val="12"/>
                <w:szCs w:val="16"/>
                <w:lang w:val="en-GB"/>
                <w:rPrChange w:id="2325" w:author="Nils Hailer" w:date="2021-05-17T11:11:00Z">
                  <w:rPr>
                    <w:sz w:val="12"/>
                    <w:szCs w:val="16"/>
                  </w:rPr>
                </w:rPrChange>
              </w:rPr>
              <w:t>( 0.4</w:t>
            </w:r>
            <w:proofErr w:type="gramEnd"/>
            <w:r w:rsidRPr="00414C19">
              <w:rPr>
                <w:sz w:val="12"/>
                <w:szCs w:val="16"/>
                <w:lang w:val="en-GB"/>
                <w:rPrChange w:id="2326" w:author="Nils Hailer" w:date="2021-05-17T11:11:00Z">
                  <w:rPr>
                    <w:sz w:val="12"/>
                    <w:szCs w:val="16"/>
                  </w:rPr>
                </w:rPrChange>
              </w:rPr>
              <w:t>)</w:t>
            </w:r>
          </w:p>
        </w:tc>
        <w:tc>
          <w:tcPr>
            <w:tcW w:w="0" w:type="auto"/>
          </w:tcPr>
          <w:p w14:paraId="38FFAC63" w14:textId="77777777" w:rsidR="00DE1FF7" w:rsidRPr="00414C19" w:rsidRDefault="00F5325D">
            <w:pPr>
              <w:pStyle w:val="Compact"/>
              <w:rPr>
                <w:sz w:val="12"/>
                <w:szCs w:val="16"/>
                <w:lang w:val="en-GB"/>
                <w:rPrChange w:id="2327" w:author="Nils Hailer" w:date="2021-05-17T11:11:00Z">
                  <w:rPr>
                    <w:sz w:val="12"/>
                    <w:szCs w:val="16"/>
                  </w:rPr>
                </w:rPrChange>
              </w:rPr>
            </w:pPr>
            <w:r w:rsidRPr="00414C19">
              <w:rPr>
                <w:sz w:val="12"/>
                <w:szCs w:val="16"/>
                <w:lang w:val="en-GB"/>
                <w:rPrChange w:id="2328" w:author="Nils Hailer" w:date="2021-05-17T11:11:00Z">
                  <w:rPr>
                    <w:sz w:val="12"/>
                    <w:szCs w:val="16"/>
                  </w:rPr>
                </w:rPrChange>
              </w:rPr>
              <w:t xml:space="preserve">329 </w:t>
            </w:r>
            <w:proofErr w:type="gramStart"/>
            <w:r w:rsidRPr="00414C19">
              <w:rPr>
                <w:sz w:val="12"/>
                <w:szCs w:val="16"/>
                <w:lang w:val="en-GB"/>
                <w:rPrChange w:id="2329" w:author="Nils Hailer" w:date="2021-05-17T11:11:00Z">
                  <w:rPr>
                    <w:sz w:val="12"/>
                    <w:szCs w:val="16"/>
                  </w:rPr>
                </w:rPrChange>
              </w:rPr>
              <w:t>( 0.4</w:t>
            </w:r>
            <w:proofErr w:type="gramEnd"/>
            <w:r w:rsidRPr="00414C19">
              <w:rPr>
                <w:sz w:val="12"/>
                <w:szCs w:val="16"/>
                <w:lang w:val="en-GB"/>
                <w:rPrChange w:id="2330" w:author="Nils Hailer" w:date="2021-05-17T11:11:00Z">
                  <w:rPr>
                    <w:sz w:val="12"/>
                    <w:szCs w:val="16"/>
                  </w:rPr>
                </w:rPrChange>
              </w:rPr>
              <w:t>)</w:t>
            </w:r>
          </w:p>
        </w:tc>
        <w:tc>
          <w:tcPr>
            <w:tcW w:w="0" w:type="auto"/>
          </w:tcPr>
          <w:p w14:paraId="4385340C" w14:textId="77777777" w:rsidR="00DE1FF7" w:rsidRPr="00414C19" w:rsidRDefault="00F5325D">
            <w:pPr>
              <w:pStyle w:val="Compact"/>
              <w:rPr>
                <w:sz w:val="12"/>
                <w:szCs w:val="16"/>
                <w:lang w:val="en-GB"/>
                <w:rPrChange w:id="2331" w:author="Nils Hailer" w:date="2021-05-17T11:11:00Z">
                  <w:rPr>
                    <w:sz w:val="12"/>
                    <w:szCs w:val="16"/>
                  </w:rPr>
                </w:rPrChange>
              </w:rPr>
            </w:pPr>
            <w:r w:rsidRPr="00414C19">
              <w:rPr>
                <w:sz w:val="12"/>
                <w:szCs w:val="16"/>
                <w:lang w:val="en-GB"/>
                <w:rPrChange w:id="2332" w:author="Nils Hailer" w:date="2021-05-17T11:11:00Z">
                  <w:rPr>
                    <w:sz w:val="12"/>
                    <w:szCs w:val="16"/>
                  </w:rPr>
                </w:rPrChange>
              </w:rPr>
              <w:t>0 (0.0)</w:t>
            </w:r>
          </w:p>
        </w:tc>
        <w:tc>
          <w:tcPr>
            <w:tcW w:w="0" w:type="auto"/>
          </w:tcPr>
          <w:p w14:paraId="682A8148" w14:textId="77777777" w:rsidR="00DE1FF7" w:rsidRPr="00414C19" w:rsidRDefault="00F5325D">
            <w:pPr>
              <w:pStyle w:val="Compact"/>
              <w:rPr>
                <w:sz w:val="12"/>
                <w:szCs w:val="16"/>
                <w:lang w:val="en-GB"/>
                <w:rPrChange w:id="2333" w:author="Nils Hailer" w:date="2021-05-17T11:11:00Z">
                  <w:rPr>
                    <w:sz w:val="12"/>
                    <w:szCs w:val="16"/>
                  </w:rPr>
                </w:rPrChange>
              </w:rPr>
            </w:pPr>
            <w:r w:rsidRPr="00414C19">
              <w:rPr>
                <w:sz w:val="12"/>
                <w:szCs w:val="16"/>
                <w:lang w:val="en-GB"/>
                <w:rPrChange w:id="2334" w:author="Nils Hailer" w:date="2021-05-17T11:11:00Z">
                  <w:rPr>
                    <w:sz w:val="12"/>
                    <w:szCs w:val="16"/>
                  </w:rPr>
                </w:rPrChange>
              </w:rPr>
              <w:t>17 (0.1)</w:t>
            </w:r>
          </w:p>
        </w:tc>
        <w:tc>
          <w:tcPr>
            <w:tcW w:w="0" w:type="auto"/>
          </w:tcPr>
          <w:p w14:paraId="41AE8797" w14:textId="77777777" w:rsidR="00DE1FF7" w:rsidRPr="00414C19" w:rsidRDefault="00F5325D">
            <w:pPr>
              <w:pStyle w:val="Compact"/>
              <w:rPr>
                <w:sz w:val="12"/>
                <w:szCs w:val="16"/>
                <w:lang w:val="en-GB"/>
                <w:rPrChange w:id="2335" w:author="Nils Hailer" w:date="2021-05-17T11:11:00Z">
                  <w:rPr>
                    <w:sz w:val="12"/>
                    <w:szCs w:val="16"/>
                  </w:rPr>
                </w:rPrChange>
              </w:rPr>
            </w:pPr>
            <w:r w:rsidRPr="00414C19">
              <w:rPr>
                <w:sz w:val="12"/>
                <w:szCs w:val="16"/>
                <w:lang w:val="en-GB"/>
                <w:rPrChange w:id="2336" w:author="Nils Hailer" w:date="2021-05-17T11:11:00Z">
                  <w:rPr>
                    <w:sz w:val="12"/>
                    <w:szCs w:val="16"/>
                  </w:rPr>
                </w:rPrChange>
              </w:rPr>
              <w:t>17 (0.1)</w:t>
            </w:r>
          </w:p>
        </w:tc>
      </w:tr>
      <w:tr w:rsidR="00DE1FF7" w:rsidRPr="00414C19" w14:paraId="4BB6D8F7" w14:textId="77777777" w:rsidTr="00E76AA7">
        <w:tc>
          <w:tcPr>
            <w:tcW w:w="743" w:type="pct"/>
          </w:tcPr>
          <w:p w14:paraId="5E897E77" w14:textId="77777777" w:rsidR="00DE1FF7" w:rsidRPr="00414C19" w:rsidRDefault="00F5325D">
            <w:pPr>
              <w:pStyle w:val="Compact"/>
              <w:rPr>
                <w:sz w:val="12"/>
                <w:szCs w:val="16"/>
                <w:lang w:val="en-GB"/>
                <w:rPrChange w:id="2337" w:author="Nils Hailer" w:date="2021-05-17T11:11:00Z">
                  <w:rPr>
                    <w:sz w:val="12"/>
                    <w:szCs w:val="16"/>
                  </w:rPr>
                </w:rPrChange>
              </w:rPr>
            </w:pPr>
            <w:r w:rsidRPr="00414C19">
              <w:rPr>
                <w:sz w:val="12"/>
                <w:szCs w:val="16"/>
                <w:lang w:val="en-GB"/>
                <w:rPrChange w:id="2338" w:author="Nils Hailer" w:date="2021-05-17T11:11:00Z">
                  <w:rPr>
                    <w:sz w:val="12"/>
                    <w:szCs w:val="16"/>
                  </w:rPr>
                </w:rPrChange>
              </w:rPr>
              <w:t>Diabetes</w:t>
            </w:r>
          </w:p>
        </w:tc>
        <w:tc>
          <w:tcPr>
            <w:tcW w:w="1152" w:type="pct"/>
          </w:tcPr>
          <w:p w14:paraId="5BC58A6C" w14:textId="77777777" w:rsidR="00DE1FF7" w:rsidRPr="00414C19" w:rsidRDefault="00DE1FF7">
            <w:pPr>
              <w:rPr>
                <w:sz w:val="12"/>
                <w:szCs w:val="16"/>
                <w:lang w:val="en-GB"/>
                <w:rPrChange w:id="2339" w:author="Nils Hailer" w:date="2021-05-17T11:11:00Z">
                  <w:rPr>
                    <w:sz w:val="12"/>
                    <w:szCs w:val="16"/>
                  </w:rPr>
                </w:rPrChange>
              </w:rPr>
            </w:pPr>
          </w:p>
        </w:tc>
        <w:tc>
          <w:tcPr>
            <w:tcW w:w="0" w:type="auto"/>
          </w:tcPr>
          <w:p w14:paraId="445C405A" w14:textId="77777777" w:rsidR="00DE1FF7" w:rsidRPr="00414C19" w:rsidRDefault="00F5325D">
            <w:pPr>
              <w:pStyle w:val="Compact"/>
              <w:rPr>
                <w:sz w:val="12"/>
                <w:szCs w:val="16"/>
                <w:lang w:val="en-GB"/>
                <w:rPrChange w:id="2340" w:author="Nils Hailer" w:date="2021-05-17T11:11:00Z">
                  <w:rPr>
                    <w:sz w:val="12"/>
                    <w:szCs w:val="16"/>
                  </w:rPr>
                </w:rPrChange>
              </w:rPr>
            </w:pPr>
            <w:r w:rsidRPr="00414C19">
              <w:rPr>
                <w:sz w:val="12"/>
                <w:szCs w:val="16"/>
                <w:lang w:val="en-GB"/>
                <w:rPrChange w:id="2341" w:author="Nils Hailer" w:date="2021-05-17T11:11:00Z">
                  <w:rPr>
                    <w:sz w:val="12"/>
                    <w:szCs w:val="16"/>
                  </w:rPr>
                </w:rPrChange>
              </w:rPr>
              <w:t xml:space="preserve">212 </w:t>
            </w:r>
            <w:proofErr w:type="gramStart"/>
            <w:r w:rsidRPr="00414C19">
              <w:rPr>
                <w:sz w:val="12"/>
                <w:szCs w:val="16"/>
                <w:lang w:val="en-GB"/>
                <w:rPrChange w:id="2342" w:author="Nils Hailer" w:date="2021-05-17T11:11:00Z">
                  <w:rPr>
                    <w:sz w:val="12"/>
                    <w:szCs w:val="16"/>
                  </w:rPr>
                </w:rPrChange>
              </w:rPr>
              <w:t>( 9.8</w:t>
            </w:r>
            <w:proofErr w:type="gramEnd"/>
            <w:r w:rsidRPr="00414C19">
              <w:rPr>
                <w:sz w:val="12"/>
                <w:szCs w:val="16"/>
                <w:lang w:val="en-GB"/>
                <w:rPrChange w:id="2343" w:author="Nils Hailer" w:date="2021-05-17T11:11:00Z">
                  <w:rPr>
                    <w:sz w:val="12"/>
                    <w:szCs w:val="16"/>
                  </w:rPr>
                </w:rPrChange>
              </w:rPr>
              <w:t>)</w:t>
            </w:r>
          </w:p>
        </w:tc>
        <w:tc>
          <w:tcPr>
            <w:tcW w:w="0" w:type="auto"/>
          </w:tcPr>
          <w:p w14:paraId="221DA4D9" w14:textId="77777777" w:rsidR="00DE1FF7" w:rsidRPr="00414C19" w:rsidRDefault="00F5325D">
            <w:pPr>
              <w:pStyle w:val="Compact"/>
              <w:rPr>
                <w:sz w:val="12"/>
                <w:szCs w:val="16"/>
                <w:lang w:val="en-GB"/>
                <w:rPrChange w:id="2344" w:author="Nils Hailer" w:date="2021-05-17T11:11:00Z">
                  <w:rPr>
                    <w:sz w:val="12"/>
                    <w:szCs w:val="16"/>
                  </w:rPr>
                </w:rPrChange>
              </w:rPr>
            </w:pPr>
            <w:r w:rsidRPr="00414C19">
              <w:rPr>
                <w:sz w:val="12"/>
                <w:szCs w:val="16"/>
                <w:lang w:val="en-GB"/>
                <w:rPrChange w:id="2345" w:author="Nils Hailer" w:date="2021-05-17T11:11:00Z">
                  <w:rPr>
                    <w:sz w:val="12"/>
                    <w:szCs w:val="16"/>
                  </w:rPr>
                </w:rPrChange>
              </w:rPr>
              <w:t xml:space="preserve">5761 </w:t>
            </w:r>
            <w:proofErr w:type="gramStart"/>
            <w:r w:rsidRPr="00414C19">
              <w:rPr>
                <w:sz w:val="12"/>
                <w:szCs w:val="16"/>
                <w:lang w:val="en-GB"/>
                <w:rPrChange w:id="2346" w:author="Nils Hailer" w:date="2021-05-17T11:11:00Z">
                  <w:rPr>
                    <w:sz w:val="12"/>
                    <w:szCs w:val="16"/>
                  </w:rPr>
                </w:rPrChange>
              </w:rPr>
              <w:t>( 6.6</w:t>
            </w:r>
            <w:proofErr w:type="gramEnd"/>
            <w:r w:rsidRPr="00414C19">
              <w:rPr>
                <w:sz w:val="12"/>
                <w:szCs w:val="16"/>
                <w:lang w:val="en-GB"/>
                <w:rPrChange w:id="2347" w:author="Nils Hailer" w:date="2021-05-17T11:11:00Z">
                  <w:rPr>
                    <w:sz w:val="12"/>
                    <w:szCs w:val="16"/>
                  </w:rPr>
                </w:rPrChange>
              </w:rPr>
              <w:t>)</w:t>
            </w:r>
          </w:p>
        </w:tc>
        <w:tc>
          <w:tcPr>
            <w:tcW w:w="0" w:type="auto"/>
          </w:tcPr>
          <w:p w14:paraId="6649DEBD" w14:textId="77777777" w:rsidR="00DE1FF7" w:rsidRPr="00414C19" w:rsidRDefault="00F5325D">
            <w:pPr>
              <w:pStyle w:val="Compact"/>
              <w:rPr>
                <w:sz w:val="12"/>
                <w:szCs w:val="16"/>
                <w:lang w:val="en-GB"/>
                <w:rPrChange w:id="2348" w:author="Nils Hailer" w:date="2021-05-17T11:11:00Z">
                  <w:rPr>
                    <w:sz w:val="12"/>
                    <w:szCs w:val="16"/>
                  </w:rPr>
                </w:rPrChange>
              </w:rPr>
            </w:pPr>
            <w:r w:rsidRPr="00414C19">
              <w:rPr>
                <w:sz w:val="12"/>
                <w:szCs w:val="16"/>
                <w:lang w:val="en-GB"/>
                <w:rPrChange w:id="2349" w:author="Nils Hailer" w:date="2021-05-17T11:11:00Z">
                  <w:rPr>
                    <w:sz w:val="12"/>
                    <w:szCs w:val="16"/>
                  </w:rPr>
                </w:rPrChange>
              </w:rPr>
              <w:t xml:space="preserve">5973 </w:t>
            </w:r>
            <w:proofErr w:type="gramStart"/>
            <w:r w:rsidRPr="00414C19">
              <w:rPr>
                <w:sz w:val="12"/>
                <w:szCs w:val="16"/>
                <w:lang w:val="en-GB"/>
                <w:rPrChange w:id="2350" w:author="Nils Hailer" w:date="2021-05-17T11:11:00Z">
                  <w:rPr>
                    <w:sz w:val="12"/>
                    <w:szCs w:val="16"/>
                  </w:rPr>
                </w:rPrChange>
              </w:rPr>
              <w:t>( 6.7</w:t>
            </w:r>
            <w:proofErr w:type="gramEnd"/>
            <w:r w:rsidRPr="00414C19">
              <w:rPr>
                <w:sz w:val="12"/>
                <w:szCs w:val="16"/>
                <w:lang w:val="en-GB"/>
                <w:rPrChange w:id="2351" w:author="Nils Hailer" w:date="2021-05-17T11:11:00Z">
                  <w:rPr>
                    <w:sz w:val="12"/>
                    <w:szCs w:val="16"/>
                  </w:rPr>
                </w:rPrChange>
              </w:rPr>
              <w:t>)</w:t>
            </w:r>
          </w:p>
        </w:tc>
        <w:tc>
          <w:tcPr>
            <w:tcW w:w="0" w:type="auto"/>
          </w:tcPr>
          <w:p w14:paraId="3AF2E48F" w14:textId="77777777" w:rsidR="00DE1FF7" w:rsidRPr="00414C19" w:rsidRDefault="00F5325D">
            <w:pPr>
              <w:pStyle w:val="Compact"/>
              <w:rPr>
                <w:sz w:val="12"/>
                <w:szCs w:val="16"/>
                <w:lang w:val="en-GB"/>
                <w:rPrChange w:id="2352" w:author="Nils Hailer" w:date="2021-05-17T11:11:00Z">
                  <w:rPr>
                    <w:sz w:val="12"/>
                    <w:szCs w:val="16"/>
                  </w:rPr>
                </w:rPrChange>
              </w:rPr>
            </w:pPr>
            <w:r w:rsidRPr="00414C19">
              <w:rPr>
                <w:sz w:val="12"/>
                <w:szCs w:val="16"/>
                <w:lang w:val="en-GB"/>
                <w:rPrChange w:id="2353" w:author="Nils Hailer" w:date="2021-05-17T11:11:00Z">
                  <w:rPr>
                    <w:sz w:val="12"/>
                    <w:szCs w:val="16"/>
                  </w:rPr>
                </w:rPrChange>
              </w:rPr>
              <w:t>17 (4.1)</w:t>
            </w:r>
          </w:p>
        </w:tc>
        <w:tc>
          <w:tcPr>
            <w:tcW w:w="0" w:type="auto"/>
          </w:tcPr>
          <w:p w14:paraId="13370B02" w14:textId="77777777" w:rsidR="00DE1FF7" w:rsidRPr="00414C19" w:rsidRDefault="00F5325D">
            <w:pPr>
              <w:pStyle w:val="Compact"/>
              <w:rPr>
                <w:sz w:val="12"/>
                <w:szCs w:val="16"/>
                <w:lang w:val="en-GB"/>
                <w:rPrChange w:id="2354" w:author="Nils Hailer" w:date="2021-05-17T11:11:00Z">
                  <w:rPr>
                    <w:sz w:val="12"/>
                    <w:szCs w:val="16"/>
                  </w:rPr>
                </w:rPrChange>
              </w:rPr>
            </w:pPr>
            <w:r w:rsidRPr="00414C19">
              <w:rPr>
                <w:sz w:val="12"/>
                <w:szCs w:val="16"/>
                <w:lang w:val="en-GB"/>
                <w:rPrChange w:id="2355" w:author="Nils Hailer" w:date="2021-05-17T11:11:00Z">
                  <w:rPr>
                    <w:sz w:val="12"/>
                    <w:szCs w:val="16"/>
                  </w:rPr>
                </w:rPrChange>
              </w:rPr>
              <w:t>476 (2.6)</w:t>
            </w:r>
          </w:p>
        </w:tc>
        <w:tc>
          <w:tcPr>
            <w:tcW w:w="0" w:type="auto"/>
          </w:tcPr>
          <w:p w14:paraId="41AE0306" w14:textId="77777777" w:rsidR="00DE1FF7" w:rsidRPr="00414C19" w:rsidRDefault="00F5325D">
            <w:pPr>
              <w:pStyle w:val="Compact"/>
              <w:rPr>
                <w:sz w:val="12"/>
                <w:szCs w:val="16"/>
                <w:lang w:val="en-GB"/>
                <w:rPrChange w:id="2356" w:author="Nils Hailer" w:date="2021-05-17T11:11:00Z">
                  <w:rPr>
                    <w:sz w:val="12"/>
                    <w:szCs w:val="16"/>
                  </w:rPr>
                </w:rPrChange>
              </w:rPr>
            </w:pPr>
            <w:r w:rsidRPr="00414C19">
              <w:rPr>
                <w:sz w:val="12"/>
                <w:szCs w:val="16"/>
                <w:lang w:val="en-GB"/>
                <w:rPrChange w:id="2357" w:author="Nils Hailer" w:date="2021-05-17T11:11:00Z">
                  <w:rPr>
                    <w:sz w:val="12"/>
                    <w:szCs w:val="16"/>
                  </w:rPr>
                </w:rPrChange>
              </w:rPr>
              <w:t>493 (2.6)</w:t>
            </w:r>
          </w:p>
        </w:tc>
      </w:tr>
      <w:tr w:rsidR="00DE1FF7" w:rsidRPr="00414C19" w14:paraId="11EF52D5" w14:textId="77777777" w:rsidTr="00E76AA7">
        <w:tc>
          <w:tcPr>
            <w:tcW w:w="743" w:type="pct"/>
          </w:tcPr>
          <w:p w14:paraId="40AE6920" w14:textId="77777777" w:rsidR="00DE1FF7" w:rsidRPr="00414C19" w:rsidRDefault="00F5325D">
            <w:pPr>
              <w:pStyle w:val="Compact"/>
              <w:rPr>
                <w:sz w:val="12"/>
                <w:szCs w:val="16"/>
                <w:lang w:val="en-GB"/>
                <w:rPrChange w:id="2358" w:author="Nils Hailer" w:date="2021-05-17T11:11:00Z">
                  <w:rPr>
                    <w:sz w:val="12"/>
                    <w:szCs w:val="16"/>
                  </w:rPr>
                </w:rPrChange>
              </w:rPr>
            </w:pPr>
            <w:r w:rsidRPr="00414C19">
              <w:rPr>
                <w:sz w:val="12"/>
                <w:szCs w:val="16"/>
                <w:lang w:val="en-GB"/>
                <w:rPrChange w:id="2359" w:author="Nils Hailer" w:date="2021-05-17T11:11:00Z">
                  <w:rPr>
                    <w:sz w:val="12"/>
                    <w:szCs w:val="16"/>
                  </w:rPr>
                </w:rPrChange>
              </w:rPr>
              <w:t>Drug alcohol abuse</w:t>
            </w:r>
          </w:p>
        </w:tc>
        <w:tc>
          <w:tcPr>
            <w:tcW w:w="1152" w:type="pct"/>
          </w:tcPr>
          <w:p w14:paraId="7E03D1F4" w14:textId="77777777" w:rsidR="00DE1FF7" w:rsidRPr="00414C19" w:rsidRDefault="00DE1FF7">
            <w:pPr>
              <w:rPr>
                <w:sz w:val="12"/>
                <w:szCs w:val="16"/>
                <w:lang w:val="en-GB"/>
                <w:rPrChange w:id="2360" w:author="Nils Hailer" w:date="2021-05-17T11:11:00Z">
                  <w:rPr>
                    <w:sz w:val="12"/>
                    <w:szCs w:val="16"/>
                  </w:rPr>
                </w:rPrChange>
              </w:rPr>
            </w:pPr>
          </w:p>
        </w:tc>
        <w:tc>
          <w:tcPr>
            <w:tcW w:w="0" w:type="auto"/>
          </w:tcPr>
          <w:p w14:paraId="739A7BF8" w14:textId="77777777" w:rsidR="00DE1FF7" w:rsidRPr="00414C19" w:rsidRDefault="00F5325D">
            <w:pPr>
              <w:pStyle w:val="Compact"/>
              <w:rPr>
                <w:sz w:val="12"/>
                <w:szCs w:val="16"/>
                <w:lang w:val="en-GB"/>
                <w:rPrChange w:id="2361" w:author="Nils Hailer" w:date="2021-05-17T11:11:00Z">
                  <w:rPr>
                    <w:sz w:val="12"/>
                    <w:szCs w:val="16"/>
                  </w:rPr>
                </w:rPrChange>
              </w:rPr>
            </w:pPr>
            <w:r w:rsidRPr="00414C19">
              <w:rPr>
                <w:sz w:val="12"/>
                <w:szCs w:val="16"/>
                <w:lang w:val="en-GB"/>
                <w:rPrChange w:id="2362" w:author="Nils Hailer" w:date="2021-05-17T11:11:00Z">
                  <w:rPr>
                    <w:sz w:val="12"/>
                    <w:szCs w:val="16"/>
                  </w:rPr>
                </w:rPrChange>
              </w:rPr>
              <w:t xml:space="preserve">30 </w:t>
            </w:r>
            <w:proofErr w:type="gramStart"/>
            <w:r w:rsidRPr="00414C19">
              <w:rPr>
                <w:sz w:val="12"/>
                <w:szCs w:val="16"/>
                <w:lang w:val="en-GB"/>
                <w:rPrChange w:id="2363" w:author="Nils Hailer" w:date="2021-05-17T11:11:00Z">
                  <w:rPr>
                    <w:sz w:val="12"/>
                    <w:szCs w:val="16"/>
                  </w:rPr>
                </w:rPrChange>
              </w:rPr>
              <w:t>( 1.4</w:t>
            </w:r>
            <w:proofErr w:type="gramEnd"/>
            <w:r w:rsidRPr="00414C19">
              <w:rPr>
                <w:sz w:val="12"/>
                <w:szCs w:val="16"/>
                <w:lang w:val="en-GB"/>
                <w:rPrChange w:id="2364" w:author="Nils Hailer" w:date="2021-05-17T11:11:00Z">
                  <w:rPr>
                    <w:sz w:val="12"/>
                    <w:szCs w:val="16"/>
                  </w:rPr>
                </w:rPrChange>
              </w:rPr>
              <w:t>)</w:t>
            </w:r>
          </w:p>
        </w:tc>
        <w:tc>
          <w:tcPr>
            <w:tcW w:w="0" w:type="auto"/>
          </w:tcPr>
          <w:p w14:paraId="0892BC87" w14:textId="77777777" w:rsidR="00DE1FF7" w:rsidRPr="00414C19" w:rsidRDefault="00F5325D">
            <w:pPr>
              <w:pStyle w:val="Compact"/>
              <w:rPr>
                <w:sz w:val="12"/>
                <w:szCs w:val="16"/>
                <w:lang w:val="en-GB"/>
                <w:rPrChange w:id="2365" w:author="Nils Hailer" w:date="2021-05-17T11:11:00Z">
                  <w:rPr>
                    <w:sz w:val="12"/>
                    <w:szCs w:val="16"/>
                  </w:rPr>
                </w:rPrChange>
              </w:rPr>
            </w:pPr>
            <w:r w:rsidRPr="00414C19">
              <w:rPr>
                <w:sz w:val="12"/>
                <w:szCs w:val="16"/>
                <w:lang w:val="en-GB"/>
                <w:rPrChange w:id="2366" w:author="Nils Hailer" w:date="2021-05-17T11:11:00Z">
                  <w:rPr>
                    <w:sz w:val="12"/>
                    <w:szCs w:val="16"/>
                  </w:rPr>
                </w:rPrChange>
              </w:rPr>
              <w:t xml:space="preserve">652 </w:t>
            </w:r>
            <w:proofErr w:type="gramStart"/>
            <w:r w:rsidRPr="00414C19">
              <w:rPr>
                <w:sz w:val="12"/>
                <w:szCs w:val="16"/>
                <w:lang w:val="en-GB"/>
                <w:rPrChange w:id="2367" w:author="Nils Hailer" w:date="2021-05-17T11:11:00Z">
                  <w:rPr>
                    <w:sz w:val="12"/>
                    <w:szCs w:val="16"/>
                  </w:rPr>
                </w:rPrChange>
              </w:rPr>
              <w:t>( 0.8</w:t>
            </w:r>
            <w:proofErr w:type="gramEnd"/>
            <w:r w:rsidRPr="00414C19">
              <w:rPr>
                <w:sz w:val="12"/>
                <w:szCs w:val="16"/>
                <w:lang w:val="en-GB"/>
                <w:rPrChange w:id="2368" w:author="Nils Hailer" w:date="2021-05-17T11:11:00Z">
                  <w:rPr>
                    <w:sz w:val="12"/>
                    <w:szCs w:val="16"/>
                  </w:rPr>
                </w:rPrChange>
              </w:rPr>
              <w:t>)</w:t>
            </w:r>
          </w:p>
        </w:tc>
        <w:tc>
          <w:tcPr>
            <w:tcW w:w="0" w:type="auto"/>
          </w:tcPr>
          <w:p w14:paraId="00573C06" w14:textId="77777777" w:rsidR="00DE1FF7" w:rsidRPr="00414C19" w:rsidRDefault="00F5325D">
            <w:pPr>
              <w:pStyle w:val="Compact"/>
              <w:rPr>
                <w:sz w:val="12"/>
                <w:szCs w:val="16"/>
                <w:lang w:val="en-GB"/>
                <w:rPrChange w:id="2369" w:author="Nils Hailer" w:date="2021-05-17T11:11:00Z">
                  <w:rPr>
                    <w:sz w:val="12"/>
                    <w:szCs w:val="16"/>
                  </w:rPr>
                </w:rPrChange>
              </w:rPr>
            </w:pPr>
            <w:r w:rsidRPr="00414C19">
              <w:rPr>
                <w:sz w:val="12"/>
                <w:szCs w:val="16"/>
                <w:lang w:val="en-GB"/>
                <w:rPrChange w:id="2370" w:author="Nils Hailer" w:date="2021-05-17T11:11:00Z">
                  <w:rPr>
                    <w:sz w:val="12"/>
                    <w:szCs w:val="16"/>
                  </w:rPr>
                </w:rPrChange>
              </w:rPr>
              <w:t xml:space="preserve">682 </w:t>
            </w:r>
            <w:proofErr w:type="gramStart"/>
            <w:r w:rsidRPr="00414C19">
              <w:rPr>
                <w:sz w:val="12"/>
                <w:szCs w:val="16"/>
                <w:lang w:val="en-GB"/>
                <w:rPrChange w:id="2371" w:author="Nils Hailer" w:date="2021-05-17T11:11:00Z">
                  <w:rPr>
                    <w:sz w:val="12"/>
                    <w:szCs w:val="16"/>
                  </w:rPr>
                </w:rPrChange>
              </w:rPr>
              <w:t>( 0.8</w:t>
            </w:r>
            <w:proofErr w:type="gramEnd"/>
            <w:r w:rsidRPr="00414C19">
              <w:rPr>
                <w:sz w:val="12"/>
                <w:szCs w:val="16"/>
                <w:lang w:val="en-GB"/>
                <w:rPrChange w:id="2372" w:author="Nils Hailer" w:date="2021-05-17T11:11:00Z">
                  <w:rPr>
                    <w:sz w:val="12"/>
                    <w:szCs w:val="16"/>
                  </w:rPr>
                </w:rPrChange>
              </w:rPr>
              <w:t>)</w:t>
            </w:r>
          </w:p>
        </w:tc>
        <w:tc>
          <w:tcPr>
            <w:tcW w:w="0" w:type="auto"/>
          </w:tcPr>
          <w:p w14:paraId="2DA64F67" w14:textId="77777777" w:rsidR="00DE1FF7" w:rsidRPr="00414C19" w:rsidRDefault="00F5325D">
            <w:pPr>
              <w:pStyle w:val="Compact"/>
              <w:rPr>
                <w:sz w:val="12"/>
                <w:szCs w:val="16"/>
                <w:lang w:val="en-GB"/>
                <w:rPrChange w:id="2373" w:author="Nils Hailer" w:date="2021-05-17T11:11:00Z">
                  <w:rPr>
                    <w:sz w:val="12"/>
                    <w:szCs w:val="16"/>
                  </w:rPr>
                </w:rPrChange>
              </w:rPr>
            </w:pPr>
            <w:r w:rsidRPr="00414C19">
              <w:rPr>
                <w:sz w:val="12"/>
                <w:szCs w:val="16"/>
                <w:lang w:val="en-GB"/>
                <w:rPrChange w:id="2374" w:author="Nils Hailer" w:date="2021-05-17T11:11:00Z">
                  <w:rPr>
                    <w:sz w:val="12"/>
                    <w:szCs w:val="16"/>
                  </w:rPr>
                </w:rPrChange>
              </w:rPr>
              <w:t>6 (1.5)</w:t>
            </w:r>
          </w:p>
        </w:tc>
        <w:tc>
          <w:tcPr>
            <w:tcW w:w="0" w:type="auto"/>
          </w:tcPr>
          <w:p w14:paraId="6040F61D" w14:textId="77777777" w:rsidR="00DE1FF7" w:rsidRPr="00414C19" w:rsidRDefault="00F5325D">
            <w:pPr>
              <w:pStyle w:val="Compact"/>
              <w:rPr>
                <w:sz w:val="12"/>
                <w:szCs w:val="16"/>
                <w:lang w:val="en-GB"/>
                <w:rPrChange w:id="2375" w:author="Nils Hailer" w:date="2021-05-17T11:11:00Z">
                  <w:rPr>
                    <w:sz w:val="12"/>
                    <w:szCs w:val="16"/>
                  </w:rPr>
                </w:rPrChange>
              </w:rPr>
            </w:pPr>
            <w:r w:rsidRPr="00414C19">
              <w:rPr>
                <w:sz w:val="12"/>
                <w:szCs w:val="16"/>
                <w:lang w:val="en-GB"/>
                <w:rPrChange w:id="2376" w:author="Nils Hailer" w:date="2021-05-17T11:11:00Z">
                  <w:rPr>
                    <w:sz w:val="12"/>
                    <w:szCs w:val="16"/>
                  </w:rPr>
                </w:rPrChange>
              </w:rPr>
              <w:t>99 (0.5)</w:t>
            </w:r>
          </w:p>
        </w:tc>
        <w:tc>
          <w:tcPr>
            <w:tcW w:w="0" w:type="auto"/>
          </w:tcPr>
          <w:p w14:paraId="372E9AA4" w14:textId="77777777" w:rsidR="00DE1FF7" w:rsidRPr="00414C19" w:rsidRDefault="00F5325D">
            <w:pPr>
              <w:pStyle w:val="Compact"/>
              <w:rPr>
                <w:sz w:val="12"/>
                <w:szCs w:val="16"/>
                <w:lang w:val="en-GB"/>
                <w:rPrChange w:id="2377" w:author="Nils Hailer" w:date="2021-05-17T11:11:00Z">
                  <w:rPr>
                    <w:sz w:val="12"/>
                    <w:szCs w:val="16"/>
                  </w:rPr>
                </w:rPrChange>
              </w:rPr>
            </w:pPr>
            <w:r w:rsidRPr="00414C19">
              <w:rPr>
                <w:sz w:val="12"/>
                <w:szCs w:val="16"/>
                <w:lang w:val="en-GB"/>
                <w:rPrChange w:id="2378" w:author="Nils Hailer" w:date="2021-05-17T11:11:00Z">
                  <w:rPr>
                    <w:sz w:val="12"/>
                    <w:szCs w:val="16"/>
                  </w:rPr>
                </w:rPrChange>
              </w:rPr>
              <w:t>105 (0.6)</w:t>
            </w:r>
          </w:p>
        </w:tc>
      </w:tr>
      <w:tr w:rsidR="00DE1FF7" w:rsidRPr="00414C19" w14:paraId="0542440F" w14:textId="77777777" w:rsidTr="00E76AA7">
        <w:tc>
          <w:tcPr>
            <w:tcW w:w="743" w:type="pct"/>
          </w:tcPr>
          <w:p w14:paraId="25497346" w14:textId="77777777" w:rsidR="00DE1FF7" w:rsidRPr="00414C19" w:rsidRDefault="00F5325D">
            <w:pPr>
              <w:pStyle w:val="Compact"/>
              <w:rPr>
                <w:sz w:val="12"/>
                <w:szCs w:val="16"/>
                <w:lang w:val="en-GB"/>
                <w:rPrChange w:id="2379" w:author="Nils Hailer" w:date="2021-05-17T11:11:00Z">
                  <w:rPr>
                    <w:sz w:val="12"/>
                    <w:szCs w:val="16"/>
                  </w:rPr>
                </w:rPrChange>
              </w:rPr>
            </w:pPr>
            <w:r w:rsidRPr="00414C19">
              <w:rPr>
                <w:sz w:val="12"/>
                <w:szCs w:val="16"/>
                <w:lang w:val="en-GB"/>
                <w:rPrChange w:id="2380" w:author="Nils Hailer" w:date="2021-05-17T11:11:00Z">
                  <w:rPr>
                    <w:sz w:val="12"/>
                    <w:szCs w:val="16"/>
                  </w:rPr>
                </w:rPrChange>
              </w:rPr>
              <w:t>Fluid electrolyte disorders</w:t>
            </w:r>
          </w:p>
        </w:tc>
        <w:tc>
          <w:tcPr>
            <w:tcW w:w="1152" w:type="pct"/>
          </w:tcPr>
          <w:p w14:paraId="0DD7F942" w14:textId="77777777" w:rsidR="00DE1FF7" w:rsidRPr="00414C19" w:rsidRDefault="00DE1FF7">
            <w:pPr>
              <w:rPr>
                <w:sz w:val="12"/>
                <w:szCs w:val="16"/>
                <w:lang w:val="en-GB"/>
                <w:rPrChange w:id="2381" w:author="Nils Hailer" w:date="2021-05-17T11:11:00Z">
                  <w:rPr>
                    <w:sz w:val="12"/>
                    <w:szCs w:val="16"/>
                  </w:rPr>
                </w:rPrChange>
              </w:rPr>
            </w:pPr>
          </w:p>
        </w:tc>
        <w:tc>
          <w:tcPr>
            <w:tcW w:w="0" w:type="auto"/>
          </w:tcPr>
          <w:p w14:paraId="31820EA0" w14:textId="77777777" w:rsidR="00DE1FF7" w:rsidRPr="00414C19" w:rsidRDefault="00F5325D">
            <w:pPr>
              <w:pStyle w:val="Compact"/>
              <w:rPr>
                <w:sz w:val="12"/>
                <w:szCs w:val="16"/>
                <w:lang w:val="en-GB"/>
                <w:rPrChange w:id="2382" w:author="Nils Hailer" w:date="2021-05-17T11:11:00Z">
                  <w:rPr>
                    <w:sz w:val="12"/>
                    <w:szCs w:val="16"/>
                  </w:rPr>
                </w:rPrChange>
              </w:rPr>
            </w:pPr>
            <w:r w:rsidRPr="00414C19">
              <w:rPr>
                <w:sz w:val="12"/>
                <w:szCs w:val="16"/>
                <w:lang w:val="en-GB"/>
                <w:rPrChange w:id="2383" w:author="Nils Hailer" w:date="2021-05-17T11:11:00Z">
                  <w:rPr>
                    <w:sz w:val="12"/>
                    <w:szCs w:val="16"/>
                  </w:rPr>
                </w:rPrChange>
              </w:rPr>
              <w:t xml:space="preserve">29 </w:t>
            </w:r>
            <w:proofErr w:type="gramStart"/>
            <w:r w:rsidRPr="00414C19">
              <w:rPr>
                <w:sz w:val="12"/>
                <w:szCs w:val="16"/>
                <w:lang w:val="en-GB"/>
                <w:rPrChange w:id="2384" w:author="Nils Hailer" w:date="2021-05-17T11:11:00Z">
                  <w:rPr>
                    <w:sz w:val="12"/>
                    <w:szCs w:val="16"/>
                  </w:rPr>
                </w:rPrChange>
              </w:rPr>
              <w:t>( 1.3</w:t>
            </w:r>
            <w:proofErr w:type="gramEnd"/>
            <w:r w:rsidRPr="00414C19">
              <w:rPr>
                <w:sz w:val="12"/>
                <w:szCs w:val="16"/>
                <w:lang w:val="en-GB"/>
                <w:rPrChange w:id="2385" w:author="Nils Hailer" w:date="2021-05-17T11:11:00Z">
                  <w:rPr>
                    <w:sz w:val="12"/>
                    <w:szCs w:val="16"/>
                  </w:rPr>
                </w:rPrChange>
              </w:rPr>
              <w:t>)</w:t>
            </w:r>
          </w:p>
        </w:tc>
        <w:tc>
          <w:tcPr>
            <w:tcW w:w="0" w:type="auto"/>
          </w:tcPr>
          <w:p w14:paraId="6577EC0F" w14:textId="77777777" w:rsidR="00DE1FF7" w:rsidRPr="00414C19" w:rsidRDefault="00F5325D">
            <w:pPr>
              <w:pStyle w:val="Compact"/>
              <w:rPr>
                <w:sz w:val="12"/>
                <w:szCs w:val="16"/>
                <w:lang w:val="en-GB"/>
                <w:rPrChange w:id="2386" w:author="Nils Hailer" w:date="2021-05-17T11:11:00Z">
                  <w:rPr>
                    <w:sz w:val="12"/>
                    <w:szCs w:val="16"/>
                  </w:rPr>
                </w:rPrChange>
              </w:rPr>
            </w:pPr>
            <w:r w:rsidRPr="00414C19">
              <w:rPr>
                <w:sz w:val="12"/>
                <w:szCs w:val="16"/>
                <w:lang w:val="en-GB"/>
                <w:rPrChange w:id="2387" w:author="Nils Hailer" w:date="2021-05-17T11:11:00Z">
                  <w:rPr>
                    <w:sz w:val="12"/>
                    <w:szCs w:val="16"/>
                  </w:rPr>
                </w:rPrChange>
              </w:rPr>
              <w:t xml:space="preserve">505 </w:t>
            </w:r>
            <w:proofErr w:type="gramStart"/>
            <w:r w:rsidRPr="00414C19">
              <w:rPr>
                <w:sz w:val="12"/>
                <w:szCs w:val="16"/>
                <w:lang w:val="en-GB"/>
                <w:rPrChange w:id="2388" w:author="Nils Hailer" w:date="2021-05-17T11:11:00Z">
                  <w:rPr>
                    <w:sz w:val="12"/>
                    <w:szCs w:val="16"/>
                  </w:rPr>
                </w:rPrChange>
              </w:rPr>
              <w:t>( 0.6</w:t>
            </w:r>
            <w:proofErr w:type="gramEnd"/>
            <w:r w:rsidRPr="00414C19">
              <w:rPr>
                <w:sz w:val="12"/>
                <w:szCs w:val="16"/>
                <w:lang w:val="en-GB"/>
                <w:rPrChange w:id="2389" w:author="Nils Hailer" w:date="2021-05-17T11:11:00Z">
                  <w:rPr>
                    <w:sz w:val="12"/>
                    <w:szCs w:val="16"/>
                  </w:rPr>
                </w:rPrChange>
              </w:rPr>
              <w:t>)</w:t>
            </w:r>
          </w:p>
        </w:tc>
        <w:tc>
          <w:tcPr>
            <w:tcW w:w="0" w:type="auto"/>
          </w:tcPr>
          <w:p w14:paraId="44A7F6C8" w14:textId="77777777" w:rsidR="00DE1FF7" w:rsidRPr="00414C19" w:rsidRDefault="00F5325D">
            <w:pPr>
              <w:pStyle w:val="Compact"/>
              <w:rPr>
                <w:sz w:val="12"/>
                <w:szCs w:val="16"/>
                <w:lang w:val="en-GB"/>
                <w:rPrChange w:id="2390" w:author="Nils Hailer" w:date="2021-05-17T11:11:00Z">
                  <w:rPr>
                    <w:sz w:val="12"/>
                    <w:szCs w:val="16"/>
                  </w:rPr>
                </w:rPrChange>
              </w:rPr>
            </w:pPr>
            <w:r w:rsidRPr="00414C19">
              <w:rPr>
                <w:sz w:val="12"/>
                <w:szCs w:val="16"/>
                <w:lang w:val="en-GB"/>
                <w:rPrChange w:id="2391" w:author="Nils Hailer" w:date="2021-05-17T11:11:00Z">
                  <w:rPr>
                    <w:sz w:val="12"/>
                    <w:szCs w:val="16"/>
                  </w:rPr>
                </w:rPrChange>
              </w:rPr>
              <w:t xml:space="preserve">534 </w:t>
            </w:r>
            <w:proofErr w:type="gramStart"/>
            <w:r w:rsidRPr="00414C19">
              <w:rPr>
                <w:sz w:val="12"/>
                <w:szCs w:val="16"/>
                <w:lang w:val="en-GB"/>
                <w:rPrChange w:id="2392" w:author="Nils Hailer" w:date="2021-05-17T11:11:00Z">
                  <w:rPr>
                    <w:sz w:val="12"/>
                    <w:szCs w:val="16"/>
                  </w:rPr>
                </w:rPrChange>
              </w:rPr>
              <w:t>( 0.6</w:t>
            </w:r>
            <w:proofErr w:type="gramEnd"/>
            <w:r w:rsidRPr="00414C19">
              <w:rPr>
                <w:sz w:val="12"/>
                <w:szCs w:val="16"/>
                <w:lang w:val="en-GB"/>
                <w:rPrChange w:id="2393" w:author="Nils Hailer" w:date="2021-05-17T11:11:00Z">
                  <w:rPr>
                    <w:sz w:val="12"/>
                    <w:szCs w:val="16"/>
                  </w:rPr>
                </w:rPrChange>
              </w:rPr>
              <w:t>)</w:t>
            </w:r>
          </w:p>
        </w:tc>
        <w:tc>
          <w:tcPr>
            <w:tcW w:w="0" w:type="auto"/>
          </w:tcPr>
          <w:p w14:paraId="7AB32FBE" w14:textId="77777777" w:rsidR="00DE1FF7" w:rsidRPr="00414C19" w:rsidRDefault="00F5325D">
            <w:pPr>
              <w:pStyle w:val="Compact"/>
              <w:rPr>
                <w:sz w:val="12"/>
                <w:szCs w:val="16"/>
                <w:lang w:val="en-GB"/>
                <w:rPrChange w:id="2394" w:author="Nils Hailer" w:date="2021-05-17T11:11:00Z">
                  <w:rPr>
                    <w:sz w:val="12"/>
                    <w:szCs w:val="16"/>
                  </w:rPr>
                </w:rPrChange>
              </w:rPr>
            </w:pPr>
            <w:r w:rsidRPr="00414C19">
              <w:rPr>
                <w:sz w:val="12"/>
                <w:szCs w:val="16"/>
                <w:lang w:val="en-GB"/>
                <w:rPrChange w:id="2395" w:author="Nils Hailer" w:date="2021-05-17T11:11:00Z">
                  <w:rPr>
                    <w:sz w:val="12"/>
                    <w:szCs w:val="16"/>
                  </w:rPr>
                </w:rPrChange>
              </w:rPr>
              <w:t>8 (2.0)</w:t>
            </w:r>
          </w:p>
        </w:tc>
        <w:tc>
          <w:tcPr>
            <w:tcW w:w="0" w:type="auto"/>
          </w:tcPr>
          <w:p w14:paraId="473B8B1A" w14:textId="77777777" w:rsidR="00DE1FF7" w:rsidRPr="00414C19" w:rsidRDefault="00F5325D">
            <w:pPr>
              <w:pStyle w:val="Compact"/>
              <w:rPr>
                <w:sz w:val="12"/>
                <w:szCs w:val="16"/>
                <w:lang w:val="en-GB"/>
                <w:rPrChange w:id="2396" w:author="Nils Hailer" w:date="2021-05-17T11:11:00Z">
                  <w:rPr>
                    <w:sz w:val="12"/>
                    <w:szCs w:val="16"/>
                  </w:rPr>
                </w:rPrChange>
              </w:rPr>
            </w:pPr>
            <w:r w:rsidRPr="00414C19">
              <w:rPr>
                <w:sz w:val="12"/>
                <w:szCs w:val="16"/>
                <w:lang w:val="en-GB"/>
                <w:rPrChange w:id="2397" w:author="Nils Hailer" w:date="2021-05-17T11:11:00Z">
                  <w:rPr>
                    <w:sz w:val="12"/>
                    <w:szCs w:val="16"/>
                  </w:rPr>
                </w:rPrChange>
              </w:rPr>
              <w:t>187 (1.0)</w:t>
            </w:r>
          </w:p>
        </w:tc>
        <w:tc>
          <w:tcPr>
            <w:tcW w:w="0" w:type="auto"/>
          </w:tcPr>
          <w:p w14:paraId="525440AE" w14:textId="77777777" w:rsidR="00DE1FF7" w:rsidRPr="00414C19" w:rsidRDefault="00F5325D">
            <w:pPr>
              <w:pStyle w:val="Compact"/>
              <w:rPr>
                <w:sz w:val="12"/>
                <w:szCs w:val="16"/>
                <w:lang w:val="en-GB"/>
                <w:rPrChange w:id="2398" w:author="Nils Hailer" w:date="2021-05-17T11:11:00Z">
                  <w:rPr>
                    <w:sz w:val="12"/>
                    <w:szCs w:val="16"/>
                  </w:rPr>
                </w:rPrChange>
              </w:rPr>
            </w:pPr>
            <w:r w:rsidRPr="00414C19">
              <w:rPr>
                <w:sz w:val="12"/>
                <w:szCs w:val="16"/>
                <w:lang w:val="en-GB"/>
                <w:rPrChange w:id="2399" w:author="Nils Hailer" w:date="2021-05-17T11:11:00Z">
                  <w:rPr>
                    <w:sz w:val="12"/>
                    <w:szCs w:val="16"/>
                  </w:rPr>
                </w:rPrChange>
              </w:rPr>
              <w:t>195 (1.0)</w:t>
            </w:r>
          </w:p>
        </w:tc>
      </w:tr>
      <w:tr w:rsidR="00DE1FF7" w:rsidRPr="00414C19" w14:paraId="717984E1" w14:textId="77777777" w:rsidTr="00E76AA7">
        <w:tc>
          <w:tcPr>
            <w:tcW w:w="743" w:type="pct"/>
          </w:tcPr>
          <w:p w14:paraId="5A3995B1" w14:textId="77777777" w:rsidR="00DE1FF7" w:rsidRPr="00414C19" w:rsidRDefault="00F5325D">
            <w:pPr>
              <w:pStyle w:val="Compact"/>
              <w:rPr>
                <w:sz w:val="12"/>
                <w:szCs w:val="16"/>
                <w:lang w:val="en-GB"/>
                <w:rPrChange w:id="2400" w:author="Nils Hailer" w:date="2021-05-17T11:11:00Z">
                  <w:rPr>
                    <w:sz w:val="12"/>
                    <w:szCs w:val="16"/>
                  </w:rPr>
                </w:rPrChange>
              </w:rPr>
            </w:pPr>
            <w:r w:rsidRPr="00414C19">
              <w:rPr>
                <w:sz w:val="12"/>
                <w:szCs w:val="16"/>
                <w:lang w:val="en-GB"/>
                <w:rPrChange w:id="2401" w:author="Nils Hailer" w:date="2021-05-17T11:11:00Z">
                  <w:rPr>
                    <w:sz w:val="12"/>
                    <w:szCs w:val="16"/>
                  </w:rPr>
                </w:rPrChange>
              </w:rPr>
              <w:t>Heart condition</w:t>
            </w:r>
          </w:p>
        </w:tc>
        <w:tc>
          <w:tcPr>
            <w:tcW w:w="1152" w:type="pct"/>
          </w:tcPr>
          <w:p w14:paraId="6E308183" w14:textId="77777777" w:rsidR="00DE1FF7" w:rsidRPr="00414C19" w:rsidRDefault="00DE1FF7">
            <w:pPr>
              <w:rPr>
                <w:sz w:val="12"/>
                <w:szCs w:val="16"/>
                <w:lang w:val="en-GB"/>
                <w:rPrChange w:id="2402" w:author="Nils Hailer" w:date="2021-05-17T11:11:00Z">
                  <w:rPr>
                    <w:sz w:val="12"/>
                    <w:szCs w:val="16"/>
                  </w:rPr>
                </w:rPrChange>
              </w:rPr>
            </w:pPr>
          </w:p>
        </w:tc>
        <w:tc>
          <w:tcPr>
            <w:tcW w:w="0" w:type="auto"/>
          </w:tcPr>
          <w:p w14:paraId="55E5731A" w14:textId="77777777" w:rsidR="00DE1FF7" w:rsidRPr="00414C19" w:rsidRDefault="00F5325D">
            <w:pPr>
              <w:pStyle w:val="Compact"/>
              <w:rPr>
                <w:sz w:val="12"/>
                <w:szCs w:val="16"/>
                <w:lang w:val="en-GB"/>
                <w:rPrChange w:id="2403" w:author="Nils Hailer" w:date="2021-05-17T11:11:00Z">
                  <w:rPr>
                    <w:sz w:val="12"/>
                    <w:szCs w:val="16"/>
                  </w:rPr>
                </w:rPrChange>
              </w:rPr>
            </w:pPr>
            <w:r w:rsidRPr="00414C19">
              <w:rPr>
                <w:sz w:val="12"/>
                <w:szCs w:val="16"/>
                <w:lang w:val="en-GB"/>
                <w:rPrChange w:id="2404" w:author="Nils Hailer" w:date="2021-05-17T11:11:00Z">
                  <w:rPr>
                    <w:sz w:val="12"/>
                    <w:szCs w:val="16"/>
                  </w:rPr>
                </w:rPrChange>
              </w:rPr>
              <w:t xml:space="preserve">149 </w:t>
            </w:r>
            <w:proofErr w:type="gramStart"/>
            <w:r w:rsidRPr="00414C19">
              <w:rPr>
                <w:sz w:val="12"/>
                <w:szCs w:val="16"/>
                <w:lang w:val="en-GB"/>
                <w:rPrChange w:id="2405" w:author="Nils Hailer" w:date="2021-05-17T11:11:00Z">
                  <w:rPr>
                    <w:sz w:val="12"/>
                    <w:szCs w:val="16"/>
                  </w:rPr>
                </w:rPrChange>
              </w:rPr>
              <w:t>( 6.9</w:t>
            </w:r>
            <w:proofErr w:type="gramEnd"/>
            <w:r w:rsidRPr="00414C19">
              <w:rPr>
                <w:sz w:val="12"/>
                <w:szCs w:val="16"/>
                <w:lang w:val="en-GB"/>
                <w:rPrChange w:id="2406" w:author="Nils Hailer" w:date="2021-05-17T11:11:00Z">
                  <w:rPr>
                    <w:sz w:val="12"/>
                    <w:szCs w:val="16"/>
                  </w:rPr>
                </w:rPrChange>
              </w:rPr>
              <w:t>)</w:t>
            </w:r>
          </w:p>
        </w:tc>
        <w:tc>
          <w:tcPr>
            <w:tcW w:w="0" w:type="auto"/>
          </w:tcPr>
          <w:p w14:paraId="5E7D97AB" w14:textId="77777777" w:rsidR="00DE1FF7" w:rsidRPr="00414C19" w:rsidRDefault="00F5325D">
            <w:pPr>
              <w:pStyle w:val="Compact"/>
              <w:rPr>
                <w:sz w:val="12"/>
                <w:szCs w:val="16"/>
                <w:lang w:val="en-GB"/>
                <w:rPrChange w:id="2407" w:author="Nils Hailer" w:date="2021-05-17T11:11:00Z">
                  <w:rPr>
                    <w:sz w:val="12"/>
                    <w:szCs w:val="16"/>
                  </w:rPr>
                </w:rPrChange>
              </w:rPr>
            </w:pPr>
            <w:r w:rsidRPr="00414C19">
              <w:rPr>
                <w:sz w:val="12"/>
                <w:szCs w:val="16"/>
                <w:lang w:val="en-GB"/>
                <w:rPrChange w:id="2408" w:author="Nils Hailer" w:date="2021-05-17T11:11:00Z">
                  <w:rPr>
                    <w:sz w:val="12"/>
                    <w:szCs w:val="16"/>
                  </w:rPr>
                </w:rPrChange>
              </w:rPr>
              <w:t xml:space="preserve">3544 </w:t>
            </w:r>
            <w:proofErr w:type="gramStart"/>
            <w:r w:rsidRPr="00414C19">
              <w:rPr>
                <w:sz w:val="12"/>
                <w:szCs w:val="16"/>
                <w:lang w:val="en-GB"/>
                <w:rPrChange w:id="2409" w:author="Nils Hailer" w:date="2021-05-17T11:11:00Z">
                  <w:rPr>
                    <w:sz w:val="12"/>
                    <w:szCs w:val="16"/>
                  </w:rPr>
                </w:rPrChange>
              </w:rPr>
              <w:t>( 4.1</w:t>
            </w:r>
            <w:proofErr w:type="gramEnd"/>
            <w:r w:rsidRPr="00414C19">
              <w:rPr>
                <w:sz w:val="12"/>
                <w:szCs w:val="16"/>
                <w:lang w:val="en-GB"/>
                <w:rPrChange w:id="2410" w:author="Nils Hailer" w:date="2021-05-17T11:11:00Z">
                  <w:rPr>
                    <w:sz w:val="12"/>
                    <w:szCs w:val="16"/>
                  </w:rPr>
                </w:rPrChange>
              </w:rPr>
              <w:t>)</w:t>
            </w:r>
          </w:p>
        </w:tc>
        <w:tc>
          <w:tcPr>
            <w:tcW w:w="0" w:type="auto"/>
          </w:tcPr>
          <w:p w14:paraId="13305231" w14:textId="77777777" w:rsidR="00DE1FF7" w:rsidRPr="00414C19" w:rsidRDefault="00F5325D">
            <w:pPr>
              <w:pStyle w:val="Compact"/>
              <w:rPr>
                <w:sz w:val="12"/>
                <w:szCs w:val="16"/>
                <w:lang w:val="en-GB"/>
                <w:rPrChange w:id="2411" w:author="Nils Hailer" w:date="2021-05-17T11:11:00Z">
                  <w:rPr>
                    <w:sz w:val="12"/>
                    <w:szCs w:val="16"/>
                  </w:rPr>
                </w:rPrChange>
              </w:rPr>
            </w:pPr>
            <w:r w:rsidRPr="00414C19">
              <w:rPr>
                <w:sz w:val="12"/>
                <w:szCs w:val="16"/>
                <w:lang w:val="en-GB"/>
                <w:rPrChange w:id="2412" w:author="Nils Hailer" w:date="2021-05-17T11:11:00Z">
                  <w:rPr>
                    <w:sz w:val="12"/>
                    <w:szCs w:val="16"/>
                  </w:rPr>
                </w:rPrChange>
              </w:rPr>
              <w:t xml:space="preserve">3693 </w:t>
            </w:r>
            <w:proofErr w:type="gramStart"/>
            <w:r w:rsidRPr="00414C19">
              <w:rPr>
                <w:sz w:val="12"/>
                <w:szCs w:val="16"/>
                <w:lang w:val="en-GB"/>
                <w:rPrChange w:id="2413" w:author="Nils Hailer" w:date="2021-05-17T11:11:00Z">
                  <w:rPr>
                    <w:sz w:val="12"/>
                    <w:szCs w:val="16"/>
                  </w:rPr>
                </w:rPrChange>
              </w:rPr>
              <w:t>( 4.2</w:t>
            </w:r>
            <w:proofErr w:type="gramEnd"/>
            <w:r w:rsidRPr="00414C19">
              <w:rPr>
                <w:sz w:val="12"/>
                <w:szCs w:val="16"/>
                <w:lang w:val="en-GB"/>
                <w:rPrChange w:id="2414" w:author="Nils Hailer" w:date="2021-05-17T11:11:00Z">
                  <w:rPr>
                    <w:sz w:val="12"/>
                    <w:szCs w:val="16"/>
                  </w:rPr>
                </w:rPrChange>
              </w:rPr>
              <w:t>)</w:t>
            </w:r>
          </w:p>
        </w:tc>
        <w:tc>
          <w:tcPr>
            <w:tcW w:w="0" w:type="auto"/>
          </w:tcPr>
          <w:p w14:paraId="3FCDD7D3" w14:textId="77777777" w:rsidR="00DE1FF7" w:rsidRPr="00414C19" w:rsidRDefault="00F5325D">
            <w:pPr>
              <w:pStyle w:val="Compact"/>
              <w:rPr>
                <w:sz w:val="12"/>
                <w:szCs w:val="16"/>
                <w:lang w:val="en-GB"/>
                <w:rPrChange w:id="2415" w:author="Nils Hailer" w:date="2021-05-17T11:11:00Z">
                  <w:rPr>
                    <w:sz w:val="12"/>
                    <w:szCs w:val="16"/>
                  </w:rPr>
                </w:rPrChange>
              </w:rPr>
            </w:pPr>
            <w:r w:rsidRPr="00414C19">
              <w:rPr>
                <w:sz w:val="12"/>
                <w:szCs w:val="16"/>
                <w:lang w:val="en-GB"/>
                <w:rPrChange w:id="2416" w:author="Nils Hailer" w:date="2021-05-17T11:11:00Z">
                  <w:rPr>
                    <w:sz w:val="12"/>
                    <w:szCs w:val="16"/>
                  </w:rPr>
                </w:rPrChange>
              </w:rPr>
              <w:t>13 (3.2)</w:t>
            </w:r>
          </w:p>
        </w:tc>
        <w:tc>
          <w:tcPr>
            <w:tcW w:w="0" w:type="auto"/>
          </w:tcPr>
          <w:p w14:paraId="56DD9211" w14:textId="77777777" w:rsidR="00DE1FF7" w:rsidRPr="00414C19" w:rsidRDefault="00F5325D">
            <w:pPr>
              <w:pStyle w:val="Compact"/>
              <w:rPr>
                <w:sz w:val="12"/>
                <w:szCs w:val="16"/>
                <w:lang w:val="en-GB"/>
                <w:rPrChange w:id="2417" w:author="Nils Hailer" w:date="2021-05-17T11:11:00Z">
                  <w:rPr>
                    <w:sz w:val="12"/>
                    <w:szCs w:val="16"/>
                  </w:rPr>
                </w:rPrChange>
              </w:rPr>
            </w:pPr>
            <w:r w:rsidRPr="00414C19">
              <w:rPr>
                <w:sz w:val="12"/>
                <w:szCs w:val="16"/>
                <w:lang w:val="en-GB"/>
                <w:rPrChange w:id="2418" w:author="Nils Hailer" w:date="2021-05-17T11:11:00Z">
                  <w:rPr>
                    <w:sz w:val="12"/>
                    <w:szCs w:val="16"/>
                  </w:rPr>
                </w:rPrChange>
              </w:rPr>
              <w:t>408 (2.2)</w:t>
            </w:r>
          </w:p>
        </w:tc>
        <w:tc>
          <w:tcPr>
            <w:tcW w:w="0" w:type="auto"/>
          </w:tcPr>
          <w:p w14:paraId="0D397CE8" w14:textId="77777777" w:rsidR="00DE1FF7" w:rsidRPr="00414C19" w:rsidRDefault="00F5325D">
            <w:pPr>
              <w:pStyle w:val="Compact"/>
              <w:rPr>
                <w:sz w:val="12"/>
                <w:szCs w:val="16"/>
                <w:lang w:val="en-GB"/>
                <w:rPrChange w:id="2419" w:author="Nils Hailer" w:date="2021-05-17T11:11:00Z">
                  <w:rPr>
                    <w:sz w:val="12"/>
                    <w:szCs w:val="16"/>
                  </w:rPr>
                </w:rPrChange>
              </w:rPr>
            </w:pPr>
            <w:r w:rsidRPr="00414C19">
              <w:rPr>
                <w:sz w:val="12"/>
                <w:szCs w:val="16"/>
                <w:lang w:val="en-GB"/>
                <w:rPrChange w:id="2420" w:author="Nils Hailer" w:date="2021-05-17T11:11:00Z">
                  <w:rPr>
                    <w:sz w:val="12"/>
                    <w:szCs w:val="16"/>
                  </w:rPr>
                </w:rPrChange>
              </w:rPr>
              <w:t>421 (2.2)</w:t>
            </w:r>
          </w:p>
        </w:tc>
      </w:tr>
      <w:tr w:rsidR="00DE1FF7" w:rsidRPr="00414C19" w14:paraId="4E758275" w14:textId="77777777" w:rsidTr="00E76AA7">
        <w:tc>
          <w:tcPr>
            <w:tcW w:w="743" w:type="pct"/>
          </w:tcPr>
          <w:p w14:paraId="5DEB9935" w14:textId="77777777" w:rsidR="00DE1FF7" w:rsidRPr="00414C19" w:rsidRDefault="00F5325D">
            <w:pPr>
              <w:pStyle w:val="Compact"/>
              <w:rPr>
                <w:sz w:val="12"/>
                <w:szCs w:val="16"/>
                <w:lang w:val="en-GB"/>
                <w:rPrChange w:id="2421" w:author="Nils Hailer" w:date="2021-05-17T11:11:00Z">
                  <w:rPr>
                    <w:sz w:val="12"/>
                    <w:szCs w:val="16"/>
                  </w:rPr>
                </w:rPrChange>
              </w:rPr>
            </w:pPr>
            <w:r w:rsidRPr="00414C19">
              <w:rPr>
                <w:sz w:val="12"/>
                <w:szCs w:val="16"/>
                <w:lang w:val="en-GB"/>
                <w:rPrChange w:id="2422" w:author="Nils Hailer" w:date="2021-05-17T11:11:00Z">
                  <w:rPr>
                    <w:sz w:val="12"/>
                    <w:szCs w:val="16"/>
                  </w:rPr>
                </w:rPrChange>
              </w:rPr>
              <w:t>Myocardial infarction</w:t>
            </w:r>
          </w:p>
        </w:tc>
        <w:tc>
          <w:tcPr>
            <w:tcW w:w="1152" w:type="pct"/>
          </w:tcPr>
          <w:p w14:paraId="32616EA1" w14:textId="77777777" w:rsidR="00DE1FF7" w:rsidRPr="00414C19" w:rsidRDefault="00DE1FF7">
            <w:pPr>
              <w:rPr>
                <w:sz w:val="12"/>
                <w:szCs w:val="16"/>
                <w:lang w:val="en-GB"/>
                <w:rPrChange w:id="2423" w:author="Nils Hailer" w:date="2021-05-17T11:11:00Z">
                  <w:rPr>
                    <w:sz w:val="12"/>
                    <w:szCs w:val="16"/>
                  </w:rPr>
                </w:rPrChange>
              </w:rPr>
            </w:pPr>
          </w:p>
        </w:tc>
        <w:tc>
          <w:tcPr>
            <w:tcW w:w="0" w:type="auto"/>
          </w:tcPr>
          <w:p w14:paraId="5EDDF14D" w14:textId="77777777" w:rsidR="00DE1FF7" w:rsidRPr="00414C19" w:rsidRDefault="00F5325D">
            <w:pPr>
              <w:pStyle w:val="Compact"/>
              <w:rPr>
                <w:sz w:val="12"/>
                <w:szCs w:val="16"/>
                <w:lang w:val="en-GB"/>
                <w:rPrChange w:id="2424" w:author="Nils Hailer" w:date="2021-05-17T11:11:00Z">
                  <w:rPr>
                    <w:sz w:val="12"/>
                    <w:szCs w:val="16"/>
                  </w:rPr>
                </w:rPrChange>
              </w:rPr>
            </w:pPr>
            <w:r w:rsidRPr="00414C19">
              <w:rPr>
                <w:sz w:val="12"/>
                <w:szCs w:val="16"/>
                <w:lang w:val="en-GB"/>
                <w:rPrChange w:id="2425" w:author="Nils Hailer" w:date="2021-05-17T11:11:00Z">
                  <w:rPr>
                    <w:sz w:val="12"/>
                    <w:szCs w:val="16"/>
                  </w:rPr>
                </w:rPrChange>
              </w:rPr>
              <w:t xml:space="preserve">105 </w:t>
            </w:r>
            <w:proofErr w:type="gramStart"/>
            <w:r w:rsidRPr="00414C19">
              <w:rPr>
                <w:sz w:val="12"/>
                <w:szCs w:val="16"/>
                <w:lang w:val="en-GB"/>
                <w:rPrChange w:id="2426" w:author="Nils Hailer" w:date="2021-05-17T11:11:00Z">
                  <w:rPr>
                    <w:sz w:val="12"/>
                    <w:szCs w:val="16"/>
                  </w:rPr>
                </w:rPrChange>
              </w:rPr>
              <w:t>( 4.8</w:t>
            </w:r>
            <w:proofErr w:type="gramEnd"/>
            <w:r w:rsidRPr="00414C19">
              <w:rPr>
                <w:sz w:val="12"/>
                <w:szCs w:val="16"/>
                <w:lang w:val="en-GB"/>
                <w:rPrChange w:id="2427" w:author="Nils Hailer" w:date="2021-05-17T11:11:00Z">
                  <w:rPr>
                    <w:sz w:val="12"/>
                    <w:szCs w:val="16"/>
                  </w:rPr>
                </w:rPrChange>
              </w:rPr>
              <w:t>)</w:t>
            </w:r>
          </w:p>
        </w:tc>
        <w:tc>
          <w:tcPr>
            <w:tcW w:w="0" w:type="auto"/>
          </w:tcPr>
          <w:p w14:paraId="037EF683" w14:textId="77777777" w:rsidR="00DE1FF7" w:rsidRPr="00414C19" w:rsidRDefault="00F5325D">
            <w:pPr>
              <w:pStyle w:val="Compact"/>
              <w:rPr>
                <w:sz w:val="12"/>
                <w:szCs w:val="16"/>
                <w:lang w:val="en-GB"/>
                <w:rPrChange w:id="2428" w:author="Nils Hailer" w:date="2021-05-17T11:11:00Z">
                  <w:rPr>
                    <w:sz w:val="12"/>
                    <w:szCs w:val="16"/>
                  </w:rPr>
                </w:rPrChange>
              </w:rPr>
            </w:pPr>
            <w:r w:rsidRPr="00414C19">
              <w:rPr>
                <w:sz w:val="12"/>
                <w:szCs w:val="16"/>
                <w:lang w:val="en-GB"/>
                <w:rPrChange w:id="2429" w:author="Nils Hailer" w:date="2021-05-17T11:11:00Z">
                  <w:rPr>
                    <w:sz w:val="12"/>
                    <w:szCs w:val="16"/>
                  </w:rPr>
                </w:rPrChange>
              </w:rPr>
              <w:t xml:space="preserve">2982 </w:t>
            </w:r>
            <w:proofErr w:type="gramStart"/>
            <w:r w:rsidRPr="00414C19">
              <w:rPr>
                <w:sz w:val="12"/>
                <w:szCs w:val="16"/>
                <w:lang w:val="en-GB"/>
                <w:rPrChange w:id="2430" w:author="Nils Hailer" w:date="2021-05-17T11:11:00Z">
                  <w:rPr>
                    <w:sz w:val="12"/>
                    <w:szCs w:val="16"/>
                  </w:rPr>
                </w:rPrChange>
              </w:rPr>
              <w:t>( 3.4</w:t>
            </w:r>
            <w:proofErr w:type="gramEnd"/>
            <w:r w:rsidRPr="00414C19">
              <w:rPr>
                <w:sz w:val="12"/>
                <w:szCs w:val="16"/>
                <w:lang w:val="en-GB"/>
                <w:rPrChange w:id="2431" w:author="Nils Hailer" w:date="2021-05-17T11:11:00Z">
                  <w:rPr>
                    <w:sz w:val="12"/>
                    <w:szCs w:val="16"/>
                  </w:rPr>
                </w:rPrChange>
              </w:rPr>
              <w:t>)</w:t>
            </w:r>
          </w:p>
        </w:tc>
        <w:tc>
          <w:tcPr>
            <w:tcW w:w="0" w:type="auto"/>
          </w:tcPr>
          <w:p w14:paraId="38C3A368" w14:textId="77777777" w:rsidR="00DE1FF7" w:rsidRPr="00414C19" w:rsidRDefault="00F5325D">
            <w:pPr>
              <w:pStyle w:val="Compact"/>
              <w:rPr>
                <w:sz w:val="12"/>
                <w:szCs w:val="16"/>
                <w:lang w:val="en-GB"/>
                <w:rPrChange w:id="2432" w:author="Nils Hailer" w:date="2021-05-17T11:11:00Z">
                  <w:rPr>
                    <w:sz w:val="12"/>
                    <w:szCs w:val="16"/>
                  </w:rPr>
                </w:rPrChange>
              </w:rPr>
            </w:pPr>
            <w:r w:rsidRPr="00414C19">
              <w:rPr>
                <w:sz w:val="12"/>
                <w:szCs w:val="16"/>
                <w:lang w:val="en-GB"/>
                <w:rPrChange w:id="2433" w:author="Nils Hailer" w:date="2021-05-17T11:11:00Z">
                  <w:rPr>
                    <w:sz w:val="12"/>
                    <w:szCs w:val="16"/>
                  </w:rPr>
                </w:rPrChange>
              </w:rPr>
              <w:t xml:space="preserve">3087 </w:t>
            </w:r>
            <w:proofErr w:type="gramStart"/>
            <w:r w:rsidRPr="00414C19">
              <w:rPr>
                <w:sz w:val="12"/>
                <w:szCs w:val="16"/>
                <w:lang w:val="en-GB"/>
                <w:rPrChange w:id="2434" w:author="Nils Hailer" w:date="2021-05-17T11:11:00Z">
                  <w:rPr>
                    <w:sz w:val="12"/>
                    <w:szCs w:val="16"/>
                  </w:rPr>
                </w:rPrChange>
              </w:rPr>
              <w:t>( 3.5</w:t>
            </w:r>
            <w:proofErr w:type="gramEnd"/>
            <w:r w:rsidRPr="00414C19">
              <w:rPr>
                <w:sz w:val="12"/>
                <w:szCs w:val="16"/>
                <w:lang w:val="en-GB"/>
                <w:rPrChange w:id="2435" w:author="Nils Hailer" w:date="2021-05-17T11:11:00Z">
                  <w:rPr>
                    <w:sz w:val="12"/>
                    <w:szCs w:val="16"/>
                  </w:rPr>
                </w:rPrChange>
              </w:rPr>
              <w:t>)</w:t>
            </w:r>
          </w:p>
        </w:tc>
        <w:tc>
          <w:tcPr>
            <w:tcW w:w="0" w:type="auto"/>
          </w:tcPr>
          <w:p w14:paraId="44609FE0" w14:textId="77777777" w:rsidR="00DE1FF7" w:rsidRPr="00414C19" w:rsidRDefault="00F5325D">
            <w:pPr>
              <w:pStyle w:val="Compact"/>
              <w:rPr>
                <w:sz w:val="12"/>
                <w:szCs w:val="16"/>
                <w:lang w:val="en-GB"/>
                <w:rPrChange w:id="2436" w:author="Nils Hailer" w:date="2021-05-17T11:11:00Z">
                  <w:rPr>
                    <w:sz w:val="12"/>
                    <w:szCs w:val="16"/>
                  </w:rPr>
                </w:rPrChange>
              </w:rPr>
            </w:pPr>
            <w:r w:rsidRPr="00414C19">
              <w:rPr>
                <w:sz w:val="12"/>
                <w:szCs w:val="16"/>
                <w:lang w:val="en-GB"/>
                <w:rPrChange w:id="2437" w:author="Nils Hailer" w:date="2021-05-17T11:11:00Z">
                  <w:rPr>
                    <w:sz w:val="12"/>
                    <w:szCs w:val="16"/>
                  </w:rPr>
                </w:rPrChange>
              </w:rPr>
              <w:t>0 (0.0)</w:t>
            </w:r>
          </w:p>
        </w:tc>
        <w:tc>
          <w:tcPr>
            <w:tcW w:w="0" w:type="auto"/>
          </w:tcPr>
          <w:p w14:paraId="49E23F13" w14:textId="77777777" w:rsidR="00DE1FF7" w:rsidRPr="00414C19" w:rsidRDefault="00F5325D">
            <w:pPr>
              <w:pStyle w:val="Compact"/>
              <w:rPr>
                <w:sz w:val="12"/>
                <w:szCs w:val="16"/>
                <w:lang w:val="en-GB"/>
                <w:rPrChange w:id="2438" w:author="Nils Hailer" w:date="2021-05-17T11:11:00Z">
                  <w:rPr>
                    <w:sz w:val="12"/>
                    <w:szCs w:val="16"/>
                  </w:rPr>
                </w:rPrChange>
              </w:rPr>
            </w:pPr>
            <w:r w:rsidRPr="00414C19">
              <w:rPr>
                <w:sz w:val="12"/>
                <w:szCs w:val="16"/>
                <w:lang w:val="en-GB"/>
                <w:rPrChange w:id="2439" w:author="Nils Hailer" w:date="2021-05-17T11:11:00Z">
                  <w:rPr>
                    <w:sz w:val="12"/>
                    <w:szCs w:val="16"/>
                  </w:rPr>
                </w:rPrChange>
              </w:rPr>
              <w:t>73 (0.4)</w:t>
            </w:r>
          </w:p>
        </w:tc>
        <w:tc>
          <w:tcPr>
            <w:tcW w:w="0" w:type="auto"/>
          </w:tcPr>
          <w:p w14:paraId="079A888F" w14:textId="77777777" w:rsidR="00DE1FF7" w:rsidRPr="00414C19" w:rsidRDefault="00F5325D">
            <w:pPr>
              <w:pStyle w:val="Compact"/>
              <w:rPr>
                <w:sz w:val="12"/>
                <w:szCs w:val="16"/>
                <w:lang w:val="en-GB"/>
                <w:rPrChange w:id="2440" w:author="Nils Hailer" w:date="2021-05-17T11:11:00Z">
                  <w:rPr>
                    <w:sz w:val="12"/>
                    <w:szCs w:val="16"/>
                  </w:rPr>
                </w:rPrChange>
              </w:rPr>
            </w:pPr>
            <w:r w:rsidRPr="00414C19">
              <w:rPr>
                <w:sz w:val="12"/>
                <w:szCs w:val="16"/>
                <w:lang w:val="en-GB"/>
                <w:rPrChange w:id="2441" w:author="Nils Hailer" w:date="2021-05-17T11:11:00Z">
                  <w:rPr>
                    <w:sz w:val="12"/>
                    <w:szCs w:val="16"/>
                  </w:rPr>
                </w:rPrChange>
              </w:rPr>
              <w:t>73 (0.4)</w:t>
            </w:r>
          </w:p>
        </w:tc>
      </w:tr>
      <w:tr w:rsidR="00DE1FF7" w:rsidRPr="00414C19" w14:paraId="7EB0DED5" w14:textId="77777777" w:rsidTr="00E76AA7">
        <w:tc>
          <w:tcPr>
            <w:tcW w:w="743" w:type="pct"/>
          </w:tcPr>
          <w:p w14:paraId="0D1A984D" w14:textId="77777777" w:rsidR="00DE1FF7" w:rsidRPr="00414C19" w:rsidRDefault="00F5325D">
            <w:pPr>
              <w:pStyle w:val="Compact"/>
              <w:rPr>
                <w:sz w:val="12"/>
                <w:szCs w:val="16"/>
                <w:lang w:val="en-GB"/>
                <w:rPrChange w:id="2442" w:author="Nils Hailer" w:date="2021-05-17T11:11:00Z">
                  <w:rPr>
                    <w:sz w:val="12"/>
                    <w:szCs w:val="16"/>
                  </w:rPr>
                </w:rPrChange>
              </w:rPr>
            </w:pPr>
            <w:r w:rsidRPr="00414C19">
              <w:rPr>
                <w:sz w:val="12"/>
                <w:szCs w:val="16"/>
                <w:lang w:val="en-GB"/>
                <w:rPrChange w:id="2443" w:author="Nils Hailer" w:date="2021-05-17T11:11:00Z">
                  <w:rPr>
                    <w:sz w:val="12"/>
                    <w:szCs w:val="16"/>
                  </w:rPr>
                </w:rPrChange>
              </w:rPr>
              <w:t>Hypothyroidism</w:t>
            </w:r>
          </w:p>
        </w:tc>
        <w:tc>
          <w:tcPr>
            <w:tcW w:w="1152" w:type="pct"/>
          </w:tcPr>
          <w:p w14:paraId="505174A0" w14:textId="77777777" w:rsidR="00DE1FF7" w:rsidRPr="00414C19" w:rsidRDefault="00DE1FF7">
            <w:pPr>
              <w:rPr>
                <w:sz w:val="12"/>
                <w:szCs w:val="16"/>
                <w:lang w:val="en-GB"/>
                <w:rPrChange w:id="2444" w:author="Nils Hailer" w:date="2021-05-17T11:11:00Z">
                  <w:rPr>
                    <w:sz w:val="12"/>
                    <w:szCs w:val="16"/>
                  </w:rPr>
                </w:rPrChange>
              </w:rPr>
            </w:pPr>
          </w:p>
        </w:tc>
        <w:tc>
          <w:tcPr>
            <w:tcW w:w="0" w:type="auto"/>
          </w:tcPr>
          <w:p w14:paraId="5FF3EFDF" w14:textId="77777777" w:rsidR="00DE1FF7" w:rsidRPr="00414C19" w:rsidRDefault="00F5325D">
            <w:pPr>
              <w:pStyle w:val="Compact"/>
              <w:rPr>
                <w:sz w:val="12"/>
                <w:szCs w:val="16"/>
                <w:lang w:val="en-GB"/>
                <w:rPrChange w:id="2445" w:author="Nils Hailer" w:date="2021-05-17T11:11:00Z">
                  <w:rPr>
                    <w:sz w:val="12"/>
                    <w:szCs w:val="16"/>
                  </w:rPr>
                </w:rPrChange>
              </w:rPr>
            </w:pPr>
            <w:r w:rsidRPr="00414C19">
              <w:rPr>
                <w:sz w:val="12"/>
                <w:szCs w:val="16"/>
                <w:lang w:val="en-GB"/>
                <w:rPrChange w:id="2446" w:author="Nils Hailer" w:date="2021-05-17T11:11:00Z">
                  <w:rPr>
                    <w:sz w:val="12"/>
                    <w:szCs w:val="16"/>
                  </w:rPr>
                </w:rPrChange>
              </w:rPr>
              <w:t xml:space="preserve">82 </w:t>
            </w:r>
            <w:proofErr w:type="gramStart"/>
            <w:r w:rsidRPr="00414C19">
              <w:rPr>
                <w:sz w:val="12"/>
                <w:szCs w:val="16"/>
                <w:lang w:val="en-GB"/>
                <w:rPrChange w:id="2447" w:author="Nils Hailer" w:date="2021-05-17T11:11:00Z">
                  <w:rPr>
                    <w:sz w:val="12"/>
                    <w:szCs w:val="16"/>
                  </w:rPr>
                </w:rPrChange>
              </w:rPr>
              <w:t>( 3.8</w:t>
            </w:r>
            <w:proofErr w:type="gramEnd"/>
            <w:r w:rsidRPr="00414C19">
              <w:rPr>
                <w:sz w:val="12"/>
                <w:szCs w:val="16"/>
                <w:lang w:val="en-GB"/>
                <w:rPrChange w:id="2448" w:author="Nils Hailer" w:date="2021-05-17T11:11:00Z">
                  <w:rPr>
                    <w:sz w:val="12"/>
                    <w:szCs w:val="16"/>
                  </w:rPr>
                </w:rPrChange>
              </w:rPr>
              <w:t>)</w:t>
            </w:r>
          </w:p>
        </w:tc>
        <w:tc>
          <w:tcPr>
            <w:tcW w:w="0" w:type="auto"/>
          </w:tcPr>
          <w:p w14:paraId="2C461E5F" w14:textId="77777777" w:rsidR="00DE1FF7" w:rsidRPr="00414C19" w:rsidRDefault="00F5325D">
            <w:pPr>
              <w:pStyle w:val="Compact"/>
              <w:rPr>
                <w:sz w:val="12"/>
                <w:szCs w:val="16"/>
                <w:lang w:val="en-GB"/>
                <w:rPrChange w:id="2449" w:author="Nils Hailer" w:date="2021-05-17T11:11:00Z">
                  <w:rPr>
                    <w:sz w:val="12"/>
                    <w:szCs w:val="16"/>
                  </w:rPr>
                </w:rPrChange>
              </w:rPr>
            </w:pPr>
            <w:r w:rsidRPr="00414C19">
              <w:rPr>
                <w:sz w:val="12"/>
                <w:szCs w:val="16"/>
                <w:lang w:val="en-GB"/>
                <w:rPrChange w:id="2450" w:author="Nils Hailer" w:date="2021-05-17T11:11:00Z">
                  <w:rPr>
                    <w:sz w:val="12"/>
                    <w:szCs w:val="16"/>
                  </w:rPr>
                </w:rPrChange>
              </w:rPr>
              <w:t xml:space="preserve">2501 </w:t>
            </w:r>
            <w:proofErr w:type="gramStart"/>
            <w:r w:rsidRPr="00414C19">
              <w:rPr>
                <w:sz w:val="12"/>
                <w:szCs w:val="16"/>
                <w:lang w:val="en-GB"/>
                <w:rPrChange w:id="2451" w:author="Nils Hailer" w:date="2021-05-17T11:11:00Z">
                  <w:rPr>
                    <w:sz w:val="12"/>
                    <w:szCs w:val="16"/>
                  </w:rPr>
                </w:rPrChange>
              </w:rPr>
              <w:t>( 2.9</w:t>
            </w:r>
            <w:proofErr w:type="gramEnd"/>
            <w:r w:rsidRPr="00414C19">
              <w:rPr>
                <w:sz w:val="12"/>
                <w:szCs w:val="16"/>
                <w:lang w:val="en-GB"/>
                <w:rPrChange w:id="2452" w:author="Nils Hailer" w:date="2021-05-17T11:11:00Z">
                  <w:rPr>
                    <w:sz w:val="12"/>
                    <w:szCs w:val="16"/>
                  </w:rPr>
                </w:rPrChange>
              </w:rPr>
              <w:t>)</w:t>
            </w:r>
          </w:p>
        </w:tc>
        <w:tc>
          <w:tcPr>
            <w:tcW w:w="0" w:type="auto"/>
          </w:tcPr>
          <w:p w14:paraId="1907EC9E" w14:textId="77777777" w:rsidR="00DE1FF7" w:rsidRPr="00414C19" w:rsidRDefault="00F5325D">
            <w:pPr>
              <w:pStyle w:val="Compact"/>
              <w:rPr>
                <w:sz w:val="12"/>
                <w:szCs w:val="16"/>
                <w:lang w:val="en-GB"/>
                <w:rPrChange w:id="2453" w:author="Nils Hailer" w:date="2021-05-17T11:11:00Z">
                  <w:rPr>
                    <w:sz w:val="12"/>
                    <w:szCs w:val="16"/>
                  </w:rPr>
                </w:rPrChange>
              </w:rPr>
            </w:pPr>
            <w:r w:rsidRPr="00414C19">
              <w:rPr>
                <w:sz w:val="12"/>
                <w:szCs w:val="16"/>
                <w:lang w:val="en-GB"/>
                <w:rPrChange w:id="2454" w:author="Nils Hailer" w:date="2021-05-17T11:11:00Z">
                  <w:rPr>
                    <w:sz w:val="12"/>
                    <w:szCs w:val="16"/>
                  </w:rPr>
                </w:rPrChange>
              </w:rPr>
              <w:t xml:space="preserve">2583 </w:t>
            </w:r>
            <w:proofErr w:type="gramStart"/>
            <w:r w:rsidRPr="00414C19">
              <w:rPr>
                <w:sz w:val="12"/>
                <w:szCs w:val="16"/>
                <w:lang w:val="en-GB"/>
                <w:rPrChange w:id="2455" w:author="Nils Hailer" w:date="2021-05-17T11:11:00Z">
                  <w:rPr>
                    <w:sz w:val="12"/>
                    <w:szCs w:val="16"/>
                  </w:rPr>
                </w:rPrChange>
              </w:rPr>
              <w:t>( 2.9</w:t>
            </w:r>
            <w:proofErr w:type="gramEnd"/>
            <w:r w:rsidRPr="00414C19">
              <w:rPr>
                <w:sz w:val="12"/>
                <w:szCs w:val="16"/>
                <w:lang w:val="en-GB"/>
                <w:rPrChange w:id="2456" w:author="Nils Hailer" w:date="2021-05-17T11:11:00Z">
                  <w:rPr>
                    <w:sz w:val="12"/>
                    <w:szCs w:val="16"/>
                  </w:rPr>
                </w:rPrChange>
              </w:rPr>
              <w:t>)</w:t>
            </w:r>
          </w:p>
        </w:tc>
        <w:tc>
          <w:tcPr>
            <w:tcW w:w="0" w:type="auto"/>
          </w:tcPr>
          <w:p w14:paraId="600D3586" w14:textId="77777777" w:rsidR="00DE1FF7" w:rsidRPr="00414C19" w:rsidRDefault="00DE1FF7">
            <w:pPr>
              <w:rPr>
                <w:sz w:val="12"/>
                <w:szCs w:val="16"/>
                <w:lang w:val="en-GB"/>
                <w:rPrChange w:id="2457" w:author="Nils Hailer" w:date="2021-05-17T11:11:00Z">
                  <w:rPr>
                    <w:sz w:val="12"/>
                    <w:szCs w:val="16"/>
                  </w:rPr>
                </w:rPrChange>
              </w:rPr>
            </w:pPr>
          </w:p>
        </w:tc>
        <w:tc>
          <w:tcPr>
            <w:tcW w:w="0" w:type="auto"/>
          </w:tcPr>
          <w:p w14:paraId="75CB447F" w14:textId="77777777" w:rsidR="00DE1FF7" w:rsidRPr="00414C19" w:rsidRDefault="00DE1FF7">
            <w:pPr>
              <w:rPr>
                <w:sz w:val="12"/>
                <w:szCs w:val="16"/>
                <w:lang w:val="en-GB"/>
                <w:rPrChange w:id="2458" w:author="Nils Hailer" w:date="2021-05-17T11:11:00Z">
                  <w:rPr>
                    <w:sz w:val="12"/>
                    <w:szCs w:val="16"/>
                  </w:rPr>
                </w:rPrChange>
              </w:rPr>
            </w:pPr>
          </w:p>
        </w:tc>
        <w:tc>
          <w:tcPr>
            <w:tcW w:w="0" w:type="auto"/>
          </w:tcPr>
          <w:p w14:paraId="120FAEC8" w14:textId="77777777" w:rsidR="00DE1FF7" w:rsidRPr="00414C19" w:rsidRDefault="00DE1FF7">
            <w:pPr>
              <w:rPr>
                <w:sz w:val="12"/>
                <w:szCs w:val="16"/>
                <w:lang w:val="en-GB"/>
                <w:rPrChange w:id="2459" w:author="Nils Hailer" w:date="2021-05-17T11:11:00Z">
                  <w:rPr>
                    <w:sz w:val="12"/>
                    <w:szCs w:val="16"/>
                  </w:rPr>
                </w:rPrChange>
              </w:rPr>
            </w:pPr>
          </w:p>
        </w:tc>
      </w:tr>
      <w:tr w:rsidR="00DE1FF7" w:rsidRPr="00414C19" w14:paraId="4E558E19" w14:textId="77777777" w:rsidTr="00E76AA7">
        <w:tc>
          <w:tcPr>
            <w:tcW w:w="743" w:type="pct"/>
          </w:tcPr>
          <w:p w14:paraId="626189B6" w14:textId="77777777" w:rsidR="00DE1FF7" w:rsidRPr="00414C19" w:rsidRDefault="00F5325D">
            <w:pPr>
              <w:pStyle w:val="Compact"/>
              <w:rPr>
                <w:sz w:val="12"/>
                <w:szCs w:val="16"/>
                <w:lang w:val="en-GB"/>
                <w:rPrChange w:id="2460" w:author="Nils Hailer" w:date="2021-05-17T11:11:00Z">
                  <w:rPr>
                    <w:sz w:val="12"/>
                    <w:szCs w:val="16"/>
                  </w:rPr>
                </w:rPrChange>
              </w:rPr>
            </w:pPr>
            <w:r w:rsidRPr="00414C19">
              <w:rPr>
                <w:sz w:val="12"/>
                <w:szCs w:val="16"/>
                <w:lang w:val="en-GB"/>
                <w:rPrChange w:id="2461" w:author="Nils Hailer" w:date="2021-05-17T11:11:00Z">
                  <w:rPr>
                    <w:sz w:val="12"/>
                    <w:szCs w:val="16"/>
                  </w:rPr>
                </w:rPrChange>
              </w:rPr>
              <w:t>Kidney disease</w:t>
            </w:r>
          </w:p>
        </w:tc>
        <w:tc>
          <w:tcPr>
            <w:tcW w:w="1152" w:type="pct"/>
          </w:tcPr>
          <w:p w14:paraId="52ED0087" w14:textId="77777777" w:rsidR="00DE1FF7" w:rsidRPr="00414C19" w:rsidRDefault="00DE1FF7">
            <w:pPr>
              <w:rPr>
                <w:sz w:val="12"/>
                <w:szCs w:val="16"/>
                <w:lang w:val="en-GB"/>
                <w:rPrChange w:id="2462" w:author="Nils Hailer" w:date="2021-05-17T11:11:00Z">
                  <w:rPr>
                    <w:sz w:val="12"/>
                    <w:szCs w:val="16"/>
                  </w:rPr>
                </w:rPrChange>
              </w:rPr>
            </w:pPr>
          </w:p>
        </w:tc>
        <w:tc>
          <w:tcPr>
            <w:tcW w:w="0" w:type="auto"/>
          </w:tcPr>
          <w:p w14:paraId="693A2D15" w14:textId="77777777" w:rsidR="00DE1FF7" w:rsidRPr="00414C19" w:rsidRDefault="00F5325D">
            <w:pPr>
              <w:pStyle w:val="Compact"/>
              <w:rPr>
                <w:sz w:val="12"/>
                <w:szCs w:val="16"/>
                <w:lang w:val="en-GB"/>
                <w:rPrChange w:id="2463" w:author="Nils Hailer" w:date="2021-05-17T11:11:00Z">
                  <w:rPr>
                    <w:sz w:val="12"/>
                    <w:szCs w:val="16"/>
                  </w:rPr>
                </w:rPrChange>
              </w:rPr>
            </w:pPr>
            <w:r w:rsidRPr="00414C19">
              <w:rPr>
                <w:sz w:val="12"/>
                <w:szCs w:val="16"/>
                <w:lang w:val="en-GB"/>
                <w:rPrChange w:id="2464" w:author="Nils Hailer" w:date="2021-05-17T11:11:00Z">
                  <w:rPr>
                    <w:sz w:val="12"/>
                    <w:szCs w:val="16"/>
                  </w:rPr>
                </w:rPrChange>
              </w:rPr>
              <w:t xml:space="preserve">36 </w:t>
            </w:r>
            <w:proofErr w:type="gramStart"/>
            <w:r w:rsidRPr="00414C19">
              <w:rPr>
                <w:sz w:val="12"/>
                <w:szCs w:val="16"/>
                <w:lang w:val="en-GB"/>
                <w:rPrChange w:id="2465" w:author="Nils Hailer" w:date="2021-05-17T11:11:00Z">
                  <w:rPr>
                    <w:sz w:val="12"/>
                    <w:szCs w:val="16"/>
                  </w:rPr>
                </w:rPrChange>
              </w:rPr>
              <w:t>( 1.7</w:t>
            </w:r>
            <w:proofErr w:type="gramEnd"/>
            <w:r w:rsidRPr="00414C19">
              <w:rPr>
                <w:sz w:val="12"/>
                <w:szCs w:val="16"/>
                <w:lang w:val="en-GB"/>
                <w:rPrChange w:id="2466" w:author="Nils Hailer" w:date="2021-05-17T11:11:00Z">
                  <w:rPr>
                    <w:sz w:val="12"/>
                    <w:szCs w:val="16"/>
                  </w:rPr>
                </w:rPrChange>
              </w:rPr>
              <w:t>)</w:t>
            </w:r>
          </w:p>
        </w:tc>
        <w:tc>
          <w:tcPr>
            <w:tcW w:w="0" w:type="auto"/>
          </w:tcPr>
          <w:p w14:paraId="77E06A00" w14:textId="77777777" w:rsidR="00DE1FF7" w:rsidRPr="00414C19" w:rsidRDefault="00F5325D">
            <w:pPr>
              <w:pStyle w:val="Compact"/>
              <w:rPr>
                <w:sz w:val="12"/>
                <w:szCs w:val="16"/>
                <w:lang w:val="en-GB"/>
                <w:rPrChange w:id="2467" w:author="Nils Hailer" w:date="2021-05-17T11:11:00Z">
                  <w:rPr>
                    <w:sz w:val="12"/>
                    <w:szCs w:val="16"/>
                  </w:rPr>
                </w:rPrChange>
              </w:rPr>
            </w:pPr>
            <w:r w:rsidRPr="00414C19">
              <w:rPr>
                <w:sz w:val="12"/>
                <w:szCs w:val="16"/>
                <w:lang w:val="en-GB"/>
                <w:rPrChange w:id="2468" w:author="Nils Hailer" w:date="2021-05-17T11:11:00Z">
                  <w:rPr>
                    <w:sz w:val="12"/>
                    <w:szCs w:val="16"/>
                  </w:rPr>
                </w:rPrChange>
              </w:rPr>
              <w:t xml:space="preserve">847 </w:t>
            </w:r>
            <w:proofErr w:type="gramStart"/>
            <w:r w:rsidRPr="00414C19">
              <w:rPr>
                <w:sz w:val="12"/>
                <w:szCs w:val="16"/>
                <w:lang w:val="en-GB"/>
                <w:rPrChange w:id="2469" w:author="Nils Hailer" w:date="2021-05-17T11:11:00Z">
                  <w:rPr>
                    <w:sz w:val="12"/>
                    <w:szCs w:val="16"/>
                  </w:rPr>
                </w:rPrChange>
              </w:rPr>
              <w:t>( 1.0</w:t>
            </w:r>
            <w:proofErr w:type="gramEnd"/>
            <w:r w:rsidRPr="00414C19">
              <w:rPr>
                <w:sz w:val="12"/>
                <w:szCs w:val="16"/>
                <w:lang w:val="en-GB"/>
                <w:rPrChange w:id="2470" w:author="Nils Hailer" w:date="2021-05-17T11:11:00Z">
                  <w:rPr>
                    <w:sz w:val="12"/>
                    <w:szCs w:val="16"/>
                  </w:rPr>
                </w:rPrChange>
              </w:rPr>
              <w:t>)</w:t>
            </w:r>
          </w:p>
        </w:tc>
        <w:tc>
          <w:tcPr>
            <w:tcW w:w="0" w:type="auto"/>
          </w:tcPr>
          <w:p w14:paraId="774F6700" w14:textId="77777777" w:rsidR="00DE1FF7" w:rsidRPr="00414C19" w:rsidRDefault="00F5325D">
            <w:pPr>
              <w:pStyle w:val="Compact"/>
              <w:rPr>
                <w:sz w:val="12"/>
                <w:szCs w:val="16"/>
                <w:lang w:val="en-GB"/>
                <w:rPrChange w:id="2471" w:author="Nils Hailer" w:date="2021-05-17T11:11:00Z">
                  <w:rPr>
                    <w:sz w:val="12"/>
                    <w:szCs w:val="16"/>
                  </w:rPr>
                </w:rPrChange>
              </w:rPr>
            </w:pPr>
            <w:r w:rsidRPr="00414C19">
              <w:rPr>
                <w:sz w:val="12"/>
                <w:szCs w:val="16"/>
                <w:lang w:val="en-GB"/>
                <w:rPrChange w:id="2472" w:author="Nils Hailer" w:date="2021-05-17T11:11:00Z">
                  <w:rPr>
                    <w:sz w:val="12"/>
                    <w:szCs w:val="16"/>
                  </w:rPr>
                </w:rPrChange>
              </w:rPr>
              <w:t xml:space="preserve">883 </w:t>
            </w:r>
            <w:proofErr w:type="gramStart"/>
            <w:r w:rsidRPr="00414C19">
              <w:rPr>
                <w:sz w:val="12"/>
                <w:szCs w:val="16"/>
                <w:lang w:val="en-GB"/>
                <w:rPrChange w:id="2473" w:author="Nils Hailer" w:date="2021-05-17T11:11:00Z">
                  <w:rPr>
                    <w:sz w:val="12"/>
                    <w:szCs w:val="16"/>
                  </w:rPr>
                </w:rPrChange>
              </w:rPr>
              <w:t>( 1.0</w:t>
            </w:r>
            <w:proofErr w:type="gramEnd"/>
            <w:r w:rsidRPr="00414C19">
              <w:rPr>
                <w:sz w:val="12"/>
                <w:szCs w:val="16"/>
                <w:lang w:val="en-GB"/>
                <w:rPrChange w:id="2474" w:author="Nils Hailer" w:date="2021-05-17T11:11:00Z">
                  <w:rPr>
                    <w:sz w:val="12"/>
                    <w:szCs w:val="16"/>
                  </w:rPr>
                </w:rPrChange>
              </w:rPr>
              <w:t>)</w:t>
            </w:r>
          </w:p>
        </w:tc>
        <w:tc>
          <w:tcPr>
            <w:tcW w:w="0" w:type="auto"/>
          </w:tcPr>
          <w:p w14:paraId="3C2F6582" w14:textId="77777777" w:rsidR="00DE1FF7" w:rsidRPr="00414C19" w:rsidRDefault="00DE1FF7">
            <w:pPr>
              <w:rPr>
                <w:sz w:val="12"/>
                <w:szCs w:val="16"/>
                <w:lang w:val="en-GB"/>
                <w:rPrChange w:id="2475" w:author="Nils Hailer" w:date="2021-05-17T11:11:00Z">
                  <w:rPr>
                    <w:sz w:val="12"/>
                    <w:szCs w:val="16"/>
                  </w:rPr>
                </w:rPrChange>
              </w:rPr>
            </w:pPr>
          </w:p>
        </w:tc>
        <w:tc>
          <w:tcPr>
            <w:tcW w:w="0" w:type="auto"/>
          </w:tcPr>
          <w:p w14:paraId="01560578" w14:textId="77777777" w:rsidR="00DE1FF7" w:rsidRPr="00414C19" w:rsidRDefault="00DE1FF7">
            <w:pPr>
              <w:rPr>
                <w:sz w:val="12"/>
                <w:szCs w:val="16"/>
                <w:lang w:val="en-GB"/>
                <w:rPrChange w:id="2476" w:author="Nils Hailer" w:date="2021-05-17T11:11:00Z">
                  <w:rPr>
                    <w:sz w:val="12"/>
                    <w:szCs w:val="16"/>
                  </w:rPr>
                </w:rPrChange>
              </w:rPr>
            </w:pPr>
          </w:p>
        </w:tc>
        <w:tc>
          <w:tcPr>
            <w:tcW w:w="0" w:type="auto"/>
          </w:tcPr>
          <w:p w14:paraId="5C1C8CE1" w14:textId="77777777" w:rsidR="00DE1FF7" w:rsidRPr="00414C19" w:rsidRDefault="00DE1FF7">
            <w:pPr>
              <w:rPr>
                <w:sz w:val="12"/>
                <w:szCs w:val="16"/>
                <w:lang w:val="en-GB"/>
                <w:rPrChange w:id="2477" w:author="Nils Hailer" w:date="2021-05-17T11:11:00Z">
                  <w:rPr>
                    <w:sz w:val="12"/>
                    <w:szCs w:val="16"/>
                  </w:rPr>
                </w:rPrChange>
              </w:rPr>
            </w:pPr>
          </w:p>
        </w:tc>
      </w:tr>
      <w:tr w:rsidR="00DE1FF7" w:rsidRPr="00414C19" w14:paraId="4C48F99E" w14:textId="77777777" w:rsidTr="00E76AA7">
        <w:tc>
          <w:tcPr>
            <w:tcW w:w="743" w:type="pct"/>
          </w:tcPr>
          <w:p w14:paraId="43392BC6" w14:textId="77777777" w:rsidR="00DE1FF7" w:rsidRPr="00414C19" w:rsidRDefault="00F5325D">
            <w:pPr>
              <w:pStyle w:val="Compact"/>
              <w:rPr>
                <w:sz w:val="12"/>
                <w:szCs w:val="16"/>
                <w:lang w:val="en-GB"/>
                <w:rPrChange w:id="2478" w:author="Nils Hailer" w:date="2021-05-17T11:11:00Z">
                  <w:rPr>
                    <w:sz w:val="12"/>
                    <w:szCs w:val="16"/>
                  </w:rPr>
                </w:rPrChange>
              </w:rPr>
            </w:pPr>
            <w:r w:rsidRPr="00414C19">
              <w:rPr>
                <w:sz w:val="12"/>
                <w:szCs w:val="16"/>
                <w:lang w:val="en-GB"/>
                <w:rPrChange w:id="2479" w:author="Nils Hailer" w:date="2021-05-17T11:11:00Z">
                  <w:rPr>
                    <w:sz w:val="12"/>
                    <w:szCs w:val="16"/>
                  </w:rPr>
                </w:rPrChange>
              </w:rPr>
              <w:t>Liver disease</w:t>
            </w:r>
          </w:p>
        </w:tc>
        <w:tc>
          <w:tcPr>
            <w:tcW w:w="1152" w:type="pct"/>
          </w:tcPr>
          <w:p w14:paraId="03512AD8" w14:textId="77777777" w:rsidR="00DE1FF7" w:rsidRPr="00414C19" w:rsidRDefault="00DE1FF7">
            <w:pPr>
              <w:rPr>
                <w:sz w:val="12"/>
                <w:szCs w:val="16"/>
                <w:lang w:val="en-GB"/>
                <w:rPrChange w:id="2480" w:author="Nils Hailer" w:date="2021-05-17T11:11:00Z">
                  <w:rPr>
                    <w:sz w:val="12"/>
                    <w:szCs w:val="16"/>
                  </w:rPr>
                </w:rPrChange>
              </w:rPr>
            </w:pPr>
          </w:p>
        </w:tc>
        <w:tc>
          <w:tcPr>
            <w:tcW w:w="0" w:type="auto"/>
          </w:tcPr>
          <w:p w14:paraId="5BE540C3" w14:textId="77777777" w:rsidR="00DE1FF7" w:rsidRPr="00414C19" w:rsidRDefault="00F5325D">
            <w:pPr>
              <w:pStyle w:val="Compact"/>
              <w:rPr>
                <w:sz w:val="12"/>
                <w:szCs w:val="16"/>
                <w:lang w:val="en-GB"/>
                <w:rPrChange w:id="2481" w:author="Nils Hailer" w:date="2021-05-17T11:11:00Z">
                  <w:rPr>
                    <w:sz w:val="12"/>
                    <w:szCs w:val="16"/>
                  </w:rPr>
                </w:rPrChange>
              </w:rPr>
            </w:pPr>
            <w:r w:rsidRPr="00414C19">
              <w:rPr>
                <w:sz w:val="12"/>
                <w:szCs w:val="16"/>
                <w:lang w:val="en-GB"/>
                <w:rPrChange w:id="2482" w:author="Nils Hailer" w:date="2021-05-17T11:11:00Z">
                  <w:rPr>
                    <w:sz w:val="12"/>
                    <w:szCs w:val="16"/>
                  </w:rPr>
                </w:rPrChange>
              </w:rPr>
              <w:t xml:space="preserve">33 </w:t>
            </w:r>
            <w:proofErr w:type="gramStart"/>
            <w:r w:rsidRPr="00414C19">
              <w:rPr>
                <w:sz w:val="12"/>
                <w:szCs w:val="16"/>
                <w:lang w:val="en-GB"/>
                <w:rPrChange w:id="2483" w:author="Nils Hailer" w:date="2021-05-17T11:11:00Z">
                  <w:rPr>
                    <w:sz w:val="12"/>
                    <w:szCs w:val="16"/>
                  </w:rPr>
                </w:rPrChange>
              </w:rPr>
              <w:t>( 1.5</w:t>
            </w:r>
            <w:proofErr w:type="gramEnd"/>
            <w:r w:rsidRPr="00414C19">
              <w:rPr>
                <w:sz w:val="12"/>
                <w:szCs w:val="16"/>
                <w:lang w:val="en-GB"/>
                <w:rPrChange w:id="2484" w:author="Nils Hailer" w:date="2021-05-17T11:11:00Z">
                  <w:rPr>
                    <w:sz w:val="12"/>
                    <w:szCs w:val="16"/>
                  </w:rPr>
                </w:rPrChange>
              </w:rPr>
              <w:t>)</w:t>
            </w:r>
          </w:p>
        </w:tc>
        <w:tc>
          <w:tcPr>
            <w:tcW w:w="0" w:type="auto"/>
          </w:tcPr>
          <w:p w14:paraId="04F25DB3" w14:textId="77777777" w:rsidR="00DE1FF7" w:rsidRPr="00414C19" w:rsidRDefault="00F5325D">
            <w:pPr>
              <w:pStyle w:val="Compact"/>
              <w:rPr>
                <w:sz w:val="12"/>
                <w:szCs w:val="16"/>
                <w:lang w:val="en-GB"/>
                <w:rPrChange w:id="2485" w:author="Nils Hailer" w:date="2021-05-17T11:11:00Z">
                  <w:rPr>
                    <w:sz w:val="12"/>
                    <w:szCs w:val="16"/>
                  </w:rPr>
                </w:rPrChange>
              </w:rPr>
            </w:pPr>
            <w:r w:rsidRPr="00414C19">
              <w:rPr>
                <w:sz w:val="12"/>
                <w:szCs w:val="16"/>
                <w:lang w:val="en-GB"/>
                <w:rPrChange w:id="2486" w:author="Nils Hailer" w:date="2021-05-17T11:11:00Z">
                  <w:rPr>
                    <w:sz w:val="12"/>
                    <w:szCs w:val="16"/>
                  </w:rPr>
                </w:rPrChange>
              </w:rPr>
              <w:t xml:space="preserve">491 </w:t>
            </w:r>
            <w:proofErr w:type="gramStart"/>
            <w:r w:rsidRPr="00414C19">
              <w:rPr>
                <w:sz w:val="12"/>
                <w:szCs w:val="16"/>
                <w:lang w:val="en-GB"/>
                <w:rPrChange w:id="2487" w:author="Nils Hailer" w:date="2021-05-17T11:11:00Z">
                  <w:rPr>
                    <w:sz w:val="12"/>
                    <w:szCs w:val="16"/>
                  </w:rPr>
                </w:rPrChange>
              </w:rPr>
              <w:t>( 0.6</w:t>
            </w:r>
            <w:proofErr w:type="gramEnd"/>
            <w:r w:rsidRPr="00414C19">
              <w:rPr>
                <w:sz w:val="12"/>
                <w:szCs w:val="16"/>
                <w:lang w:val="en-GB"/>
                <w:rPrChange w:id="2488" w:author="Nils Hailer" w:date="2021-05-17T11:11:00Z">
                  <w:rPr>
                    <w:sz w:val="12"/>
                    <w:szCs w:val="16"/>
                  </w:rPr>
                </w:rPrChange>
              </w:rPr>
              <w:t>)</w:t>
            </w:r>
          </w:p>
        </w:tc>
        <w:tc>
          <w:tcPr>
            <w:tcW w:w="0" w:type="auto"/>
          </w:tcPr>
          <w:p w14:paraId="610152E0" w14:textId="77777777" w:rsidR="00DE1FF7" w:rsidRPr="00414C19" w:rsidRDefault="00F5325D">
            <w:pPr>
              <w:pStyle w:val="Compact"/>
              <w:rPr>
                <w:sz w:val="12"/>
                <w:szCs w:val="16"/>
                <w:lang w:val="en-GB"/>
                <w:rPrChange w:id="2489" w:author="Nils Hailer" w:date="2021-05-17T11:11:00Z">
                  <w:rPr>
                    <w:sz w:val="12"/>
                    <w:szCs w:val="16"/>
                  </w:rPr>
                </w:rPrChange>
              </w:rPr>
            </w:pPr>
            <w:r w:rsidRPr="00414C19">
              <w:rPr>
                <w:sz w:val="12"/>
                <w:szCs w:val="16"/>
                <w:lang w:val="en-GB"/>
                <w:rPrChange w:id="2490" w:author="Nils Hailer" w:date="2021-05-17T11:11:00Z">
                  <w:rPr>
                    <w:sz w:val="12"/>
                    <w:szCs w:val="16"/>
                  </w:rPr>
                </w:rPrChange>
              </w:rPr>
              <w:t xml:space="preserve">524 </w:t>
            </w:r>
            <w:proofErr w:type="gramStart"/>
            <w:r w:rsidRPr="00414C19">
              <w:rPr>
                <w:sz w:val="12"/>
                <w:szCs w:val="16"/>
                <w:lang w:val="en-GB"/>
                <w:rPrChange w:id="2491" w:author="Nils Hailer" w:date="2021-05-17T11:11:00Z">
                  <w:rPr>
                    <w:sz w:val="12"/>
                    <w:szCs w:val="16"/>
                  </w:rPr>
                </w:rPrChange>
              </w:rPr>
              <w:t>( 0.6</w:t>
            </w:r>
            <w:proofErr w:type="gramEnd"/>
            <w:r w:rsidRPr="00414C19">
              <w:rPr>
                <w:sz w:val="12"/>
                <w:szCs w:val="16"/>
                <w:lang w:val="en-GB"/>
                <w:rPrChange w:id="2492" w:author="Nils Hailer" w:date="2021-05-17T11:11:00Z">
                  <w:rPr>
                    <w:sz w:val="12"/>
                    <w:szCs w:val="16"/>
                  </w:rPr>
                </w:rPrChange>
              </w:rPr>
              <w:t>)</w:t>
            </w:r>
          </w:p>
        </w:tc>
        <w:tc>
          <w:tcPr>
            <w:tcW w:w="0" w:type="auto"/>
          </w:tcPr>
          <w:p w14:paraId="0AD533B8" w14:textId="77777777" w:rsidR="00DE1FF7" w:rsidRPr="00414C19" w:rsidRDefault="00DE1FF7">
            <w:pPr>
              <w:rPr>
                <w:sz w:val="12"/>
                <w:szCs w:val="16"/>
                <w:lang w:val="en-GB"/>
                <w:rPrChange w:id="2493" w:author="Nils Hailer" w:date="2021-05-17T11:11:00Z">
                  <w:rPr>
                    <w:sz w:val="12"/>
                    <w:szCs w:val="16"/>
                  </w:rPr>
                </w:rPrChange>
              </w:rPr>
            </w:pPr>
          </w:p>
        </w:tc>
        <w:tc>
          <w:tcPr>
            <w:tcW w:w="0" w:type="auto"/>
          </w:tcPr>
          <w:p w14:paraId="302DD33D" w14:textId="77777777" w:rsidR="00DE1FF7" w:rsidRPr="00414C19" w:rsidRDefault="00DE1FF7">
            <w:pPr>
              <w:rPr>
                <w:sz w:val="12"/>
                <w:szCs w:val="16"/>
                <w:lang w:val="en-GB"/>
                <w:rPrChange w:id="2494" w:author="Nils Hailer" w:date="2021-05-17T11:11:00Z">
                  <w:rPr>
                    <w:sz w:val="12"/>
                    <w:szCs w:val="16"/>
                  </w:rPr>
                </w:rPrChange>
              </w:rPr>
            </w:pPr>
          </w:p>
        </w:tc>
        <w:tc>
          <w:tcPr>
            <w:tcW w:w="0" w:type="auto"/>
          </w:tcPr>
          <w:p w14:paraId="690DAA3E" w14:textId="77777777" w:rsidR="00DE1FF7" w:rsidRPr="00414C19" w:rsidRDefault="00DE1FF7">
            <w:pPr>
              <w:rPr>
                <w:sz w:val="12"/>
                <w:szCs w:val="16"/>
                <w:lang w:val="en-GB"/>
                <w:rPrChange w:id="2495" w:author="Nils Hailer" w:date="2021-05-17T11:11:00Z">
                  <w:rPr>
                    <w:sz w:val="12"/>
                    <w:szCs w:val="16"/>
                  </w:rPr>
                </w:rPrChange>
              </w:rPr>
            </w:pPr>
          </w:p>
        </w:tc>
      </w:tr>
      <w:tr w:rsidR="00DE1FF7" w:rsidRPr="00414C19" w14:paraId="5F4B912C" w14:textId="77777777" w:rsidTr="00E76AA7">
        <w:tc>
          <w:tcPr>
            <w:tcW w:w="743" w:type="pct"/>
          </w:tcPr>
          <w:p w14:paraId="269D0E39" w14:textId="77777777" w:rsidR="00DE1FF7" w:rsidRPr="00414C19" w:rsidRDefault="00F5325D">
            <w:pPr>
              <w:pStyle w:val="Compact"/>
              <w:rPr>
                <w:sz w:val="12"/>
                <w:szCs w:val="16"/>
                <w:lang w:val="en-GB"/>
                <w:rPrChange w:id="2496" w:author="Nils Hailer" w:date="2021-05-17T11:11:00Z">
                  <w:rPr>
                    <w:sz w:val="12"/>
                    <w:szCs w:val="16"/>
                  </w:rPr>
                </w:rPrChange>
              </w:rPr>
            </w:pPr>
            <w:r w:rsidRPr="00414C19">
              <w:rPr>
                <w:sz w:val="12"/>
                <w:szCs w:val="16"/>
                <w:lang w:val="en-GB"/>
                <w:rPrChange w:id="2497" w:author="Nils Hailer" w:date="2021-05-17T11:11:00Z">
                  <w:rPr>
                    <w:sz w:val="12"/>
                    <w:szCs w:val="16"/>
                  </w:rPr>
                </w:rPrChange>
              </w:rPr>
              <w:t>Lung airways disease</w:t>
            </w:r>
          </w:p>
        </w:tc>
        <w:tc>
          <w:tcPr>
            <w:tcW w:w="1152" w:type="pct"/>
          </w:tcPr>
          <w:p w14:paraId="723762CB" w14:textId="77777777" w:rsidR="00DE1FF7" w:rsidRPr="00414C19" w:rsidRDefault="00DE1FF7">
            <w:pPr>
              <w:rPr>
                <w:sz w:val="12"/>
                <w:szCs w:val="16"/>
                <w:lang w:val="en-GB"/>
                <w:rPrChange w:id="2498" w:author="Nils Hailer" w:date="2021-05-17T11:11:00Z">
                  <w:rPr>
                    <w:sz w:val="12"/>
                    <w:szCs w:val="16"/>
                  </w:rPr>
                </w:rPrChange>
              </w:rPr>
            </w:pPr>
          </w:p>
        </w:tc>
        <w:tc>
          <w:tcPr>
            <w:tcW w:w="0" w:type="auto"/>
          </w:tcPr>
          <w:p w14:paraId="51D5E787" w14:textId="77777777" w:rsidR="00DE1FF7" w:rsidRPr="00414C19" w:rsidRDefault="00F5325D">
            <w:pPr>
              <w:pStyle w:val="Compact"/>
              <w:rPr>
                <w:sz w:val="12"/>
                <w:szCs w:val="16"/>
                <w:lang w:val="en-GB"/>
                <w:rPrChange w:id="2499" w:author="Nils Hailer" w:date="2021-05-17T11:11:00Z">
                  <w:rPr>
                    <w:sz w:val="12"/>
                    <w:szCs w:val="16"/>
                  </w:rPr>
                </w:rPrChange>
              </w:rPr>
            </w:pPr>
            <w:r w:rsidRPr="00414C19">
              <w:rPr>
                <w:sz w:val="12"/>
                <w:szCs w:val="16"/>
                <w:lang w:val="en-GB"/>
                <w:rPrChange w:id="2500" w:author="Nils Hailer" w:date="2021-05-17T11:11:00Z">
                  <w:rPr>
                    <w:sz w:val="12"/>
                    <w:szCs w:val="16"/>
                  </w:rPr>
                </w:rPrChange>
              </w:rPr>
              <w:t xml:space="preserve">172 </w:t>
            </w:r>
            <w:proofErr w:type="gramStart"/>
            <w:r w:rsidRPr="00414C19">
              <w:rPr>
                <w:sz w:val="12"/>
                <w:szCs w:val="16"/>
                <w:lang w:val="en-GB"/>
                <w:rPrChange w:id="2501" w:author="Nils Hailer" w:date="2021-05-17T11:11:00Z">
                  <w:rPr>
                    <w:sz w:val="12"/>
                    <w:szCs w:val="16"/>
                  </w:rPr>
                </w:rPrChange>
              </w:rPr>
              <w:t>( 7.9</w:t>
            </w:r>
            <w:proofErr w:type="gramEnd"/>
            <w:r w:rsidRPr="00414C19">
              <w:rPr>
                <w:sz w:val="12"/>
                <w:szCs w:val="16"/>
                <w:lang w:val="en-GB"/>
                <w:rPrChange w:id="2502" w:author="Nils Hailer" w:date="2021-05-17T11:11:00Z">
                  <w:rPr>
                    <w:sz w:val="12"/>
                    <w:szCs w:val="16"/>
                  </w:rPr>
                </w:rPrChange>
              </w:rPr>
              <w:t>)</w:t>
            </w:r>
          </w:p>
        </w:tc>
        <w:tc>
          <w:tcPr>
            <w:tcW w:w="0" w:type="auto"/>
          </w:tcPr>
          <w:p w14:paraId="16200189" w14:textId="77777777" w:rsidR="00DE1FF7" w:rsidRPr="00414C19" w:rsidRDefault="00F5325D">
            <w:pPr>
              <w:pStyle w:val="Compact"/>
              <w:rPr>
                <w:sz w:val="12"/>
                <w:szCs w:val="16"/>
                <w:lang w:val="en-GB"/>
                <w:rPrChange w:id="2503" w:author="Nils Hailer" w:date="2021-05-17T11:11:00Z">
                  <w:rPr>
                    <w:sz w:val="12"/>
                    <w:szCs w:val="16"/>
                  </w:rPr>
                </w:rPrChange>
              </w:rPr>
            </w:pPr>
            <w:r w:rsidRPr="00414C19">
              <w:rPr>
                <w:sz w:val="12"/>
                <w:szCs w:val="16"/>
                <w:lang w:val="en-GB"/>
                <w:rPrChange w:id="2504" w:author="Nils Hailer" w:date="2021-05-17T11:11:00Z">
                  <w:rPr>
                    <w:sz w:val="12"/>
                    <w:szCs w:val="16"/>
                  </w:rPr>
                </w:rPrChange>
              </w:rPr>
              <w:t xml:space="preserve">4145 </w:t>
            </w:r>
            <w:proofErr w:type="gramStart"/>
            <w:r w:rsidRPr="00414C19">
              <w:rPr>
                <w:sz w:val="12"/>
                <w:szCs w:val="16"/>
                <w:lang w:val="en-GB"/>
                <w:rPrChange w:id="2505" w:author="Nils Hailer" w:date="2021-05-17T11:11:00Z">
                  <w:rPr>
                    <w:sz w:val="12"/>
                    <w:szCs w:val="16"/>
                  </w:rPr>
                </w:rPrChange>
              </w:rPr>
              <w:t>( 4.8</w:t>
            </w:r>
            <w:proofErr w:type="gramEnd"/>
            <w:r w:rsidRPr="00414C19">
              <w:rPr>
                <w:sz w:val="12"/>
                <w:szCs w:val="16"/>
                <w:lang w:val="en-GB"/>
                <w:rPrChange w:id="2506" w:author="Nils Hailer" w:date="2021-05-17T11:11:00Z">
                  <w:rPr>
                    <w:sz w:val="12"/>
                    <w:szCs w:val="16"/>
                  </w:rPr>
                </w:rPrChange>
              </w:rPr>
              <w:t>)</w:t>
            </w:r>
          </w:p>
        </w:tc>
        <w:tc>
          <w:tcPr>
            <w:tcW w:w="0" w:type="auto"/>
          </w:tcPr>
          <w:p w14:paraId="64E78FED" w14:textId="77777777" w:rsidR="00DE1FF7" w:rsidRPr="00414C19" w:rsidRDefault="00F5325D">
            <w:pPr>
              <w:pStyle w:val="Compact"/>
              <w:rPr>
                <w:sz w:val="12"/>
                <w:szCs w:val="16"/>
                <w:lang w:val="en-GB"/>
                <w:rPrChange w:id="2507" w:author="Nils Hailer" w:date="2021-05-17T11:11:00Z">
                  <w:rPr>
                    <w:sz w:val="12"/>
                    <w:szCs w:val="16"/>
                  </w:rPr>
                </w:rPrChange>
              </w:rPr>
            </w:pPr>
            <w:r w:rsidRPr="00414C19">
              <w:rPr>
                <w:sz w:val="12"/>
                <w:szCs w:val="16"/>
                <w:lang w:val="en-GB"/>
                <w:rPrChange w:id="2508" w:author="Nils Hailer" w:date="2021-05-17T11:11:00Z">
                  <w:rPr>
                    <w:sz w:val="12"/>
                    <w:szCs w:val="16"/>
                  </w:rPr>
                </w:rPrChange>
              </w:rPr>
              <w:t xml:space="preserve">4317 </w:t>
            </w:r>
            <w:proofErr w:type="gramStart"/>
            <w:r w:rsidRPr="00414C19">
              <w:rPr>
                <w:sz w:val="12"/>
                <w:szCs w:val="16"/>
                <w:lang w:val="en-GB"/>
                <w:rPrChange w:id="2509" w:author="Nils Hailer" w:date="2021-05-17T11:11:00Z">
                  <w:rPr>
                    <w:sz w:val="12"/>
                    <w:szCs w:val="16"/>
                  </w:rPr>
                </w:rPrChange>
              </w:rPr>
              <w:t>( 4.9</w:t>
            </w:r>
            <w:proofErr w:type="gramEnd"/>
            <w:r w:rsidRPr="00414C19">
              <w:rPr>
                <w:sz w:val="12"/>
                <w:szCs w:val="16"/>
                <w:lang w:val="en-GB"/>
                <w:rPrChange w:id="2510" w:author="Nils Hailer" w:date="2021-05-17T11:11:00Z">
                  <w:rPr>
                    <w:sz w:val="12"/>
                    <w:szCs w:val="16"/>
                  </w:rPr>
                </w:rPrChange>
              </w:rPr>
              <w:t>)</w:t>
            </w:r>
          </w:p>
        </w:tc>
        <w:tc>
          <w:tcPr>
            <w:tcW w:w="0" w:type="auto"/>
          </w:tcPr>
          <w:p w14:paraId="228968EA" w14:textId="77777777" w:rsidR="00DE1FF7" w:rsidRPr="00414C19" w:rsidRDefault="00F5325D">
            <w:pPr>
              <w:pStyle w:val="Compact"/>
              <w:rPr>
                <w:sz w:val="12"/>
                <w:szCs w:val="16"/>
                <w:lang w:val="en-GB"/>
                <w:rPrChange w:id="2511" w:author="Nils Hailer" w:date="2021-05-17T11:11:00Z">
                  <w:rPr>
                    <w:sz w:val="12"/>
                    <w:szCs w:val="16"/>
                  </w:rPr>
                </w:rPrChange>
              </w:rPr>
            </w:pPr>
            <w:r w:rsidRPr="00414C19">
              <w:rPr>
                <w:sz w:val="12"/>
                <w:szCs w:val="16"/>
                <w:lang w:val="en-GB"/>
                <w:rPrChange w:id="2512" w:author="Nils Hailer" w:date="2021-05-17T11:11:00Z">
                  <w:rPr>
                    <w:sz w:val="12"/>
                    <w:szCs w:val="16"/>
                  </w:rPr>
                </w:rPrChange>
              </w:rPr>
              <w:t>20 (4.9)</w:t>
            </w:r>
          </w:p>
        </w:tc>
        <w:tc>
          <w:tcPr>
            <w:tcW w:w="0" w:type="auto"/>
          </w:tcPr>
          <w:p w14:paraId="0C8AAF7B" w14:textId="77777777" w:rsidR="00DE1FF7" w:rsidRPr="00414C19" w:rsidRDefault="00F5325D">
            <w:pPr>
              <w:pStyle w:val="Compact"/>
              <w:rPr>
                <w:sz w:val="12"/>
                <w:szCs w:val="16"/>
                <w:lang w:val="en-GB"/>
                <w:rPrChange w:id="2513" w:author="Nils Hailer" w:date="2021-05-17T11:11:00Z">
                  <w:rPr>
                    <w:sz w:val="12"/>
                    <w:szCs w:val="16"/>
                  </w:rPr>
                </w:rPrChange>
              </w:rPr>
            </w:pPr>
            <w:r w:rsidRPr="00414C19">
              <w:rPr>
                <w:sz w:val="12"/>
                <w:szCs w:val="16"/>
                <w:lang w:val="en-GB"/>
                <w:rPrChange w:id="2514" w:author="Nils Hailer" w:date="2021-05-17T11:11:00Z">
                  <w:rPr>
                    <w:sz w:val="12"/>
                    <w:szCs w:val="16"/>
                  </w:rPr>
                </w:rPrChange>
              </w:rPr>
              <w:t>517 (2.8)</w:t>
            </w:r>
          </w:p>
        </w:tc>
        <w:tc>
          <w:tcPr>
            <w:tcW w:w="0" w:type="auto"/>
          </w:tcPr>
          <w:p w14:paraId="3F7AA653" w14:textId="77777777" w:rsidR="00DE1FF7" w:rsidRPr="00414C19" w:rsidRDefault="00F5325D">
            <w:pPr>
              <w:pStyle w:val="Compact"/>
              <w:rPr>
                <w:sz w:val="12"/>
                <w:szCs w:val="16"/>
                <w:lang w:val="en-GB"/>
                <w:rPrChange w:id="2515" w:author="Nils Hailer" w:date="2021-05-17T11:11:00Z">
                  <w:rPr>
                    <w:sz w:val="12"/>
                    <w:szCs w:val="16"/>
                  </w:rPr>
                </w:rPrChange>
              </w:rPr>
            </w:pPr>
            <w:r w:rsidRPr="00414C19">
              <w:rPr>
                <w:sz w:val="12"/>
                <w:szCs w:val="16"/>
                <w:lang w:val="en-GB"/>
                <w:rPrChange w:id="2516" w:author="Nils Hailer" w:date="2021-05-17T11:11:00Z">
                  <w:rPr>
                    <w:sz w:val="12"/>
                    <w:szCs w:val="16"/>
                  </w:rPr>
                </w:rPrChange>
              </w:rPr>
              <w:t>537 (2.8)</w:t>
            </w:r>
          </w:p>
        </w:tc>
      </w:tr>
      <w:tr w:rsidR="00DE1FF7" w:rsidRPr="00414C19" w14:paraId="63B82CBE" w14:textId="77777777" w:rsidTr="00E76AA7">
        <w:tc>
          <w:tcPr>
            <w:tcW w:w="743" w:type="pct"/>
          </w:tcPr>
          <w:p w14:paraId="710D28B6" w14:textId="77777777" w:rsidR="00DE1FF7" w:rsidRPr="00414C19" w:rsidRDefault="00F5325D">
            <w:pPr>
              <w:pStyle w:val="Compact"/>
              <w:rPr>
                <w:sz w:val="12"/>
                <w:szCs w:val="16"/>
                <w:lang w:val="en-GB"/>
                <w:rPrChange w:id="2517" w:author="Nils Hailer" w:date="2021-05-17T11:11:00Z">
                  <w:rPr>
                    <w:sz w:val="12"/>
                    <w:szCs w:val="16"/>
                  </w:rPr>
                </w:rPrChange>
              </w:rPr>
            </w:pPr>
            <w:r w:rsidRPr="00414C19">
              <w:rPr>
                <w:sz w:val="12"/>
                <w:szCs w:val="16"/>
                <w:lang w:val="en-GB"/>
                <w:rPrChange w:id="2518" w:author="Nils Hailer" w:date="2021-05-17T11:11:00Z">
                  <w:rPr>
                    <w:sz w:val="12"/>
                    <w:szCs w:val="16"/>
                  </w:rPr>
                </w:rPrChange>
              </w:rPr>
              <w:t>Peptic ulcer</w:t>
            </w:r>
          </w:p>
        </w:tc>
        <w:tc>
          <w:tcPr>
            <w:tcW w:w="1152" w:type="pct"/>
          </w:tcPr>
          <w:p w14:paraId="20DFC541" w14:textId="77777777" w:rsidR="00DE1FF7" w:rsidRPr="00414C19" w:rsidRDefault="00DE1FF7">
            <w:pPr>
              <w:rPr>
                <w:sz w:val="12"/>
                <w:szCs w:val="16"/>
                <w:lang w:val="en-GB"/>
                <w:rPrChange w:id="2519" w:author="Nils Hailer" w:date="2021-05-17T11:11:00Z">
                  <w:rPr>
                    <w:sz w:val="12"/>
                    <w:szCs w:val="16"/>
                  </w:rPr>
                </w:rPrChange>
              </w:rPr>
            </w:pPr>
          </w:p>
        </w:tc>
        <w:tc>
          <w:tcPr>
            <w:tcW w:w="0" w:type="auto"/>
          </w:tcPr>
          <w:p w14:paraId="439F2142" w14:textId="77777777" w:rsidR="00DE1FF7" w:rsidRPr="00414C19" w:rsidRDefault="00F5325D">
            <w:pPr>
              <w:pStyle w:val="Compact"/>
              <w:rPr>
                <w:sz w:val="12"/>
                <w:szCs w:val="16"/>
                <w:lang w:val="en-GB"/>
                <w:rPrChange w:id="2520" w:author="Nils Hailer" w:date="2021-05-17T11:11:00Z">
                  <w:rPr>
                    <w:sz w:val="12"/>
                    <w:szCs w:val="16"/>
                  </w:rPr>
                </w:rPrChange>
              </w:rPr>
            </w:pPr>
            <w:r w:rsidRPr="00414C19">
              <w:rPr>
                <w:sz w:val="12"/>
                <w:szCs w:val="16"/>
                <w:lang w:val="en-GB"/>
                <w:rPrChange w:id="2521" w:author="Nils Hailer" w:date="2021-05-17T11:11:00Z">
                  <w:rPr>
                    <w:sz w:val="12"/>
                    <w:szCs w:val="16"/>
                  </w:rPr>
                </w:rPrChange>
              </w:rPr>
              <w:t xml:space="preserve">21 </w:t>
            </w:r>
            <w:proofErr w:type="gramStart"/>
            <w:r w:rsidRPr="00414C19">
              <w:rPr>
                <w:sz w:val="12"/>
                <w:szCs w:val="16"/>
                <w:lang w:val="en-GB"/>
                <w:rPrChange w:id="2522" w:author="Nils Hailer" w:date="2021-05-17T11:11:00Z">
                  <w:rPr>
                    <w:sz w:val="12"/>
                    <w:szCs w:val="16"/>
                  </w:rPr>
                </w:rPrChange>
              </w:rPr>
              <w:t>( 1.0</w:t>
            </w:r>
            <w:proofErr w:type="gramEnd"/>
            <w:r w:rsidRPr="00414C19">
              <w:rPr>
                <w:sz w:val="12"/>
                <w:szCs w:val="16"/>
                <w:lang w:val="en-GB"/>
                <w:rPrChange w:id="2523" w:author="Nils Hailer" w:date="2021-05-17T11:11:00Z">
                  <w:rPr>
                    <w:sz w:val="12"/>
                    <w:szCs w:val="16"/>
                  </w:rPr>
                </w:rPrChange>
              </w:rPr>
              <w:t>)</w:t>
            </w:r>
          </w:p>
        </w:tc>
        <w:tc>
          <w:tcPr>
            <w:tcW w:w="0" w:type="auto"/>
          </w:tcPr>
          <w:p w14:paraId="4ACBC83A" w14:textId="77777777" w:rsidR="00DE1FF7" w:rsidRPr="00414C19" w:rsidRDefault="00F5325D">
            <w:pPr>
              <w:pStyle w:val="Compact"/>
              <w:rPr>
                <w:sz w:val="12"/>
                <w:szCs w:val="16"/>
                <w:lang w:val="en-GB"/>
                <w:rPrChange w:id="2524" w:author="Nils Hailer" w:date="2021-05-17T11:11:00Z">
                  <w:rPr>
                    <w:sz w:val="12"/>
                    <w:szCs w:val="16"/>
                  </w:rPr>
                </w:rPrChange>
              </w:rPr>
            </w:pPr>
            <w:r w:rsidRPr="00414C19">
              <w:rPr>
                <w:sz w:val="12"/>
                <w:szCs w:val="16"/>
                <w:lang w:val="en-GB"/>
                <w:rPrChange w:id="2525" w:author="Nils Hailer" w:date="2021-05-17T11:11:00Z">
                  <w:rPr>
                    <w:sz w:val="12"/>
                    <w:szCs w:val="16"/>
                  </w:rPr>
                </w:rPrChange>
              </w:rPr>
              <w:t xml:space="preserve">515 </w:t>
            </w:r>
            <w:proofErr w:type="gramStart"/>
            <w:r w:rsidRPr="00414C19">
              <w:rPr>
                <w:sz w:val="12"/>
                <w:szCs w:val="16"/>
                <w:lang w:val="en-GB"/>
                <w:rPrChange w:id="2526" w:author="Nils Hailer" w:date="2021-05-17T11:11:00Z">
                  <w:rPr>
                    <w:sz w:val="12"/>
                    <w:szCs w:val="16"/>
                  </w:rPr>
                </w:rPrChange>
              </w:rPr>
              <w:t>( 0.6</w:t>
            </w:r>
            <w:proofErr w:type="gramEnd"/>
            <w:r w:rsidRPr="00414C19">
              <w:rPr>
                <w:sz w:val="12"/>
                <w:szCs w:val="16"/>
                <w:lang w:val="en-GB"/>
                <w:rPrChange w:id="2527" w:author="Nils Hailer" w:date="2021-05-17T11:11:00Z">
                  <w:rPr>
                    <w:sz w:val="12"/>
                    <w:szCs w:val="16"/>
                  </w:rPr>
                </w:rPrChange>
              </w:rPr>
              <w:t>)</w:t>
            </w:r>
          </w:p>
        </w:tc>
        <w:tc>
          <w:tcPr>
            <w:tcW w:w="0" w:type="auto"/>
          </w:tcPr>
          <w:p w14:paraId="06CD3E74" w14:textId="77777777" w:rsidR="00DE1FF7" w:rsidRPr="00414C19" w:rsidRDefault="00F5325D">
            <w:pPr>
              <w:pStyle w:val="Compact"/>
              <w:rPr>
                <w:sz w:val="12"/>
                <w:szCs w:val="16"/>
                <w:lang w:val="en-GB"/>
                <w:rPrChange w:id="2528" w:author="Nils Hailer" w:date="2021-05-17T11:11:00Z">
                  <w:rPr>
                    <w:sz w:val="12"/>
                    <w:szCs w:val="16"/>
                  </w:rPr>
                </w:rPrChange>
              </w:rPr>
            </w:pPr>
            <w:r w:rsidRPr="00414C19">
              <w:rPr>
                <w:sz w:val="12"/>
                <w:szCs w:val="16"/>
                <w:lang w:val="en-GB"/>
                <w:rPrChange w:id="2529" w:author="Nils Hailer" w:date="2021-05-17T11:11:00Z">
                  <w:rPr>
                    <w:sz w:val="12"/>
                    <w:szCs w:val="16"/>
                  </w:rPr>
                </w:rPrChange>
              </w:rPr>
              <w:t xml:space="preserve">536 </w:t>
            </w:r>
            <w:proofErr w:type="gramStart"/>
            <w:r w:rsidRPr="00414C19">
              <w:rPr>
                <w:sz w:val="12"/>
                <w:szCs w:val="16"/>
                <w:lang w:val="en-GB"/>
                <w:rPrChange w:id="2530" w:author="Nils Hailer" w:date="2021-05-17T11:11:00Z">
                  <w:rPr>
                    <w:sz w:val="12"/>
                    <w:szCs w:val="16"/>
                  </w:rPr>
                </w:rPrChange>
              </w:rPr>
              <w:t>( 0.6</w:t>
            </w:r>
            <w:proofErr w:type="gramEnd"/>
            <w:r w:rsidRPr="00414C19">
              <w:rPr>
                <w:sz w:val="12"/>
                <w:szCs w:val="16"/>
                <w:lang w:val="en-GB"/>
                <w:rPrChange w:id="2531" w:author="Nils Hailer" w:date="2021-05-17T11:11:00Z">
                  <w:rPr>
                    <w:sz w:val="12"/>
                    <w:szCs w:val="16"/>
                  </w:rPr>
                </w:rPrChange>
              </w:rPr>
              <w:t>)</w:t>
            </w:r>
          </w:p>
        </w:tc>
        <w:tc>
          <w:tcPr>
            <w:tcW w:w="0" w:type="auto"/>
          </w:tcPr>
          <w:p w14:paraId="0AE19267" w14:textId="77777777" w:rsidR="00DE1FF7" w:rsidRPr="00414C19" w:rsidRDefault="00DE1FF7">
            <w:pPr>
              <w:rPr>
                <w:sz w:val="12"/>
                <w:szCs w:val="16"/>
                <w:lang w:val="en-GB"/>
                <w:rPrChange w:id="2532" w:author="Nils Hailer" w:date="2021-05-17T11:11:00Z">
                  <w:rPr>
                    <w:sz w:val="12"/>
                    <w:szCs w:val="16"/>
                  </w:rPr>
                </w:rPrChange>
              </w:rPr>
            </w:pPr>
          </w:p>
        </w:tc>
        <w:tc>
          <w:tcPr>
            <w:tcW w:w="0" w:type="auto"/>
          </w:tcPr>
          <w:p w14:paraId="0ABA3DFB" w14:textId="77777777" w:rsidR="00DE1FF7" w:rsidRPr="00414C19" w:rsidRDefault="00DE1FF7">
            <w:pPr>
              <w:rPr>
                <w:sz w:val="12"/>
                <w:szCs w:val="16"/>
                <w:lang w:val="en-GB"/>
                <w:rPrChange w:id="2533" w:author="Nils Hailer" w:date="2021-05-17T11:11:00Z">
                  <w:rPr>
                    <w:sz w:val="12"/>
                    <w:szCs w:val="16"/>
                  </w:rPr>
                </w:rPrChange>
              </w:rPr>
            </w:pPr>
          </w:p>
        </w:tc>
        <w:tc>
          <w:tcPr>
            <w:tcW w:w="0" w:type="auto"/>
          </w:tcPr>
          <w:p w14:paraId="25E88161" w14:textId="77777777" w:rsidR="00DE1FF7" w:rsidRPr="00414C19" w:rsidRDefault="00DE1FF7">
            <w:pPr>
              <w:rPr>
                <w:sz w:val="12"/>
                <w:szCs w:val="16"/>
                <w:lang w:val="en-GB"/>
                <w:rPrChange w:id="2534" w:author="Nils Hailer" w:date="2021-05-17T11:11:00Z">
                  <w:rPr>
                    <w:sz w:val="12"/>
                    <w:szCs w:val="16"/>
                  </w:rPr>
                </w:rPrChange>
              </w:rPr>
            </w:pPr>
          </w:p>
        </w:tc>
      </w:tr>
      <w:tr w:rsidR="00DE1FF7" w:rsidRPr="00414C19" w14:paraId="65796BDC" w14:textId="77777777" w:rsidTr="00E76AA7">
        <w:tc>
          <w:tcPr>
            <w:tcW w:w="743" w:type="pct"/>
          </w:tcPr>
          <w:p w14:paraId="2B99724E" w14:textId="77777777" w:rsidR="00DE1FF7" w:rsidRPr="00414C19" w:rsidRDefault="00F5325D">
            <w:pPr>
              <w:pStyle w:val="Compact"/>
              <w:rPr>
                <w:sz w:val="12"/>
                <w:szCs w:val="16"/>
                <w:lang w:val="en-GB"/>
                <w:rPrChange w:id="2535" w:author="Nils Hailer" w:date="2021-05-17T11:11:00Z">
                  <w:rPr>
                    <w:sz w:val="12"/>
                    <w:szCs w:val="16"/>
                  </w:rPr>
                </w:rPrChange>
              </w:rPr>
            </w:pPr>
            <w:r w:rsidRPr="00414C19">
              <w:rPr>
                <w:sz w:val="12"/>
                <w:szCs w:val="16"/>
                <w:lang w:val="en-GB"/>
                <w:rPrChange w:id="2536" w:author="Nils Hailer" w:date="2021-05-17T11:11:00Z">
                  <w:rPr>
                    <w:sz w:val="12"/>
                    <w:szCs w:val="16"/>
                  </w:rPr>
                </w:rPrChange>
              </w:rPr>
              <w:t>Rheumatic disease</w:t>
            </w:r>
          </w:p>
        </w:tc>
        <w:tc>
          <w:tcPr>
            <w:tcW w:w="1152" w:type="pct"/>
          </w:tcPr>
          <w:p w14:paraId="38C2E8C9" w14:textId="77777777" w:rsidR="00DE1FF7" w:rsidRPr="00414C19" w:rsidRDefault="00DE1FF7">
            <w:pPr>
              <w:rPr>
                <w:sz w:val="12"/>
                <w:szCs w:val="16"/>
                <w:lang w:val="en-GB"/>
                <w:rPrChange w:id="2537" w:author="Nils Hailer" w:date="2021-05-17T11:11:00Z">
                  <w:rPr>
                    <w:sz w:val="12"/>
                    <w:szCs w:val="16"/>
                  </w:rPr>
                </w:rPrChange>
              </w:rPr>
            </w:pPr>
          </w:p>
        </w:tc>
        <w:tc>
          <w:tcPr>
            <w:tcW w:w="0" w:type="auto"/>
          </w:tcPr>
          <w:p w14:paraId="286947AE" w14:textId="77777777" w:rsidR="00DE1FF7" w:rsidRPr="00414C19" w:rsidRDefault="00F5325D">
            <w:pPr>
              <w:pStyle w:val="Compact"/>
              <w:rPr>
                <w:sz w:val="12"/>
                <w:szCs w:val="16"/>
                <w:lang w:val="en-GB"/>
                <w:rPrChange w:id="2538" w:author="Nils Hailer" w:date="2021-05-17T11:11:00Z">
                  <w:rPr>
                    <w:sz w:val="12"/>
                    <w:szCs w:val="16"/>
                  </w:rPr>
                </w:rPrChange>
              </w:rPr>
            </w:pPr>
            <w:r w:rsidRPr="00414C19">
              <w:rPr>
                <w:sz w:val="12"/>
                <w:szCs w:val="16"/>
                <w:lang w:val="en-GB"/>
                <w:rPrChange w:id="2539" w:author="Nils Hailer" w:date="2021-05-17T11:11:00Z">
                  <w:rPr>
                    <w:sz w:val="12"/>
                    <w:szCs w:val="16"/>
                  </w:rPr>
                </w:rPrChange>
              </w:rPr>
              <w:t xml:space="preserve">144 </w:t>
            </w:r>
            <w:proofErr w:type="gramStart"/>
            <w:r w:rsidRPr="00414C19">
              <w:rPr>
                <w:sz w:val="12"/>
                <w:szCs w:val="16"/>
                <w:lang w:val="en-GB"/>
                <w:rPrChange w:id="2540" w:author="Nils Hailer" w:date="2021-05-17T11:11:00Z">
                  <w:rPr>
                    <w:sz w:val="12"/>
                    <w:szCs w:val="16"/>
                  </w:rPr>
                </w:rPrChange>
              </w:rPr>
              <w:t>( 6.6</w:t>
            </w:r>
            <w:proofErr w:type="gramEnd"/>
            <w:r w:rsidRPr="00414C19">
              <w:rPr>
                <w:sz w:val="12"/>
                <w:szCs w:val="16"/>
                <w:lang w:val="en-GB"/>
                <w:rPrChange w:id="2541" w:author="Nils Hailer" w:date="2021-05-17T11:11:00Z">
                  <w:rPr>
                    <w:sz w:val="12"/>
                    <w:szCs w:val="16"/>
                  </w:rPr>
                </w:rPrChange>
              </w:rPr>
              <w:t>)</w:t>
            </w:r>
          </w:p>
        </w:tc>
        <w:tc>
          <w:tcPr>
            <w:tcW w:w="0" w:type="auto"/>
          </w:tcPr>
          <w:p w14:paraId="69EF9DD3" w14:textId="77777777" w:rsidR="00DE1FF7" w:rsidRPr="00414C19" w:rsidRDefault="00F5325D">
            <w:pPr>
              <w:pStyle w:val="Compact"/>
              <w:rPr>
                <w:sz w:val="12"/>
                <w:szCs w:val="16"/>
                <w:lang w:val="en-GB"/>
                <w:rPrChange w:id="2542" w:author="Nils Hailer" w:date="2021-05-17T11:11:00Z">
                  <w:rPr>
                    <w:sz w:val="12"/>
                    <w:szCs w:val="16"/>
                  </w:rPr>
                </w:rPrChange>
              </w:rPr>
            </w:pPr>
            <w:r w:rsidRPr="00414C19">
              <w:rPr>
                <w:sz w:val="12"/>
                <w:szCs w:val="16"/>
                <w:lang w:val="en-GB"/>
                <w:rPrChange w:id="2543" w:author="Nils Hailer" w:date="2021-05-17T11:11:00Z">
                  <w:rPr>
                    <w:sz w:val="12"/>
                    <w:szCs w:val="16"/>
                  </w:rPr>
                </w:rPrChange>
              </w:rPr>
              <w:t xml:space="preserve">3782 </w:t>
            </w:r>
            <w:proofErr w:type="gramStart"/>
            <w:r w:rsidRPr="00414C19">
              <w:rPr>
                <w:sz w:val="12"/>
                <w:szCs w:val="16"/>
                <w:lang w:val="en-GB"/>
                <w:rPrChange w:id="2544" w:author="Nils Hailer" w:date="2021-05-17T11:11:00Z">
                  <w:rPr>
                    <w:sz w:val="12"/>
                    <w:szCs w:val="16"/>
                  </w:rPr>
                </w:rPrChange>
              </w:rPr>
              <w:t>( 4.4</w:t>
            </w:r>
            <w:proofErr w:type="gramEnd"/>
            <w:r w:rsidRPr="00414C19">
              <w:rPr>
                <w:sz w:val="12"/>
                <w:szCs w:val="16"/>
                <w:lang w:val="en-GB"/>
                <w:rPrChange w:id="2545" w:author="Nils Hailer" w:date="2021-05-17T11:11:00Z">
                  <w:rPr>
                    <w:sz w:val="12"/>
                    <w:szCs w:val="16"/>
                  </w:rPr>
                </w:rPrChange>
              </w:rPr>
              <w:t>)</w:t>
            </w:r>
          </w:p>
        </w:tc>
        <w:tc>
          <w:tcPr>
            <w:tcW w:w="0" w:type="auto"/>
          </w:tcPr>
          <w:p w14:paraId="288689A9" w14:textId="77777777" w:rsidR="00DE1FF7" w:rsidRPr="00414C19" w:rsidRDefault="00F5325D">
            <w:pPr>
              <w:pStyle w:val="Compact"/>
              <w:rPr>
                <w:sz w:val="12"/>
                <w:szCs w:val="16"/>
                <w:lang w:val="en-GB"/>
                <w:rPrChange w:id="2546" w:author="Nils Hailer" w:date="2021-05-17T11:11:00Z">
                  <w:rPr>
                    <w:sz w:val="12"/>
                    <w:szCs w:val="16"/>
                  </w:rPr>
                </w:rPrChange>
              </w:rPr>
            </w:pPr>
            <w:r w:rsidRPr="00414C19">
              <w:rPr>
                <w:sz w:val="12"/>
                <w:szCs w:val="16"/>
                <w:lang w:val="en-GB"/>
                <w:rPrChange w:id="2547" w:author="Nils Hailer" w:date="2021-05-17T11:11:00Z">
                  <w:rPr>
                    <w:sz w:val="12"/>
                    <w:szCs w:val="16"/>
                  </w:rPr>
                </w:rPrChange>
              </w:rPr>
              <w:t xml:space="preserve">3926 </w:t>
            </w:r>
            <w:proofErr w:type="gramStart"/>
            <w:r w:rsidRPr="00414C19">
              <w:rPr>
                <w:sz w:val="12"/>
                <w:szCs w:val="16"/>
                <w:lang w:val="en-GB"/>
                <w:rPrChange w:id="2548" w:author="Nils Hailer" w:date="2021-05-17T11:11:00Z">
                  <w:rPr>
                    <w:sz w:val="12"/>
                    <w:szCs w:val="16"/>
                  </w:rPr>
                </w:rPrChange>
              </w:rPr>
              <w:t>( 4.4</w:t>
            </w:r>
            <w:proofErr w:type="gramEnd"/>
            <w:r w:rsidRPr="00414C19">
              <w:rPr>
                <w:sz w:val="12"/>
                <w:szCs w:val="16"/>
                <w:lang w:val="en-GB"/>
                <w:rPrChange w:id="2549" w:author="Nils Hailer" w:date="2021-05-17T11:11:00Z">
                  <w:rPr>
                    <w:sz w:val="12"/>
                    <w:szCs w:val="16"/>
                  </w:rPr>
                </w:rPrChange>
              </w:rPr>
              <w:t>)</w:t>
            </w:r>
          </w:p>
        </w:tc>
        <w:tc>
          <w:tcPr>
            <w:tcW w:w="0" w:type="auto"/>
          </w:tcPr>
          <w:p w14:paraId="4C5BE259" w14:textId="77777777" w:rsidR="00DE1FF7" w:rsidRPr="00414C19" w:rsidRDefault="00F5325D">
            <w:pPr>
              <w:pStyle w:val="Compact"/>
              <w:rPr>
                <w:sz w:val="12"/>
                <w:szCs w:val="16"/>
                <w:lang w:val="en-GB"/>
                <w:rPrChange w:id="2550" w:author="Nils Hailer" w:date="2021-05-17T11:11:00Z">
                  <w:rPr>
                    <w:sz w:val="12"/>
                    <w:szCs w:val="16"/>
                  </w:rPr>
                </w:rPrChange>
              </w:rPr>
            </w:pPr>
            <w:r w:rsidRPr="00414C19">
              <w:rPr>
                <w:sz w:val="12"/>
                <w:szCs w:val="16"/>
                <w:lang w:val="en-GB"/>
                <w:rPrChange w:id="2551" w:author="Nils Hailer" w:date="2021-05-17T11:11:00Z">
                  <w:rPr>
                    <w:sz w:val="12"/>
                    <w:szCs w:val="16"/>
                  </w:rPr>
                </w:rPrChange>
              </w:rPr>
              <w:t>12 (2.9)</w:t>
            </w:r>
          </w:p>
        </w:tc>
        <w:tc>
          <w:tcPr>
            <w:tcW w:w="0" w:type="auto"/>
          </w:tcPr>
          <w:p w14:paraId="7C0754E2" w14:textId="77777777" w:rsidR="00DE1FF7" w:rsidRPr="00414C19" w:rsidRDefault="00F5325D">
            <w:pPr>
              <w:pStyle w:val="Compact"/>
              <w:rPr>
                <w:sz w:val="12"/>
                <w:szCs w:val="16"/>
                <w:lang w:val="en-GB"/>
                <w:rPrChange w:id="2552" w:author="Nils Hailer" w:date="2021-05-17T11:11:00Z">
                  <w:rPr>
                    <w:sz w:val="12"/>
                    <w:szCs w:val="16"/>
                  </w:rPr>
                </w:rPrChange>
              </w:rPr>
            </w:pPr>
            <w:r w:rsidRPr="00414C19">
              <w:rPr>
                <w:sz w:val="12"/>
                <w:szCs w:val="16"/>
                <w:lang w:val="en-GB"/>
                <w:rPrChange w:id="2553" w:author="Nils Hailer" w:date="2021-05-17T11:11:00Z">
                  <w:rPr>
                    <w:sz w:val="12"/>
                    <w:szCs w:val="16"/>
                  </w:rPr>
                </w:rPrChange>
              </w:rPr>
              <w:t>372 (2.0)</w:t>
            </w:r>
          </w:p>
        </w:tc>
        <w:tc>
          <w:tcPr>
            <w:tcW w:w="0" w:type="auto"/>
          </w:tcPr>
          <w:p w14:paraId="4050592A" w14:textId="77777777" w:rsidR="00DE1FF7" w:rsidRPr="00414C19" w:rsidRDefault="00F5325D">
            <w:pPr>
              <w:pStyle w:val="Compact"/>
              <w:rPr>
                <w:sz w:val="12"/>
                <w:szCs w:val="16"/>
                <w:lang w:val="en-GB"/>
                <w:rPrChange w:id="2554" w:author="Nils Hailer" w:date="2021-05-17T11:11:00Z">
                  <w:rPr>
                    <w:sz w:val="12"/>
                    <w:szCs w:val="16"/>
                  </w:rPr>
                </w:rPrChange>
              </w:rPr>
            </w:pPr>
            <w:r w:rsidRPr="00414C19">
              <w:rPr>
                <w:sz w:val="12"/>
                <w:szCs w:val="16"/>
                <w:lang w:val="en-GB"/>
                <w:rPrChange w:id="2555" w:author="Nils Hailer" w:date="2021-05-17T11:11:00Z">
                  <w:rPr>
                    <w:sz w:val="12"/>
                    <w:szCs w:val="16"/>
                  </w:rPr>
                </w:rPrChange>
              </w:rPr>
              <w:t>384 (2.0)</w:t>
            </w:r>
          </w:p>
        </w:tc>
      </w:tr>
      <w:tr w:rsidR="00DE1FF7" w:rsidRPr="00414C19" w14:paraId="641A0B9D" w14:textId="77777777" w:rsidTr="00E76AA7">
        <w:tc>
          <w:tcPr>
            <w:tcW w:w="743" w:type="pct"/>
          </w:tcPr>
          <w:p w14:paraId="7E2BBB53" w14:textId="77777777" w:rsidR="00DE1FF7" w:rsidRPr="00414C19" w:rsidRDefault="00F5325D">
            <w:pPr>
              <w:pStyle w:val="Compact"/>
              <w:rPr>
                <w:sz w:val="12"/>
                <w:szCs w:val="16"/>
                <w:lang w:val="en-GB"/>
                <w:rPrChange w:id="2556" w:author="Nils Hailer" w:date="2021-05-17T11:11:00Z">
                  <w:rPr>
                    <w:sz w:val="12"/>
                    <w:szCs w:val="16"/>
                  </w:rPr>
                </w:rPrChange>
              </w:rPr>
            </w:pPr>
            <w:r w:rsidRPr="00414C19">
              <w:rPr>
                <w:sz w:val="12"/>
                <w:szCs w:val="16"/>
                <w:lang w:val="en-GB"/>
                <w:rPrChange w:id="2557" w:author="Nils Hailer" w:date="2021-05-17T11:11:00Z">
                  <w:rPr>
                    <w:sz w:val="12"/>
                    <w:szCs w:val="16"/>
                  </w:rPr>
                </w:rPrChange>
              </w:rPr>
              <w:t>Vascular disease</w:t>
            </w:r>
          </w:p>
        </w:tc>
        <w:tc>
          <w:tcPr>
            <w:tcW w:w="1152" w:type="pct"/>
          </w:tcPr>
          <w:p w14:paraId="6EBE4846" w14:textId="77777777" w:rsidR="00DE1FF7" w:rsidRPr="00414C19" w:rsidRDefault="00DE1FF7">
            <w:pPr>
              <w:rPr>
                <w:sz w:val="12"/>
                <w:szCs w:val="16"/>
                <w:lang w:val="en-GB"/>
                <w:rPrChange w:id="2558" w:author="Nils Hailer" w:date="2021-05-17T11:11:00Z">
                  <w:rPr>
                    <w:sz w:val="12"/>
                    <w:szCs w:val="16"/>
                  </w:rPr>
                </w:rPrChange>
              </w:rPr>
            </w:pPr>
          </w:p>
        </w:tc>
        <w:tc>
          <w:tcPr>
            <w:tcW w:w="0" w:type="auto"/>
          </w:tcPr>
          <w:p w14:paraId="14E79FA4" w14:textId="77777777" w:rsidR="00DE1FF7" w:rsidRPr="00414C19" w:rsidRDefault="00F5325D">
            <w:pPr>
              <w:pStyle w:val="Compact"/>
              <w:rPr>
                <w:sz w:val="12"/>
                <w:szCs w:val="16"/>
                <w:lang w:val="en-GB"/>
                <w:rPrChange w:id="2559" w:author="Nils Hailer" w:date="2021-05-17T11:11:00Z">
                  <w:rPr>
                    <w:sz w:val="12"/>
                    <w:szCs w:val="16"/>
                  </w:rPr>
                </w:rPrChange>
              </w:rPr>
            </w:pPr>
            <w:r w:rsidRPr="00414C19">
              <w:rPr>
                <w:sz w:val="12"/>
                <w:szCs w:val="16"/>
                <w:lang w:val="en-GB"/>
                <w:rPrChange w:id="2560" w:author="Nils Hailer" w:date="2021-05-17T11:11:00Z">
                  <w:rPr>
                    <w:sz w:val="12"/>
                    <w:szCs w:val="16"/>
                  </w:rPr>
                </w:rPrChange>
              </w:rPr>
              <w:t xml:space="preserve">89 </w:t>
            </w:r>
            <w:proofErr w:type="gramStart"/>
            <w:r w:rsidRPr="00414C19">
              <w:rPr>
                <w:sz w:val="12"/>
                <w:szCs w:val="16"/>
                <w:lang w:val="en-GB"/>
                <w:rPrChange w:id="2561" w:author="Nils Hailer" w:date="2021-05-17T11:11:00Z">
                  <w:rPr>
                    <w:sz w:val="12"/>
                    <w:szCs w:val="16"/>
                  </w:rPr>
                </w:rPrChange>
              </w:rPr>
              <w:t>( 4.1</w:t>
            </w:r>
            <w:proofErr w:type="gramEnd"/>
            <w:r w:rsidRPr="00414C19">
              <w:rPr>
                <w:sz w:val="12"/>
                <w:szCs w:val="16"/>
                <w:lang w:val="en-GB"/>
                <w:rPrChange w:id="2562" w:author="Nils Hailer" w:date="2021-05-17T11:11:00Z">
                  <w:rPr>
                    <w:sz w:val="12"/>
                    <w:szCs w:val="16"/>
                  </w:rPr>
                </w:rPrChange>
              </w:rPr>
              <w:t>)</w:t>
            </w:r>
          </w:p>
        </w:tc>
        <w:tc>
          <w:tcPr>
            <w:tcW w:w="0" w:type="auto"/>
          </w:tcPr>
          <w:p w14:paraId="14E413F3" w14:textId="77777777" w:rsidR="00DE1FF7" w:rsidRPr="00414C19" w:rsidRDefault="00F5325D">
            <w:pPr>
              <w:pStyle w:val="Compact"/>
              <w:rPr>
                <w:sz w:val="12"/>
                <w:szCs w:val="16"/>
                <w:lang w:val="en-GB"/>
                <w:rPrChange w:id="2563" w:author="Nils Hailer" w:date="2021-05-17T11:11:00Z">
                  <w:rPr>
                    <w:sz w:val="12"/>
                    <w:szCs w:val="16"/>
                  </w:rPr>
                </w:rPrChange>
              </w:rPr>
            </w:pPr>
            <w:r w:rsidRPr="00414C19">
              <w:rPr>
                <w:sz w:val="12"/>
                <w:szCs w:val="16"/>
                <w:lang w:val="en-GB"/>
                <w:rPrChange w:id="2564" w:author="Nils Hailer" w:date="2021-05-17T11:11:00Z">
                  <w:rPr>
                    <w:sz w:val="12"/>
                    <w:szCs w:val="16"/>
                  </w:rPr>
                </w:rPrChange>
              </w:rPr>
              <w:t xml:space="preserve">2434 </w:t>
            </w:r>
            <w:proofErr w:type="gramStart"/>
            <w:r w:rsidRPr="00414C19">
              <w:rPr>
                <w:sz w:val="12"/>
                <w:szCs w:val="16"/>
                <w:lang w:val="en-GB"/>
                <w:rPrChange w:id="2565" w:author="Nils Hailer" w:date="2021-05-17T11:11:00Z">
                  <w:rPr>
                    <w:sz w:val="12"/>
                    <w:szCs w:val="16"/>
                  </w:rPr>
                </w:rPrChange>
              </w:rPr>
              <w:t>( 2.8</w:t>
            </w:r>
            <w:proofErr w:type="gramEnd"/>
            <w:r w:rsidRPr="00414C19">
              <w:rPr>
                <w:sz w:val="12"/>
                <w:szCs w:val="16"/>
                <w:lang w:val="en-GB"/>
                <w:rPrChange w:id="2566" w:author="Nils Hailer" w:date="2021-05-17T11:11:00Z">
                  <w:rPr>
                    <w:sz w:val="12"/>
                    <w:szCs w:val="16"/>
                  </w:rPr>
                </w:rPrChange>
              </w:rPr>
              <w:t>)</w:t>
            </w:r>
          </w:p>
        </w:tc>
        <w:tc>
          <w:tcPr>
            <w:tcW w:w="0" w:type="auto"/>
          </w:tcPr>
          <w:p w14:paraId="0CDDFBB1" w14:textId="77777777" w:rsidR="00DE1FF7" w:rsidRPr="00414C19" w:rsidRDefault="00F5325D">
            <w:pPr>
              <w:pStyle w:val="Compact"/>
              <w:rPr>
                <w:sz w:val="12"/>
                <w:szCs w:val="16"/>
                <w:lang w:val="en-GB"/>
                <w:rPrChange w:id="2567" w:author="Nils Hailer" w:date="2021-05-17T11:11:00Z">
                  <w:rPr>
                    <w:sz w:val="12"/>
                    <w:szCs w:val="16"/>
                  </w:rPr>
                </w:rPrChange>
              </w:rPr>
            </w:pPr>
            <w:r w:rsidRPr="00414C19">
              <w:rPr>
                <w:sz w:val="12"/>
                <w:szCs w:val="16"/>
                <w:lang w:val="en-GB"/>
                <w:rPrChange w:id="2568" w:author="Nils Hailer" w:date="2021-05-17T11:11:00Z">
                  <w:rPr>
                    <w:sz w:val="12"/>
                    <w:szCs w:val="16"/>
                  </w:rPr>
                </w:rPrChange>
              </w:rPr>
              <w:t xml:space="preserve">2523 </w:t>
            </w:r>
            <w:proofErr w:type="gramStart"/>
            <w:r w:rsidRPr="00414C19">
              <w:rPr>
                <w:sz w:val="12"/>
                <w:szCs w:val="16"/>
                <w:lang w:val="en-GB"/>
                <w:rPrChange w:id="2569" w:author="Nils Hailer" w:date="2021-05-17T11:11:00Z">
                  <w:rPr>
                    <w:sz w:val="12"/>
                    <w:szCs w:val="16"/>
                  </w:rPr>
                </w:rPrChange>
              </w:rPr>
              <w:t>( 2.8</w:t>
            </w:r>
            <w:proofErr w:type="gramEnd"/>
            <w:r w:rsidRPr="00414C19">
              <w:rPr>
                <w:sz w:val="12"/>
                <w:szCs w:val="16"/>
                <w:lang w:val="en-GB"/>
                <w:rPrChange w:id="2570" w:author="Nils Hailer" w:date="2021-05-17T11:11:00Z">
                  <w:rPr>
                    <w:sz w:val="12"/>
                    <w:szCs w:val="16"/>
                  </w:rPr>
                </w:rPrChange>
              </w:rPr>
              <w:t>)</w:t>
            </w:r>
          </w:p>
        </w:tc>
        <w:tc>
          <w:tcPr>
            <w:tcW w:w="0" w:type="auto"/>
          </w:tcPr>
          <w:p w14:paraId="3B0D616F" w14:textId="77777777" w:rsidR="00DE1FF7" w:rsidRPr="00414C19" w:rsidRDefault="00F5325D">
            <w:pPr>
              <w:pStyle w:val="Compact"/>
              <w:rPr>
                <w:sz w:val="12"/>
                <w:szCs w:val="16"/>
                <w:lang w:val="en-GB"/>
                <w:rPrChange w:id="2571" w:author="Nils Hailer" w:date="2021-05-17T11:11:00Z">
                  <w:rPr>
                    <w:sz w:val="12"/>
                    <w:szCs w:val="16"/>
                  </w:rPr>
                </w:rPrChange>
              </w:rPr>
            </w:pPr>
            <w:r w:rsidRPr="00414C19">
              <w:rPr>
                <w:sz w:val="12"/>
                <w:szCs w:val="16"/>
                <w:lang w:val="en-GB"/>
                <w:rPrChange w:id="2572" w:author="Nils Hailer" w:date="2021-05-17T11:11:00Z">
                  <w:rPr>
                    <w:sz w:val="12"/>
                    <w:szCs w:val="16"/>
                  </w:rPr>
                </w:rPrChange>
              </w:rPr>
              <w:t>21 (5.1)</w:t>
            </w:r>
          </w:p>
        </w:tc>
        <w:tc>
          <w:tcPr>
            <w:tcW w:w="0" w:type="auto"/>
          </w:tcPr>
          <w:p w14:paraId="0B5FB8A4" w14:textId="77777777" w:rsidR="00DE1FF7" w:rsidRPr="00414C19" w:rsidRDefault="00F5325D">
            <w:pPr>
              <w:pStyle w:val="Compact"/>
              <w:rPr>
                <w:sz w:val="12"/>
                <w:szCs w:val="16"/>
                <w:lang w:val="en-GB"/>
                <w:rPrChange w:id="2573" w:author="Nils Hailer" w:date="2021-05-17T11:11:00Z">
                  <w:rPr>
                    <w:sz w:val="12"/>
                    <w:szCs w:val="16"/>
                  </w:rPr>
                </w:rPrChange>
              </w:rPr>
            </w:pPr>
            <w:r w:rsidRPr="00414C19">
              <w:rPr>
                <w:sz w:val="12"/>
                <w:szCs w:val="16"/>
                <w:lang w:val="en-GB"/>
                <w:rPrChange w:id="2574" w:author="Nils Hailer" w:date="2021-05-17T11:11:00Z">
                  <w:rPr>
                    <w:sz w:val="12"/>
                    <w:szCs w:val="16"/>
                  </w:rPr>
                </w:rPrChange>
              </w:rPr>
              <w:t>485 (2.6)</w:t>
            </w:r>
          </w:p>
        </w:tc>
        <w:tc>
          <w:tcPr>
            <w:tcW w:w="0" w:type="auto"/>
          </w:tcPr>
          <w:p w14:paraId="723B32D5" w14:textId="77777777" w:rsidR="00DE1FF7" w:rsidRPr="00414C19" w:rsidRDefault="00F5325D">
            <w:pPr>
              <w:pStyle w:val="Compact"/>
              <w:rPr>
                <w:sz w:val="12"/>
                <w:szCs w:val="16"/>
                <w:lang w:val="en-GB"/>
                <w:rPrChange w:id="2575" w:author="Nils Hailer" w:date="2021-05-17T11:11:00Z">
                  <w:rPr>
                    <w:sz w:val="12"/>
                    <w:szCs w:val="16"/>
                  </w:rPr>
                </w:rPrChange>
              </w:rPr>
            </w:pPr>
            <w:r w:rsidRPr="00414C19">
              <w:rPr>
                <w:sz w:val="12"/>
                <w:szCs w:val="16"/>
                <w:lang w:val="en-GB"/>
                <w:rPrChange w:id="2576" w:author="Nils Hailer" w:date="2021-05-17T11:11:00Z">
                  <w:rPr>
                    <w:sz w:val="12"/>
                    <w:szCs w:val="16"/>
                  </w:rPr>
                </w:rPrChange>
              </w:rPr>
              <w:t>506 (2.7)</w:t>
            </w:r>
          </w:p>
        </w:tc>
      </w:tr>
      <w:tr w:rsidR="00DE1FF7" w:rsidRPr="00414C19" w14:paraId="655AE6CB" w14:textId="77777777" w:rsidTr="00E76AA7">
        <w:tc>
          <w:tcPr>
            <w:tcW w:w="743" w:type="pct"/>
          </w:tcPr>
          <w:p w14:paraId="563C7826" w14:textId="77777777" w:rsidR="00DE1FF7" w:rsidRPr="00414C19" w:rsidRDefault="00F5325D">
            <w:pPr>
              <w:pStyle w:val="Compact"/>
              <w:rPr>
                <w:sz w:val="12"/>
                <w:szCs w:val="16"/>
                <w:lang w:val="en-GB"/>
                <w:rPrChange w:id="2577" w:author="Nils Hailer" w:date="2021-05-17T11:11:00Z">
                  <w:rPr>
                    <w:sz w:val="12"/>
                    <w:szCs w:val="16"/>
                  </w:rPr>
                </w:rPrChange>
              </w:rPr>
            </w:pPr>
            <w:r w:rsidRPr="00414C19">
              <w:rPr>
                <w:sz w:val="12"/>
                <w:szCs w:val="16"/>
                <w:lang w:val="en-GB"/>
                <w:rPrChange w:id="2578" w:author="Nils Hailer" w:date="2021-05-17T11:11:00Z">
                  <w:rPr>
                    <w:sz w:val="12"/>
                    <w:szCs w:val="16"/>
                  </w:rPr>
                </w:rPrChange>
              </w:rPr>
              <w:t>Weight loss</w:t>
            </w:r>
          </w:p>
        </w:tc>
        <w:tc>
          <w:tcPr>
            <w:tcW w:w="1152" w:type="pct"/>
          </w:tcPr>
          <w:p w14:paraId="68DA3C25" w14:textId="77777777" w:rsidR="00DE1FF7" w:rsidRPr="00414C19" w:rsidRDefault="00DE1FF7">
            <w:pPr>
              <w:rPr>
                <w:sz w:val="12"/>
                <w:szCs w:val="16"/>
                <w:lang w:val="en-GB"/>
                <w:rPrChange w:id="2579" w:author="Nils Hailer" w:date="2021-05-17T11:11:00Z">
                  <w:rPr>
                    <w:sz w:val="12"/>
                    <w:szCs w:val="16"/>
                  </w:rPr>
                </w:rPrChange>
              </w:rPr>
            </w:pPr>
          </w:p>
        </w:tc>
        <w:tc>
          <w:tcPr>
            <w:tcW w:w="0" w:type="auto"/>
          </w:tcPr>
          <w:p w14:paraId="17423854" w14:textId="77777777" w:rsidR="00DE1FF7" w:rsidRPr="00414C19" w:rsidRDefault="00F5325D">
            <w:pPr>
              <w:pStyle w:val="Compact"/>
              <w:rPr>
                <w:sz w:val="12"/>
                <w:szCs w:val="16"/>
                <w:lang w:val="en-GB"/>
                <w:rPrChange w:id="2580" w:author="Nils Hailer" w:date="2021-05-17T11:11:00Z">
                  <w:rPr>
                    <w:sz w:val="12"/>
                    <w:szCs w:val="16"/>
                  </w:rPr>
                </w:rPrChange>
              </w:rPr>
            </w:pPr>
            <w:r w:rsidRPr="00414C19">
              <w:rPr>
                <w:sz w:val="12"/>
                <w:szCs w:val="16"/>
                <w:lang w:val="en-GB"/>
                <w:rPrChange w:id="2581" w:author="Nils Hailer" w:date="2021-05-17T11:11:00Z">
                  <w:rPr>
                    <w:sz w:val="12"/>
                    <w:szCs w:val="16"/>
                  </w:rPr>
                </w:rPrChange>
              </w:rPr>
              <w:t xml:space="preserve">5 </w:t>
            </w:r>
            <w:proofErr w:type="gramStart"/>
            <w:r w:rsidRPr="00414C19">
              <w:rPr>
                <w:sz w:val="12"/>
                <w:szCs w:val="16"/>
                <w:lang w:val="en-GB"/>
                <w:rPrChange w:id="2582" w:author="Nils Hailer" w:date="2021-05-17T11:11:00Z">
                  <w:rPr>
                    <w:sz w:val="12"/>
                    <w:szCs w:val="16"/>
                  </w:rPr>
                </w:rPrChange>
              </w:rPr>
              <w:t>( 0.2</w:t>
            </w:r>
            <w:proofErr w:type="gramEnd"/>
            <w:r w:rsidRPr="00414C19">
              <w:rPr>
                <w:sz w:val="12"/>
                <w:szCs w:val="16"/>
                <w:lang w:val="en-GB"/>
                <w:rPrChange w:id="2583" w:author="Nils Hailer" w:date="2021-05-17T11:11:00Z">
                  <w:rPr>
                    <w:sz w:val="12"/>
                    <w:szCs w:val="16"/>
                  </w:rPr>
                </w:rPrChange>
              </w:rPr>
              <w:t>)</w:t>
            </w:r>
          </w:p>
        </w:tc>
        <w:tc>
          <w:tcPr>
            <w:tcW w:w="0" w:type="auto"/>
          </w:tcPr>
          <w:p w14:paraId="62779CAB" w14:textId="77777777" w:rsidR="00DE1FF7" w:rsidRPr="00414C19" w:rsidRDefault="00F5325D">
            <w:pPr>
              <w:pStyle w:val="Compact"/>
              <w:rPr>
                <w:sz w:val="12"/>
                <w:szCs w:val="16"/>
                <w:lang w:val="en-GB"/>
                <w:rPrChange w:id="2584" w:author="Nils Hailer" w:date="2021-05-17T11:11:00Z">
                  <w:rPr>
                    <w:sz w:val="12"/>
                    <w:szCs w:val="16"/>
                  </w:rPr>
                </w:rPrChange>
              </w:rPr>
            </w:pPr>
            <w:r w:rsidRPr="00414C19">
              <w:rPr>
                <w:sz w:val="12"/>
                <w:szCs w:val="16"/>
                <w:lang w:val="en-GB"/>
                <w:rPrChange w:id="2585" w:author="Nils Hailer" w:date="2021-05-17T11:11:00Z">
                  <w:rPr>
                    <w:sz w:val="12"/>
                    <w:szCs w:val="16"/>
                  </w:rPr>
                </w:rPrChange>
              </w:rPr>
              <w:t xml:space="preserve">64 </w:t>
            </w:r>
            <w:proofErr w:type="gramStart"/>
            <w:r w:rsidRPr="00414C19">
              <w:rPr>
                <w:sz w:val="12"/>
                <w:szCs w:val="16"/>
                <w:lang w:val="en-GB"/>
                <w:rPrChange w:id="2586" w:author="Nils Hailer" w:date="2021-05-17T11:11:00Z">
                  <w:rPr>
                    <w:sz w:val="12"/>
                    <w:szCs w:val="16"/>
                  </w:rPr>
                </w:rPrChange>
              </w:rPr>
              <w:t>( 0.1</w:t>
            </w:r>
            <w:proofErr w:type="gramEnd"/>
            <w:r w:rsidRPr="00414C19">
              <w:rPr>
                <w:sz w:val="12"/>
                <w:szCs w:val="16"/>
                <w:lang w:val="en-GB"/>
                <w:rPrChange w:id="2587" w:author="Nils Hailer" w:date="2021-05-17T11:11:00Z">
                  <w:rPr>
                    <w:sz w:val="12"/>
                    <w:szCs w:val="16"/>
                  </w:rPr>
                </w:rPrChange>
              </w:rPr>
              <w:t>)</w:t>
            </w:r>
          </w:p>
        </w:tc>
        <w:tc>
          <w:tcPr>
            <w:tcW w:w="0" w:type="auto"/>
          </w:tcPr>
          <w:p w14:paraId="21C24821" w14:textId="77777777" w:rsidR="00DE1FF7" w:rsidRPr="00414C19" w:rsidRDefault="00F5325D">
            <w:pPr>
              <w:pStyle w:val="Compact"/>
              <w:rPr>
                <w:sz w:val="12"/>
                <w:szCs w:val="16"/>
                <w:lang w:val="en-GB"/>
                <w:rPrChange w:id="2588" w:author="Nils Hailer" w:date="2021-05-17T11:11:00Z">
                  <w:rPr>
                    <w:sz w:val="12"/>
                    <w:szCs w:val="16"/>
                  </w:rPr>
                </w:rPrChange>
              </w:rPr>
            </w:pPr>
            <w:r w:rsidRPr="00414C19">
              <w:rPr>
                <w:sz w:val="12"/>
                <w:szCs w:val="16"/>
                <w:lang w:val="en-GB"/>
                <w:rPrChange w:id="2589" w:author="Nils Hailer" w:date="2021-05-17T11:11:00Z">
                  <w:rPr>
                    <w:sz w:val="12"/>
                    <w:szCs w:val="16"/>
                  </w:rPr>
                </w:rPrChange>
              </w:rPr>
              <w:t xml:space="preserve">69 </w:t>
            </w:r>
            <w:proofErr w:type="gramStart"/>
            <w:r w:rsidRPr="00414C19">
              <w:rPr>
                <w:sz w:val="12"/>
                <w:szCs w:val="16"/>
                <w:lang w:val="en-GB"/>
                <w:rPrChange w:id="2590" w:author="Nils Hailer" w:date="2021-05-17T11:11:00Z">
                  <w:rPr>
                    <w:sz w:val="12"/>
                    <w:szCs w:val="16"/>
                  </w:rPr>
                </w:rPrChange>
              </w:rPr>
              <w:t>( 0.1</w:t>
            </w:r>
            <w:proofErr w:type="gramEnd"/>
            <w:r w:rsidRPr="00414C19">
              <w:rPr>
                <w:sz w:val="12"/>
                <w:szCs w:val="16"/>
                <w:lang w:val="en-GB"/>
                <w:rPrChange w:id="2591" w:author="Nils Hailer" w:date="2021-05-17T11:11:00Z">
                  <w:rPr>
                    <w:sz w:val="12"/>
                    <w:szCs w:val="16"/>
                  </w:rPr>
                </w:rPrChange>
              </w:rPr>
              <w:t>)</w:t>
            </w:r>
          </w:p>
        </w:tc>
        <w:tc>
          <w:tcPr>
            <w:tcW w:w="0" w:type="auto"/>
          </w:tcPr>
          <w:p w14:paraId="3555E511" w14:textId="77777777" w:rsidR="00DE1FF7" w:rsidRPr="00414C19" w:rsidRDefault="00F5325D">
            <w:pPr>
              <w:pStyle w:val="Compact"/>
              <w:rPr>
                <w:sz w:val="12"/>
                <w:szCs w:val="16"/>
                <w:lang w:val="en-GB"/>
                <w:rPrChange w:id="2592" w:author="Nils Hailer" w:date="2021-05-17T11:11:00Z">
                  <w:rPr>
                    <w:sz w:val="12"/>
                    <w:szCs w:val="16"/>
                  </w:rPr>
                </w:rPrChange>
              </w:rPr>
            </w:pPr>
            <w:r w:rsidRPr="00414C19">
              <w:rPr>
                <w:sz w:val="12"/>
                <w:szCs w:val="16"/>
                <w:lang w:val="en-GB"/>
                <w:rPrChange w:id="2593" w:author="Nils Hailer" w:date="2021-05-17T11:11:00Z">
                  <w:rPr>
                    <w:sz w:val="12"/>
                    <w:szCs w:val="16"/>
                  </w:rPr>
                </w:rPrChange>
              </w:rPr>
              <w:t>0 (0.0)</w:t>
            </w:r>
          </w:p>
        </w:tc>
        <w:tc>
          <w:tcPr>
            <w:tcW w:w="0" w:type="auto"/>
          </w:tcPr>
          <w:p w14:paraId="3B41972A" w14:textId="77777777" w:rsidR="00DE1FF7" w:rsidRPr="00414C19" w:rsidRDefault="00F5325D">
            <w:pPr>
              <w:pStyle w:val="Compact"/>
              <w:rPr>
                <w:sz w:val="12"/>
                <w:szCs w:val="16"/>
                <w:lang w:val="en-GB"/>
                <w:rPrChange w:id="2594" w:author="Nils Hailer" w:date="2021-05-17T11:11:00Z">
                  <w:rPr>
                    <w:sz w:val="12"/>
                    <w:szCs w:val="16"/>
                  </w:rPr>
                </w:rPrChange>
              </w:rPr>
            </w:pPr>
            <w:r w:rsidRPr="00414C19">
              <w:rPr>
                <w:sz w:val="12"/>
                <w:szCs w:val="16"/>
                <w:lang w:val="en-GB"/>
                <w:rPrChange w:id="2595" w:author="Nils Hailer" w:date="2021-05-17T11:11:00Z">
                  <w:rPr>
                    <w:sz w:val="12"/>
                    <w:szCs w:val="16"/>
                  </w:rPr>
                </w:rPrChange>
              </w:rPr>
              <w:t>29 (0.2)</w:t>
            </w:r>
          </w:p>
        </w:tc>
        <w:tc>
          <w:tcPr>
            <w:tcW w:w="0" w:type="auto"/>
          </w:tcPr>
          <w:p w14:paraId="5E5105DD" w14:textId="77777777" w:rsidR="00DE1FF7" w:rsidRPr="00414C19" w:rsidRDefault="00F5325D">
            <w:pPr>
              <w:pStyle w:val="Compact"/>
              <w:rPr>
                <w:sz w:val="12"/>
                <w:szCs w:val="16"/>
                <w:lang w:val="en-GB"/>
                <w:rPrChange w:id="2596" w:author="Nils Hailer" w:date="2021-05-17T11:11:00Z">
                  <w:rPr>
                    <w:sz w:val="12"/>
                    <w:szCs w:val="16"/>
                  </w:rPr>
                </w:rPrChange>
              </w:rPr>
            </w:pPr>
            <w:r w:rsidRPr="00414C19">
              <w:rPr>
                <w:sz w:val="12"/>
                <w:szCs w:val="16"/>
                <w:lang w:val="en-GB"/>
                <w:rPrChange w:id="2597" w:author="Nils Hailer" w:date="2021-05-17T11:11:00Z">
                  <w:rPr>
                    <w:sz w:val="12"/>
                    <w:szCs w:val="16"/>
                  </w:rPr>
                </w:rPrChange>
              </w:rPr>
              <w:t>29 (0.2)</w:t>
            </w:r>
          </w:p>
        </w:tc>
      </w:tr>
    </w:tbl>
    <w:p w14:paraId="6B54EF15" w14:textId="77777777" w:rsidR="00DE1FF7" w:rsidRPr="00414C19" w:rsidRDefault="00F5325D">
      <w:pPr>
        <w:pStyle w:val="Rubrik5"/>
        <w:rPr>
          <w:lang w:val="en-GB"/>
          <w:rPrChange w:id="2598" w:author="Nils Hailer" w:date="2021-05-17T11:11:00Z">
            <w:rPr/>
          </w:rPrChange>
        </w:rPr>
      </w:pPr>
      <w:bookmarkStart w:id="2599" w:name="page-break-11"/>
      <w:bookmarkEnd w:id="1251"/>
      <w:r w:rsidRPr="00414C19">
        <w:rPr>
          <w:lang w:val="en-GB"/>
          <w:rPrChange w:id="2600" w:author="Nils Hailer" w:date="2021-05-17T11:11:00Z">
            <w:rPr/>
          </w:rPrChange>
        </w:rPr>
        <w:lastRenderedPageBreak/>
        <w:t>PAGE BREAK</w:t>
      </w:r>
    </w:p>
    <w:p w14:paraId="3464E3B4" w14:textId="77777777" w:rsidR="00DE1FF7" w:rsidRPr="00414C19" w:rsidRDefault="00F5325D">
      <w:pPr>
        <w:pStyle w:val="TableCaption"/>
        <w:rPr>
          <w:lang w:val="en-GB"/>
          <w:rPrChange w:id="2601" w:author="Nils Hailer" w:date="2021-05-17T11:11:00Z">
            <w:rPr/>
          </w:rPrChange>
        </w:rPr>
      </w:pPr>
      <w:r w:rsidRPr="00414C19">
        <w:rPr>
          <w:lang w:val="en-GB"/>
          <w:rPrChange w:id="2602" w:author="Nils Hailer" w:date="2021-05-17T11:11:00Z">
            <w:rPr/>
          </w:rPrChange>
        </w:rPr>
        <w:t xml:space="preserve">Table 4: Variables selected by the bootstrap ranking procedure. Variables selected at least 10 out of 100 times were used in the main model. Variables chosen at least 80 times were kept in the reduced model as well. (BMI = body mass index. ASA class = American Society for </w:t>
      </w:r>
      <w:proofErr w:type="spellStart"/>
      <w:r w:rsidRPr="00414C19">
        <w:rPr>
          <w:lang w:val="en-GB"/>
          <w:rPrChange w:id="2603" w:author="Nils Hailer" w:date="2021-05-17T11:11:00Z">
            <w:rPr/>
          </w:rPrChange>
        </w:rPr>
        <w:t>Anesthesiologists</w:t>
      </w:r>
      <w:proofErr w:type="spellEnd"/>
      <w:r w:rsidRPr="00414C19">
        <w:rPr>
          <w:lang w:val="en-GB"/>
          <w:rPrChange w:id="2604" w:author="Nils Hailer" w:date="2021-05-17T11:11:00Z">
            <w:rPr/>
          </w:rPrChange>
        </w:rPr>
        <w:t xml:space="preserve"> classification. CNS = central nervous system.)</w:t>
      </w:r>
    </w:p>
    <w:tbl>
      <w:tblPr>
        <w:tblStyle w:val="Table"/>
        <w:tblW w:w="0" w:type="pct"/>
        <w:tblLook w:val="0020" w:firstRow="1" w:lastRow="0" w:firstColumn="0" w:lastColumn="0" w:noHBand="0" w:noVBand="0"/>
        <w:tblCaption w:val="Table 4: Variables selected by the bootstrap ranking procedure. Variables selected at least 10 out of 100 times were used in the main model. Variables chosen at least 80 times were kept in the reduced model as well. (BMI = body mass index. ASA class = American Society for Anesthesiologists classification. CNS = central nervous system.)"/>
      </w:tblPr>
      <w:tblGrid>
        <w:gridCol w:w="4865"/>
        <w:gridCol w:w="516"/>
      </w:tblGrid>
      <w:tr w:rsidR="00DE1FF7" w:rsidRPr="00414C19" w14:paraId="1E519079" w14:textId="77777777">
        <w:tc>
          <w:tcPr>
            <w:tcW w:w="0" w:type="auto"/>
            <w:tcBorders>
              <w:bottom w:val="single" w:sz="0" w:space="0" w:color="auto"/>
            </w:tcBorders>
            <w:vAlign w:val="bottom"/>
          </w:tcPr>
          <w:p w14:paraId="1D803999" w14:textId="77777777" w:rsidR="00DE1FF7" w:rsidRPr="00414C19" w:rsidRDefault="00F5325D">
            <w:pPr>
              <w:pStyle w:val="Compact"/>
              <w:rPr>
                <w:lang w:val="en-GB"/>
                <w:rPrChange w:id="2605" w:author="Nils Hailer" w:date="2021-05-17T11:11:00Z">
                  <w:rPr/>
                </w:rPrChange>
              </w:rPr>
            </w:pPr>
            <w:r w:rsidRPr="00414C19">
              <w:rPr>
                <w:lang w:val="en-GB"/>
                <w:rPrChange w:id="2606" w:author="Nils Hailer" w:date="2021-05-17T11:11:00Z">
                  <w:rPr/>
                </w:rPrChange>
              </w:rPr>
              <w:t>variable</w:t>
            </w:r>
          </w:p>
        </w:tc>
        <w:tc>
          <w:tcPr>
            <w:tcW w:w="0" w:type="auto"/>
            <w:tcBorders>
              <w:bottom w:val="single" w:sz="0" w:space="0" w:color="auto"/>
            </w:tcBorders>
            <w:vAlign w:val="bottom"/>
          </w:tcPr>
          <w:p w14:paraId="5B2E67D0" w14:textId="77777777" w:rsidR="00DE1FF7" w:rsidRPr="00414C19" w:rsidRDefault="00F5325D">
            <w:pPr>
              <w:pStyle w:val="Compact"/>
              <w:jc w:val="right"/>
              <w:rPr>
                <w:lang w:val="en-GB"/>
                <w:rPrChange w:id="2607" w:author="Nils Hailer" w:date="2021-05-17T11:11:00Z">
                  <w:rPr/>
                </w:rPrChange>
              </w:rPr>
            </w:pPr>
            <w:r w:rsidRPr="00414C19">
              <w:rPr>
                <w:lang w:val="en-GB"/>
                <w:rPrChange w:id="2608" w:author="Nils Hailer" w:date="2021-05-17T11:11:00Z">
                  <w:rPr/>
                </w:rPrChange>
              </w:rPr>
              <w:t>n</w:t>
            </w:r>
          </w:p>
        </w:tc>
      </w:tr>
      <w:tr w:rsidR="00DE1FF7" w:rsidRPr="00414C19" w14:paraId="0A0FFC66" w14:textId="77777777">
        <w:tc>
          <w:tcPr>
            <w:tcW w:w="0" w:type="auto"/>
          </w:tcPr>
          <w:p w14:paraId="3A2039BD" w14:textId="77777777" w:rsidR="00DE1FF7" w:rsidRPr="00414C19" w:rsidRDefault="00F5325D">
            <w:pPr>
              <w:pStyle w:val="Compact"/>
              <w:rPr>
                <w:lang w:val="en-GB"/>
                <w:rPrChange w:id="2609" w:author="Nils Hailer" w:date="2021-05-17T11:11:00Z">
                  <w:rPr/>
                </w:rPrChange>
              </w:rPr>
            </w:pPr>
            <w:r w:rsidRPr="00414C19">
              <w:rPr>
                <w:lang w:val="en-GB"/>
                <w:rPrChange w:id="2610" w:author="Nils Hailer" w:date="2021-05-17T11:11:00Z">
                  <w:rPr/>
                </w:rPrChange>
              </w:rPr>
              <w:t>CNS disease</w:t>
            </w:r>
          </w:p>
        </w:tc>
        <w:tc>
          <w:tcPr>
            <w:tcW w:w="0" w:type="auto"/>
          </w:tcPr>
          <w:p w14:paraId="0153E1F4" w14:textId="77777777" w:rsidR="00DE1FF7" w:rsidRPr="00414C19" w:rsidRDefault="00F5325D">
            <w:pPr>
              <w:pStyle w:val="Compact"/>
              <w:jc w:val="right"/>
              <w:rPr>
                <w:lang w:val="en-GB"/>
                <w:rPrChange w:id="2611" w:author="Nils Hailer" w:date="2021-05-17T11:11:00Z">
                  <w:rPr/>
                </w:rPrChange>
              </w:rPr>
            </w:pPr>
            <w:r w:rsidRPr="00414C19">
              <w:rPr>
                <w:lang w:val="en-GB"/>
                <w:rPrChange w:id="2612" w:author="Nils Hailer" w:date="2021-05-17T11:11:00Z">
                  <w:rPr/>
                </w:rPrChange>
              </w:rPr>
              <w:t>100</w:t>
            </w:r>
          </w:p>
        </w:tc>
      </w:tr>
      <w:tr w:rsidR="00DE1FF7" w:rsidRPr="00414C19" w14:paraId="0F083090" w14:textId="77777777">
        <w:tc>
          <w:tcPr>
            <w:tcW w:w="0" w:type="auto"/>
          </w:tcPr>
          <w:p w14:paraId="225295B9" w14:textId="77777777" w:rsidR="00DE1FF7" w:rsidRPr="00414C19" w:rsidRDefault="00F5325D">
            <w:pPr>
              <w:pStyle w:val="Compact"/>
              <w:rPr>
                <w:lang w:val="en-GB"/>
                <w:rPrChange w:id="2613" w:author="Nils Hailer" w:date="2021-05-17T11:11:00Z">
                  <w:rPr/>
                </w:rPrChange>
              </w:rPr>
            </w:pPr>
            <w:r w:rsidRPr="00414C19">
              <w:rPr>
                <w:lang w:val="en-GB"/>
                <w:rPrChange w:id="2614" w:author="Nils Hailer" w:date="2021-05-17T11:11:00Z">
                  <w:rPr/>
                </w:rPrChange>
              </w:rPr>
              <w:t>Fluid electrolyte disorders</w:t>
            </w:r>
          </w:p>
        </w:tc>
        <w:tc>
          <w:tcPr>
            <w:tcW w:w="0" w:type="auto"/>
          </w:tcPr>
          <w:p w14:paraId="55468FD1" w14:textId="77777777" w:rsidR="00DE1FF7" w:rsidRPr="00414C19" w:rsidRDefault="00F5325D">
            <w:pPr>
              <w:pStyle w:val="Compact"/>
              <w:jc w:val="right"/>
              <w:rPr>
                <w:lang w:val="en-GB"/>
                <w:rPrChange w:id="2615" w:author="Nils Hailer" w:date="2021-05-17T11:11:00Z">
                  <w:rPr/>
                </w:rPrChange>
              </w:rPr>
            </w:pPr>
            <w:r w:rsidRPr="00414C19">
              <w:rPr>
                <w:lang w:val="en-GB"/>
                <w:rPrChange w:id="2616" w:author="Nils Hailer" w:date="2021-05-17T11:11:00Z">
                  <w:rPr/>
                </w:rPrChange>
              </w:rPr>
              <w:t>100</w:t>
            </w:r>
          </w:p>
        </w:tc>
      </w:tr>
      <w:tr w:rsidR="00DE1FF7" w:rsidRPr="00414C19" w14:paraId="0B5A9289" w14:textId="77777777">
        <w:tc>
          <w:tcPr>
            <w:tcW w:w="0" w:type="auto"/>
          </w:tcPr>
          <w:p w14:paraId="483BC833" w14:textId="77777777" w:rsidR="00DE1FF7" w:rsidRPr="00414C19" w:rsidRDefault="00F5325D">
            <w:pPr>
              <w:pStyle w:val="Compact"/>
              <w:rPr>
                <w:lang w:val="en-GB"/>
                <w:rPrChange w:id="2617" w:author="Nils Hailer" w:date="2021-05-17T11:11:00Z">
                  <w:rPr/>
                </w:rPrChange>
              </w:rPr>
            </w:pPr>
            <w:r w:rsidRPr="00414C19">
              <w:rPr>
                <w:lang w:val="en-GB"/>
                <w:rPrChange w:id="2618" w:author="Nils Hailer" w:date="2021-05-17T11:11:00Z">
                  <w:rPr/>
                </w:rPrChange>
              </w:rPr>
              <w:t>Liver disease</w:t>
            </w:r>
          </w:p>
        </w:tc>
        <w:tc>
          <w:tcPr>
            <w:tcW w:w="0" w:type="auto"/>
          </w:tcPr>
          <w:p w14:paraId="387C15BC" w14:textId="77777777" w:rsidR="00DE1FF7" w:rsidRPr="00414C19" w:rsidRDefault="00F5325D">
            <w:pPr>
              <w:pStyle w:val="Compact"/>
              <w:jc w:val="right"/>
              <w:rPr>
                <w:lang w:val="en-GB"/>
                <w:rPrChange w:id="2619" w:author="Nils Hailer" w:date="2021-05-17T11:11:00Z">
                  <w:rPr/>
                </w:rPrChange>
              </w:rPr>
            </w:pPr>
            <w:r w:rsidRPr="00414C19">
              <w:rPr>
                <w:lang w:val="en-GB"/>
                <w:rPrChange w:id="2620" w:author="Nils Hailer" w:date="2021-05-17T11:11:00Z">
                  <w:rPr/>
                </w:rPrChange>
              </w:rPr>
              <w:t>100</w:t>
            </w:r>
          </w:p>
        </w:tc>
      </w:tr>
      <w:tr w:rsidR="00DE1FF7" w:rsidRPr="00414C19" w14:paraId="3C64AF86" w14:textId="77777777">
        <w:tc>
          <w:tcPr>
            <w:tcW w:w="0" w:type="auto"/>
          </w:tcPr>
          <w:p w14:paraId="2CB43EF4" w14:textId="77777777" w:rsidR="00DE1FF7" w:rsidRPr="00414C19" w:rsidRDefault="00F5325D">
            <w:pPr>
              <w:pStyle w:val="Compact"/>
              <w:rPr>
                <w:lang w:val="en-GB"/>
                <w:rPrChange w:id="2621" w:author="Nils Hailer" w:date="2021-05-17T11:11:00Z">
                  <w:rPr/>
                </w:rPrChange>
              </w:rPr>
            </w:pPr>
            <w:r w:rsidRPr="00414C19">
              <w:rPr>
                <w:lang w:val="en-GB"/>
                <w:rPrChange w:id="2622" w:author="Nils Hailer" w:date="2021-05-17T11:11:00Z">
                  <w:rPr/>
                </w:rPrChange>
              </w:rPr>
              <w:t>ASA class: III</w:t>
            </w:r>
          </w:p>
        </w:tc>
        <w:tc>
          <w:tcPr>
            <w:tcW w:w="0" w:type="auto"/>
          </w:tcPr>
          <w:p w14:paraId="19DFDE6D" w14:textId="77777777" w:rsidR="00DE1FF7" w:rsidRPr="00414C19" w:rsidRDefault="00F5325D">
            <w:pPr>
              <w:pStyle w:val="Compact"/>
              <w:jc w:val="right"/>
              <w:rPr>
                <w:lang w:val="en-GB"/>
                <w:rPrChange w:id="2623" w:author="Nils Hailer" w:date="2021-05-17T11:11:00Z">
                  <w:rPr/>
                </w:rPrChange>
              </w:rPr>
            </w:pPr>
            <w:r w:rsidRPr="00414C19">
              <w:rPr>
                <w:lang w:val="en-GB"/>
                <w:rPrChange w:id="2624" w:author="Nils Hailer" w:date="2021-05-17T11:11:00Z">
                  <w:rPr/>
                </w:rPrChange>
              </w:rPr>
              <w:t>100</w:t>
            </w:r>
          </w:p>
        </w:tc>
      </w:tr>
      <w:tr w:rsidR="00DE1FF7" w:rsidRPr="00414C19" w14:paraId="715E6043" w14:textId="77777777">
        <w:tc>
          <w:tcPr>
            <w:tcW w:w="0" w:type="auto"/>
          </w:tcPr>
          <w:p w14:paraId="7DAE7CCB" w14:textId="77777777" w:rsidR="00DE1FF7" w:rsidRPr="00414C19" w:rsidRDefault="00F5325D">
            <w:pPr>
              <w:pStyle w:val="Compact"/>
              <w:rPr>
                <w:lang w:val="en-GB"/>
                <w:rPrChange w:id="2625" w:author="Nils Hailer" w:date="2021-05-17T11:11:00Z">
                  <w:rPr/>
                </w:rPrChange>
              </w:rPr>
            </w:pPr>
            <w:r w:rsidRPr="00414C19">
              <w:rPr>
                <w:lang w:val="en-GB"/>
                <w:rPrChange w:id="2626" w:author="Nils Hailer" w:date="2021-05-17T11:11:00Z">
                  <w:rPr/>
                </w:rPrChange>
              </w:rPr>
              <w:t>BMI: class I obesity</w:t>
            </w:r>
          </w:p>
        </w:tc>
        <w:tc>
          <w:tcPr>
            <w:tcW w:w="0" w:type="auto"/>
          </w:tcPr>
          <w:p w14:paraId="29F68523" w14:textId="77777777" w:rsidR="00DE1FF7" w:rsidRPr="00414C19" w:rsidRDefault="00F5325D">
            <w:pPr>
              <w:pStyle w:val="Compact"/>
              <w:jc w:val="right"/>
              <w:rPr>
                <w:lang w:val="en-GB"/>
                <w:rPrChange w:id="2627" w:author="Nils Hailer" w:date="2021-05-17T11:11:00Z">
                  <w:rPr/>
                </w:rPrChange>
              </w:rPr>
            </w:pPr>
            <w:r w:rsidRPr="00414C19">
              <w:rPr>
                <w:lang w:val="en-GB"/>
                <w:rPrChange w:id="2628" w:author="Nils Hailer" w:date="2021-05-17T11:11:00Z">
                  <w:rPr/>
                </w:rPrChange>
              </w:rPr>
              <w:t>100</w:t>
            </w:r>
          </w:p>
        </w:tc>
      </w:tr>
      <w:tr w:rsidR="00DE1FF7" w:rsidRPr="00414C19" w14:paraId="5E9521F8" w14:textId="77777777">
        <w:tc>
          <w:tcPr>
            <w:tcW w:w="0" w:type="auto"/>
          </w:tcPr>
          <w:p w14:paraId="4C9FCE4B" w14:textId="77777777" w:rsidR="00DE1FF7" w:rsidRPr="00414C19" w:rsidRDefault="00F5325D">
            <w:pPr>
              <w:pStyle w:val="Compact"/>
              <w:rPr>
                <w:lang w:val="en-GB"/>
                <w:rPrChange w:id="2629" w:author="Nils Hailer" w:date="2021-05-17T11:11:00Z">
                  <w:rPr/>
                </w:rPrChange>
              </w:rPr>
            </w:pPr>
            <w:r w:rsidRPr="00414C19">
              <w:rPr>
                <w:lang w:val="en-GB"/>
                <w:rPrChange w:id="2630" w:author="Nils Hailer" w:date="2021-05-17T11:11:00Z">
                  <w:rPr/>
                </w:rPrChange>
              </w:rPr>
              <w:t>BMI: class II III obesity</w:t>
            </w:r>
          </w:p>
        </w:tc>
        <w:tc>
          <w:tcPr>
            <w:tcW w:w="0" w:type="auto"/>
          </w:tcPr>
          <w:p w14:paraId="29B9F913" w14:textId="77777777" w:rsidR="00DE1FF7" w:rsidRPr="00414C19" w:rsidRDefault="00F5325D">
            <w:pPr>
              <w:pStyle w:val="Compact"/>
              <w:jc w:val="right"/>
              <w:rPr>
                <w:lang w:val="en-GB"/>
                <w:rPrChange w:id="2631" w:author="Nils Hailer" w:date="2021-05-17T11:11:00Z">
                  <w:rPr/>
                </w:rPrChange>
              </w:rPr>
            </w:pPr>
            <w:r w:rsidRPr="00414C19">
              <w:rPr>
                <w:lang w:val="en-GB"/>
                <w:rPrChange w:id="2632" w:author="Nils Hailer" w:date="2021-05-17T11:11:00Z">
                  <w:rPr/>
                </w:rPrChange>
              </w:rPr>
              <w:t>100</w:t>
            </w:r>
          </w:p>
        </w:tc>
      </w:tr>
      <w:tr w:rsidR="00DE1FF7" w:rsidRPr="00414C19" w14:paraId="61C952B2" w14:textId="77777777">
        <w:tc>
          <w:tcPr>
            <w:tcW w:w="0" w:type="auto"/>
          </w:tcPr>
          <w:p w14:paraId="1A451FA8" w14:textId="77777777" w:rsidR="00DE1FF7" w:rsidRPr="00414C19" w:rsidRDefault="00F5325D">
            <w:pPr>
              <w:pStyle w:val="Compact"/>
              <w:rPr>
                <w:lang w:val="en-GB"/>
                <w:rPrChange w:id="2633" w:author="Nils Hailer" w:date="2021-05-17T11:11:00Z">
                  <w:rPr/>
                </w:rPrChange>
              </w:rPr>
            </w:pPr>
            <w:r w:rsidRPr="00414C19">
              <w:rPr>
                <w:lang w:val="en-GB"/>
                <w:rPrChange w:id="2634" w:author="Nils Hailer" w:date="2021-05-17T11:11:00Z">
                  <w:rPr/>
                </w:rPrChange>
              </w:rPr>
              <w:t>BMI: overweight</w:t>
            </w:r>
          </w:p>
        </w:tc>
        <w:tc>
          <w:tcPr>
            <w:tcW w:w="0" w:type="auto"/>
          </w:tcPr>
          <w:p w14:paraId="68DC2D78" w14:textId="77777777" w:rsidR="00DE1FF7" w:rsidRPr="00414C19" w:rsidRDefault="00F5325D">
            <w:pPr>
              <w:pStyle w:val="Compact"/>
              <w:jc w:val="right"/>
              <w:rPr>
                <w:lang w:val="en-GB"/>
                <w:rPrChange w:id="2635" w:author="Nils Hailer" w:date="2021-05-17T11:11:00Z">
                  <w:rPr/>
                </w:rPrChange>
              </w:rPr>
            </w:pPr>
            <w:r w:rsidRPr="00414C19">
              <w:rPr>
                <w:lang w:val="en-GB"/>
                <w:rPrChange w:id="2636" w:author="Nils Hailer" w:date="2021-05-17T11:11:00Z">
                  <w:rPr/>
                </w:rPrChange>
              </w:rPr>
              <w:t>100</w:t>
            </w:r>
          </w:p>
        </w:tc>
      </w:tr>
      <w:tr w:rsidR="00DE1FF7" w:rsidRPr="00414C19" w14:paraId="21267DE9" w14:textId="77777777">
        <w:tc>
          <w:tcPr>
            <w:tcW w:w="0" w:type="auto"/>
          </w:tcPr>
          <w:p w14:paraId="03766B68" w14:textId="77777777" w:rsidR="00DE1FF7" w:rsidRPr="00414C19" w:rsidRDefault="00F5325D">
            <w:pPr>
              <w:pStyle w:val="Compact"/>
              <w:rPr>
                <w:lang w:val="en-GB"/>
                <w:rPrChange w:id="2637" w:author="Nils Hailer" w:date="2021-05-17T11:11:00Z">
                  <w:rPr/>
                </w:rPrChange>
              </w:rPr>
            </w:pPr>
            <w:r w:rsidRPr="00414C19">
              <w:rPr>
                <w:lang w:val="en-GB"/>
                <w:rPrChange w:id="2638" w:author="Nils Hailer" w:date="2021-05-17T11:11:00Z">
                  <w:rPr/>
                </w:rPrChange>
              </w:rPr>
              <w:t>Diagnosis: Avascular necrosis of the femoral head (AVN)</w:t>
            </w:r>
          </w:p>
        </w:tc>
        <w:tc>
          <w:tcPr>
            <w:tcW w:w="0" w:type="auto"/>
          </w:tcPr>
          <w:p w14:paraId="7103281B" w14:textId="77777777" w:rsidR="00DE1FF7" w:rsidRPr="00414C19" w:rsidRDefault="00F5325D">
            <w:pPr>
              <w:pStyle w:val="Compact"/>
              <w:jc w:val="right"/>
              <w:rPr>
                <w:lang w:val="en-GB"/>
                <w:rPrChange w:id="2639" w:author="Nils Hailer" w:date="2021-05-17T11:11:00Z">
                  <w:rPr/>
                </w:rPrChange>
              </w:rPr>
            </w:pPr>
            <w:r w:rsidRPr="00414C19">
              <w:rPr>
                <w:lang w:val="en-GB"/>
                <w:rPrChange w:id="2640" w:author="Nils Hailer" w:date="2021-05-17T11:11:00Z">
                  <w:rPr/>
                </w:rPrChange>
              </w:rPr>
              <w:t>100</w:t>
            </w:r>
          </w:p>
        </w:tc>
      </w:tr>
      <w:tr w:rsidR="00DE1FF7" w:rsidRPr="00414C19" w14:paraId="75190BD7" w14:textId="77777777">
        <w:tc>
          <w:tcPr>
            <w:tcW w:w="0" w:type="auto"/>
          </w:tcPr>
          <w:p w14:paraId="5CB90EE9" w14:textId="77777777" w:rsidR="00DE1FF7" w:rsidRPr="00414C19" w:rsidRDefault="00F5325D">
            <w:pPr>
              <w:pStyle w:val="Compact"/>
              <w:rPr>
                <w:lang w:val="en-GB"/>
                <w:rPrChange w:id="2641" w:author="Nils Hailer" w:date="2021-05-17T11:11:00Z">
                  <w:rPr/>
                </w:rPrChange>
              </w:rPr>
            </w:pPr>
            <w:r w:rsidRPr="00414C19">
              <w:rPr>
                <w:lang w:val="en-GB"/>
                <w:rPrChange w:id="2642" w:author="Nils Hailer" w:date="2021-05-17T11:11:00Z">
                  <w:rPr/>
                </w:rPrChange>
              </w:rPr>
              <w:t>Diagnosis: Inflammatory joint disease</w:t>
            </w:r>
          </w:p>
        </w:tc>
        <w:tc>
          <w:tcPr>
            <w:tcW w:w="0" w:type="auto"/>
          </w:tcPr>
          <w:p w14:paraId="427DF47C" w14:textId="77777777" w:rsidR="00DE1FF7" w:rsidRPr="00414C19" w:rsidRDefault="00F5325D">
            <w:pPr>
              <w:pStyle w:val="Compact"/>
              <w:jc w:val="right"/>
              <w:rPr>
                <w:lang w:val="en-GB"/>
                <w:rPrChange w:id="2643" w:author="Nils Hailer" w:date="2021-05-17T11:11:00Z">
                  <w:rPr/>
                </w:rPrChange>
              </w:rPr>
            </w:pPr>
            <w:r w:rsidRPr="00414C19">
              <w:rPr>
                <w:lang w:val="en-GB"/>
                <w:rPrChange w:id="2644" w:author="Nils Hailer" w:date="2021-05-17T11:11:00Z">
                  <w:rPr/>
                </w:rPrChange>
              </w:rPr>
              <w:t>100</w:t>
            </w:r>
          </w:p>
        </w:tc>
      </w:tr>
      <w:tr w:rsidR="00DE1FF7" w:rsidRPr="00414C19" w14:paraId="357F7EFA" w14:textId="77777777">
        <w:tc>
          <w:tcPr>
            <w:tcW w:w="0" w:type="auto"/>
          </w:tcPr>
          <w:p w14:paraId="5CE82C4B" w14:textId="77777777" w:rsidR="00DE1FF7" w:rsidRPr="00414C19" w:rsidRDefault="00F5325D">
            <w:pPr>
              <w:pStyle w:val="Compact"/>
              <w:rPr>
                <w:lang w:val="en-GB"/>
                <w:rPrChange w:id="2645" w:author="Nils Hailer" w:date="2021-05-17T11:11:00Z">
                  <w:rPr/>
                </w:rPrChange>
              </w:rPr>
            </w:pPr>
            <w:r w:rsidRPr="00414C19">
              <w:rPr>
                <w:lang w:val="en-GB"/>
                <w:rPrChange w:id="2646" w:author="Nils Hailer" w:date="2021-05-17T11:11:00Z">
                  <w:rPr/>
                </w:rPrChange>
              </w:rPr>
              <w:t>Diagnosis: Secondary osteoarthritis</w:t>
            </w:r>
          </w:p>
        </w:tc>
        <w:tc>
          <w:tcPr>
            <w:tcW w:w="0" w:type="auto"/>
          </w:tcPr>
          <w:p w14:paraId="51F81662" w14:textId="77777777" w:rsidR="00DE1FF7" w:rsidRPr="00414C19" w:rsidRDefault="00F5325D">
            <w:pPr>
              <w:pStyle w:val="Compact"/>
              <w:jc w:val="right"/>
              <w:rPr>
                <w:lang w:val="en-GB"/>
                <w:rPrChange w:id="2647" w:author="Nils Hailer" w:date="2021-05-17T11:11:00Z">
                  <w:rPr/>
                </w:rPrChange>
              </w:rPr>
            </w:pPr>
            <w:r w:rsidRPr="00414C19">
              <w:rPr>
                <w:lang w:val="en-GB"/>
                <w:rPrChange w:id="2648" w:author="Nils Hailer" w:date="2021-05-17T11:11:00Z">
                  <w:rPr/>
                </w:rPrChange>
              </w:rPr>
              <w:t>100</w:t>
            </w:r>
          </w:p>
        </w:tc>
      </w:tr>
      <w:tr w:rsidR="00DE1FF7" w:rsidRPr="00414C19" w14:paraId="7CEEC1E4" w14:textId="77777777">
        <w:tc>
          <w:tcPr>
            <w:tcW w:w="0" w:type="auto"/>
          </w:tcPr>
          <w:p w14:paraId="7736FA55" w14:textId="77777777" w:rsidR="00DE1FF7" w:rsidRPr="00414C19" w:rsidRDefault="00F5325D">
            <w:pPr>
              <w:pStyle w:val="Compact"/>
              <w:rPr>
                <w:lang w:val="en-GB"/>
                <w:rPrChange w:id="2649" w:author="Nils Hailer" w:date="2021-05-17T11:11:00Z">
                  <w:rPr/>
                </w:rPrChange>
              </w:rPr>
            </w:pPr>
            <w:r w:rsidRPr="00414C19">
              <w:rPr>
                <w:lang w:val="en-GB"/>
                <w:rPrChange w:id="2650" w:author="Nils Hailer" w:date="2021-05-17T11:11:00Z">
                  <w:rPr/>
                </w:rPrChange>
              </w:rPr>
              <w:t>Sex Male</w:t>
            </w:r>
          </w:p>
        </w:tc>
        <w:tc>
          <w:tcPr>
            <w:tcW w:w="0" w:type="auto"/>
          </w:tcPr>
          <w:p w14:paraId="132E93F4" w14:textId="77777777" w:rsidR="00DE1FF7" w:rsidRPr="00414C19" w:rsidRDefault="00F5325D">
            <w:pPr>
              <w:pStyle w:val="Compact"/>
              <w:jc w:val="right"/>
              <w:rPr>
                <w:lang w:val="en-GB"/>
                <w:rPrChange w:id="2651" w:author="Nils Hailer" w:date="2021-05-17T11:11:00Z">
                  <w:rPr/>
                </w:rPrChange>
              </w:rPr>
            </w:pPr>
            <w:r w:rsidRPr="00414C19">
              <w:rPr>
                <w:lang w:val="en-GB"/>
                <w:rPrChange w:id="2652" w:author="Nils Hailer" w:date="2021-05-17T11:11:00Z">
                  <w:rPr/>
                </w:rPrChange>
              </w:rPr>
              <w:t>100</w:t>
            </w:r>
          </w:p>
        </w:tc>
      </w:tr>
      <w:tr w:rsidR="00DE1FF7" w:rsidRPr="00414C19" w14:paraId="18E500A5" w14:textId="77777777">
        <w:tc>
          <w:tcPr>
            <w:tcW w:w="0" w:type="auto"/>
          </w:tcPr>
          <w:p w14:paraId="6E914841" w14:textId="77777777" w:rsidR="00DE1FF7" w:rsidRPr="00414C19" w:rsidRDefault="00F5325D">
            <w:pPr>
              <w:pStyle w:val="Compact"/>
              <w:rPr>
                <w:lang w:val="en-GB"/>
                <w:rPrChange w:id="2653" w:author="Nils Hailer" w:date="2021-05-17T11:11:00Z">
                  <w:rPr/>
                </w:rPrChange>
              </w:rPr>
            </w:pPr>
            <w:r w:rsidRPr="00414C19">
              <w:rPr>
                <w:lang w:val="en-GB"/>
                <w:rPrChange w:id="2654" w:author="Nils Hailer" w:date="2021-05-17T11:11:00Z">
                  <w:rPr/>
                </w:rPrChange>
              </w:rPr>
              <w:t>Arrhythmia</w:t>
            </w:r>
          </w:p>
        </w:tc>
        <w:tc>
          <w:tcPr>
            <w:tcW w:w="0" w:type="auto"/>
          </w:tcPr>
          <w:p w14:paraId="568DCC57" w14:textId="77777777" w:rsidR="00DE1FF7" w:rsidRPr="00414C19" w:rsidRDefault="00F5325D">
            <w:pPr>
              <w:pStyle w:val="Compact"/>
              <w:jc w:val="right"/>
              <w:rPr>
                <w:lang w:val="en-GB"/>
                <w:rPrChange w:id="2655" w:author="Nils Hailer" w:date="2021-05-17T11:11:00Z">
                  <w:rPr/>
                </w:rPrChange>
              </w:rPr>
            </w:pPr>
            <w:r w:rsidRPr="00414C19">
              <w:rPr>
                <w:lang w:val="en-GB"/>
                <w:rPrChange w:id="2656" w:author="Nils Hailer" w:date="2021-05-17T11:11:00Z">
                  <w:rPr/>
                </w:rPrChange>
              </w:rPr>
              <w:t>95</w:t>
            </w:r>
          </w:p>
        </w:tc>
      </w:tr>
      <w:tr w:rsidR="00DE1FF7" w:rsidRPr="00414C19" w14:paraId="51F24C12" w14:textId="77777777">
        <w:tc>
          <w:tcPr>
            <w:tcW w:w="0" w:type="auto"/>
          </w:tcPr>
          <w:p w14:paraId="24568805" w14:textId="77777777" w:rsidR="00DE1FF7" w:rsidRPr="00414C19" w:rsidRDefault="00F5325D">
            <w:pPr>
              <w:pStyle w:val="Compact"/>
              <w:rPr>
                <w:lang w:val="en-GB"/>
                <w:rPrChange w:id="2657" w:author="Nils Hailer" w:date="2021-05-17T11:11:00Z">
                  <w:rPr/>
                </w:rPrChange>
              </w:rPr>
            </w:pPr>
            <w:r w:rsidRPr="00414C19">
              <w:rPr>
                <w:lang w:val="en-GB"/>
                <w:rPrChange w:id="2658" w:author="Nils Hailer" w:date="2021-05-17T11:11:00Z">
                  <w:rPr/>
                </w:rPrChange>
              </w:rPr>
              <w:t>Diagnosis: Sequelae after childhood hip disease</w:t>
            </w:r>
          </w:p>
        </w:tc>
        <w:tc>
          <w:tcPr>
            <w:tcW w:w="0" w:type="auto"/>
          </w:tcPr>
          <w:p w14:paraId="26ACE5A2" w14:textId="77777777" w:rsidR="00DE1FF7" w:rsidRPr="00414C19" w:rsidRDefault="00F5325D">
            <w:pPr>
              <w:pStyle w:val="Compact"/>
              <w:jc w:val="right"/>
              <w:rPr>
                <w:lang w:val="en-GB"/>
                <w:rPrChange w:id="2659" w:author="Nils Hailer" w:date="2021-05-17T11:11:00Z">
                  <w:rPr/>
                </w:rPrChange>
              </w:rPr>
            </w:pPr>
            <w:r w:rsidRPr="00414C19">
              <w:rPr>
                <w:lang w:val="en-GB"/>
                <w:rPrChange w:id="2660" w:author="Nils Hailer" w:date="2021-05-17T11:11:00Z">
                  <w:rPr/>
                </w:rPrChange>
              </w:rPr>
              <w:t>95</w:t>
            </w:r>
          </w:p>
        </w:tc>
      </w:tr>
      <w:tr w:rsidR="00DE1FF7" w:rsidRPr="00414C19" w14:paraId="69429CD9" w14:textId="77777777">
        <w:tc>
          <w:tcPr>
            <w:tcW w:w="0" w:type="auto"/>
          </w:tcPr>
          <w:p w14:paraId="575D2EAC" w14:textId="77777777" w:rsidR="00DE1FF7" w:rsidRPr="00414C19" w:rsidRDefault="00F5325D">
            <w:pPr>
              <w:pStyle w:val="Compact"/>
              <w:rPr>
                <w:lang w:val="en-GB"/>
                <w:rPrChange w:id="2661" w:author="Nils Hailer" w:date="2021-05-17T11:11:00Z">
                  <w:rPr/>
                </w:rPrChange>
              </w:rPr>
            </w:pPr>
            <w:r w:rsidRPr="00414C19">
              <w:rPr>
                <w:lang w:val="en-GB"/>
                <w:rPrChange w:id="2662" w:author="Nils Hailer" w:date="2021-05-17T11:11:00Z">
                  <w:rPr/>
                </w:rPrChange>
              </w:rPr>
              <w:t>Lung airways disease</w:t>
            </w:r>
          </w:p>
        </w:tc>
        <w:tc>
          <w:tcPr>
            <w:tcW w:w="0" w:type="auto"/>
          </w:tcPr>
          <w:p w14:paraId="2CD4580C" w14:textId="77777777" w:rsidR="00DE1FF7" w:rsidRPr="00414C19" w:rsidRDefault="00F5325D">
            <w:pPr>
              <w:pStyle w:val="Compact"/>
              <w:jc w:val="right"/>
              <w:rPr>
                <w:lang w:val="en-GB"/>
                <w:rPrChange w:id="2663" w:author="Nils Hailer" w:date="2021-05-17T11:11:00Z">
                  <w:rPr/>
                </w:rPrChange>
              </w:rPr>
            </w:pPr>
            <w:r w:rsidRPr="00414C19">
              <w:rPr>
                <w:lang w:val="en-GB"/>
                <w:rPrChange w:id="2664" w:author="Nils Hailer" w:date="2021-05-17T11:11:00Z">
                  <w:rPr/>
                </w:rPrChange>
              </w:rPr>
              <w:t>93</w:t>
            </w:r>
          </w:p>
        </w:tc>
      </w:tr>
      <w:tr w:rsidR="00DE1FF7" w:rsidRPr="00414C19" w14:paraId="7CBD86F1" w14:textId="77777777">
        <w:tc>
          <w:tcPr>
            <w:tcW w:w="0" w:type="auto"/>
          </w:tcPr>
          <w:p w14:paraId="3B881E87" w14:textId="77777777" w:rsidR="00DE1FF7" w:rsidRPr="00414C19" w:rsidRDefault="00F5325D">
            <w:pPr>
              <w:pStyle w:val="Compact"/>
              <w:rPr>
                <w:lang w:val="en-GB"/>
                <w:rPrChange w:id="2665" w:author="Nils Hailer" w:date="2021-05-17T11:11:00Z">
                  <w:rPr/>
                </w:rPrChange>
              </w:rPr>
            </w:pPr>
            <w:r w:rsidRPr="00414C19">
              <w:rPr>
                <w:lang w:val="en-GB"/>
                <w:rPrChange w:id="2666" w:author="Nils Hailer" w:date="2021-05-17T11:11:00Z">
                  <w:rPr/>
                </w:rPrChange>
              </w:rPr>
              <w:t>Age</w:t>
            </w:r>
          </w:p>
        </w:tc>
        <w:tc>
          <w:tcPr>
            <w:tcW w:w="0" w:type="auto"/>
          </w:tcPr>
          <w:p w14:paraId="7007F7E2" w14:textId="77777777" w:rsidR="00DE1FF7" w:rsidRPr="00414C19" w:rsidRDefault="00F5325D">
            <w:pPr>
              <w:pStyle w:val="Compact"/>
              <w:jc w:val="right"/>
              <w:rPr>
                <w:lang w:val="en-GB"/>
                <w:rPrChange w:id="2667" w:author="Nils Hailer" w:date="2021-05-17T11:11:00Z">
                  <w:rPr/>
                </w:rPrChange>
              </w:rPr>
            </w:pPr>
            <w:r w:rsidRPr="00414C19">
              <w:rPr>
                <w:lang w:val="en-GB"/>
                <w:rPrChange w:id="2668" w:author="Nils Hailer" w:date="2021-05-17T11:11:00Z">
                  <w:rPr/>
                </w:rPrChange>
              </w:rPr>
              <w:t>82</w:t>
            </w:r>
          </w:p>
        </w:tc>
      </w:tr>
      <w:tr w:rsidR="00DE1FF7" w:rsidRPr="00414C19" w14:paraId="1D771C1A" w14:textId="77777777">
        <w:tc>
          <w:tcPr>
            <w:tcW w:w="0" w:type="auto"/>
          </w:tcPr>
          <w:p w14:paraId="0DEED6D9" w14:textId="77777777" w:rsidR="00DE1FF7" w:rsidRPr="00414C19" w:rsidRDefault="00F5325D">
            <w:pPr>
              <w:pStyle w:val="Compact"/>
              <w:rPr>
                <w:lang w:val="en-GB"/>
                <w:rPrChange w:id="2669" w:author="Nils Hailer" w:date="2021-05-17T11:11:00Z">
                  <w:rPr/>
                </w:rPrChange>
              </w:rPr>
            </w:pPr>
            <w:proofErr w:type="spellStart"/>
            <w:r w:rsidRPr="00414C19">
              <w:rPr>
                <w:lang w:val="en-GB"/>
                <w:rPrChange w:id="2670" w:author="Nils Hailer" w:date="2021-05-17T11:11:00Z">
                  <w:rPr/>
                </w:rPrChange>
              </w:rPr>
              <w:t>Rheumatidisease</w:t>
            </w:r>
            <w:proofErr w:type="spellEnd"/>
          </w:p>
        </w:tc>
        <w:tc>
          <w:tcPr>
            <w:tcW w:w="0" w:type="auto"/>
          </w:tcPr>
          <w:p w14:paraId="1EB4E9B9" w14:textId="77777777" w:rsidR="00DE1FF7" w:rsidRPr="00414C19" w:rsidRDefault="00F5325D">
            <w:pPr>
              <w:pStyle w:val="Compact"/>
              <w:jc w:val="right"/>
              <w:rPr>
                <w:lang w:val="en-GB"/>
                <w:rPrChange w:id="2671" w:author="Nils Hailer" w:date="2021-05-17T11:11:00Z">
                  <w:rPr/>
                </w:rPrChange>
              </w:rPr>
            </w:pPr>
            <w:r w:rsidRPr="00414C19">
              <w:rPr>
                <w:lang w:val="en-GB"/>
                <w:rPrChange w:id="2672" w:author="Nils Hailer" w:date="2021-05-17T11:11:00Z">
                  <w:rPr/>
                </w:rPrChange>
              </w:rPr>
              <w:t>68</w:t>
            </w:r>
          </w:p>
        </w:tc>
      </w:tr>
      <w:tr w:rsidR="00DE1FF7" w:rsidRPr="00414C19" w14:paraId="00FDD835" w14:textId="77777777">
        <w:tc>
          <w:tcPr>
            <w:tcW w:w="0" w:type="auto"/>
          </w:tcPr>
          <w:p w14:paraId="7D7DC644" w14:textId="77777777" w:rsidR="00DE1FF7" w:rsidRPr="00414C19" w:rsidRDefault="00F5325D">
            <w:pPr>
              <w:pStyle w:val="Compact"/>
              <w:rPr>
                <w:lang w:val="en-GB"/>
                <w:rPrChange w:id="2673" w:author="Nils Hailer" w:date="2021-05-17T11:11:00Z">
                  <w:rPr/>
                </w:rPrChange>
              </w:rPr>
            </w:pPr>
            <w:r w:rsidRPr="00414C19">
              <w:rPr>
                <w:lang w:val="en-GB"/>
                <w:rPrChange w:id="2674" w:author="Nils Hailer" w:date="2021-05-17T11:11:00Z">
                  <w:rPr/>
                </w:rPrChange>
              </w:rPr>
              <w:t>Cancer</w:t>
            </w:r>
          </w:p>
        </w:tc>
        <w:tc>
          <w:tcPr>
            <w:tcW w:w="0" w:type="auto"/>
          </w:tcPr>
          <w:p w14:paraId="5D2C2114" w14:textId="77777777" w:rsidR="00DE1FF7" w:rsidRPr="00414C19" w:rsidRDefault="00F5325D">
            <w:pPr>
              <w:pStyle w:val="Compact"/>
              <w:jc w:val="right"/>
              <w:rPr>
                <w:lang w:val="en-GB"/>
                <w:rPrChange w:id="2675" w:author="Nils Hailer" w:date="2021-05-17T11:11:00Z">
                  <w:rPr/>
                </w:rPrChange>
              </w:rPr>
            </w:pPr>
            <w:r w:rsidRPr="00414C19">
              <w:rPr>
                <w:lang w:val="en-GB"/>
                <w:rPrChange w:id="2676" w:author="Nils Hailer" w:date="2021-05-17T11:11:00Z">
                  <w:rPr/>
                </w:rPrChange>
              </w:rPr>
              <w:t>57</w:t>
            </w:r>
          </w:p>
        </w:tc>
      </w:tr>
      <w:tr w:rsidR="00DE1FF7" w:rsidRPr="00414C19" w14:paraId="4301534E" w14:textId="77777777">
        <w:tc>
          <w:tcPr>
            <w:tcW w:w="0" w:type="auto"/>
          </w:tcPr>
          <w:p w14:paraId="255C17DC" w14:textId="77777777" w:rsidR="00DE1FF7" w:rsidRPr="00414C19" w:rsidRDefault="00F5325D">
            <w:pPr>
              <w:pStyle w:val="Compact"/>
              <w:rPr>
                <w:lang w:val="en-GB"/>
                <w:rPrChange w:id="2677" w:author="Nils Hailer" w:date="2021-05-17T11:11:00Z">
                  <w:rPr/>
                </w:rPrChange>
              </w:rPr>
            </w:pPr>
            <w:proofErr w:type="spellStart"/>
            <w:r w:rsidRPr="00414C19">
              <w:rPr>
                <w:lang w:val="en-GB"/>
                <w:rPrChange w:id="2678" w:author="Nils Hailer" w:date="2021-05-17T11:11:00Z">
                  <w:rPr/>
                </w:rPrChange>
              </w:rPr>
              <w:t>Peptiulcer</w:t>
            </w:r>
            <w:proofErr w:type="spellEnd"/>
          </w:p>
        </w:tc>
        <w:tc>
          <w:tcPr>
            <w:tcW w:w="0" w:type="auto"/>
          </w:tcPr>
          <w:p w14:paraId="590C2C03" w14:textId="77777777" w:rsidR="00DE1FF7" w:rsidRPr="00414C19" w:rsidRDefault="00F5325D">
            <w:pPr>
              <w:pStyle w:val="Compact"/>
              <w:jc w:val="right"/>
              <w:rPr>
                <w:lang w:val="en-GB"/>
                <w:rPrChange w:id="2679" w:author="Nils Hailer" w:date="2021-05-17T11:11:00Z">
                  <w:rPr/>
                </w:rPrChange>
              </w:rPr>
            </w:pPr>
            <w:r w:rsidRPr="00414C19">
              <w:rPr>
                <w:lang w:val="en-GB"/>
                <w:rPrChange w:id="2680" w:author="Nils Hailer" w:date="2021-05-17T11:11:00Z">
                  <w:rPr/>
                </w:rPrChange>
              </w:rPr>
              <w:t>43</w:t>
            </w:r>
          </w:p>
        </w:tc>
      </w:tr>
      <w:tr w:rsidR="00DE1FF7" w:rsidRPr="00414C19" w14:paraId="3BFDC763" w14:textId="77777777">
        <w:tc>
          <w:tcPr>
            <w:tcW w:w="0" w:type="auto"/>
          </w:tcPr>
          <w:p w14:paraId="24E5C230" w14:textId="77777777" w:rsidR="00DE1FF7" w:rsidRPr="00414C19" w:rsidRDefault="00F5325D">
            <w:pPr>
              <w:pStyle w:val="Compact"/>
              <w:rPr>
                <w:lang w:val="en-GB"/>
                <w:rPrChange w:id="2681" w:author="Nils Hailer" w:date="2021-05-17T11:11:00Z">
                  <w:rPr/>
                </w:rPrChange>
              </w:rPr>
            </w:pPr>
            <w:r w:rsidRPr="00414C19">
              <w:rPr>
                <w:lang w:val="en-GB"/>
                <w:rPrChange w:id="2682" w:author="Nils Hailer" w:date="2021-05-17T11:11:00Z">
                  <w:rPr/>
                </w:rPrChange>
              </w:rPr>
              <w:t>Cemented cup</w:t>
            </w:r>
          </w:p>
        </w:tc>
        <w:tc>
          <w:tcPr>
            <w:tcW w:w="0" w:type="auto"/>
          </w:tcPr>
          <w:p w14:paraId="1D575FAA" w14:textId="77777777" w:rsidR="00DE1FF7" w:rsidRPr="00414C19" w:rsidRDefault="00F5325D">
            <w:pPr>
              <w:pStyle w:val="Compact"/>
              <w:jc w:val="right"/>
              <w:rPr>
                <w:lang w:val="en-GB"/>
                <w:rPrChange w:id="2683" w:author="Nils Hailer" w:date="2021-05-17T11:11:00Z">
                  <w:rPr/>
                </w:rPrChange>
              </w:rPr>
            </w:pPr>
            <w:r w:rsidRPr="00414C19">
              <w:rPr>
                <w:lang w:val="en-GB"/>
                <w:rPrChange w:id="2684" w:author="Nils Hailer" w:date="2021-05-17T11:11:00Z">
                  <w:rPr/>
                </w:rPrChange>
              </w:rPr>
              <w:t>41</w:t>
            </w:r>
          </w:p>
        </w:tc>
      </w:tr>
      <w:tr w:rsidR="00DE1FF7" w:rsidRPr="00414C19" w14:paraId="40615B6D" w14:textId="77777777">
        <w:tc>
          <w:tcPr>
            <w:tcW w:w="0" w:type="auto"/>
          </w:tcPr>
          <w:p w14:paraId="11D6F783" w14:textId="77777777" w:rsidR="00DE1FF7" w:rsidRPr="00414C19" w:rsidRDefault="00F5325D">
            <w:pPr>
              <w:pStyle w:val="Compact"/>
              <w:rPr>
                <w:lang w:val="en-GB"/>
                <w:rPrChange w:id="2685" w:author="Nils Hailer" w:date="2021-05-17T11:11:00Z">
                  <w:rPr/>
                </w:rPrChange>
              </w:rPr>
            </w:pPr>
            <w:r w:rsidRPr="00414C19">
              <w:rPr>
                <w:lang w:val="en-GB"/>
                <w:rPrChange w:id="2686" w:author="Nils Hailer" w:date="2021-05-17T11:11:00Z">
                  <w:rPr/>
                </w:rPrChange>
              </w:rPr>
              <w:t>Hospital County</w:t>
            </w:r>
          </w:p>
        </w:tc>
        <w:tc>
          <w:tcPr>
            <w:tcW w:w="0" w:type="auto"/>
          </w:tcPr>
          <w:p w14:paraId="7EE20832" w14:textId="77777777" w:rsidR="00DE1FF7" w:rsidRPr="00414C19" w:rsidRDefault="00F5325D">
            <w:pPr>
              <w:pStyle w:val="Compact"/>
              <w:jc w:val="right"/>
              <w:rPr>
                <w:lang w:val="en-GB"/>
                <w:rPrChange w:id="2687" w:author="Nils Hailer" w:date="2021-05-17T11:11:00Z">
                  <w:rPr/>
                </w:rPrChange>
              </w:rPr>
            </w:pPr>
            <w:r w:rsidRPr="00414C19">
              <w:rPr>
                <w:lang w:val="en-GB"/>
                <w:rPrChange w:id="2688" w:author="Nils Hailer" w:date="2021-05-17T11:11:00Z">
                  <w:rPr/>
                </w:rPrChange>
              </w:rPr>
              <w:t>33</w:t>
            </w:r>
          </w:p>
        </w:tc>
      </w:tr>
      <w:tr w:rsidR="00DE1FF7" w:rsidRPr="00414C19" w14:paraId="044857BA" w14:textId="77777777">
        <w:tc>
          <w:tcPr>
            <w:tcW w:w="0" w:type="auto"/>
          </w:tcPr>
          <w:p w14:paraId="71FD48C6" w14:textId="77777777" w:rsidR="00DE1FF7" w:rsidRPr="00414C19" w:rsidRDefault="00F5325D">
            <w:pPr>
              <w:pStyle w:val="Compact"/>
              <w:rPr>
                <w:lang w:val="en-GB"/>
                <w:rPrChange w:id="2689" w:author="Nils Hailer" w:date="2021-05-17T11:11:00Z">
                  <w:rPr/>
                </w:rPrChange>
              </w:rPr>
            </w:pPr>
            <w:r w:rsidRPr="00414C19">
              <w:rPr>
                <w:lang w:val="en-GB"/>
                <w:rPrChange w:id="2690" w:author="Nils Hailer" w:date="2021-05-17T11:11:00Z">
                  <w:rPr/>
                </w:rPrChange>
              </w:rPr>
              <w:t>ASA class: II</w:t>
            </w:r>
          </w:p>
        </w:tc>
        <w:tc>
          <w:tcPr>
            <w:tcW w:w="0" w:type="auto"/>
          </w:tcPr>
          <w:p w14:paraId="1CDDCE84" w14:textId="77777777" w:rsidR="00DE1FF7" w:rsidRPr="00414C19" w:rsidRDefault="00F5325D">
            <w:pPr>
              <w:pStyle w:val="Compact"/>
              <w:jc w:val="right"/>
              <w:rPr>
                <w:lang w:val="en-GB"/>
                <w:rPrChange w:id="2691" w:author="Nils Hailer" w:date="2021-05-17T11:11:00Z">
                  <w:rPr/>
                </w:rPrChange>
              </w:rPr>
            </w:pPr>
            <w:r w:rsidRPr="00414C19">
              <w:rPr>
                <w:lang w:val="en-GB"/>
                <w:rPrChange w:id="2692" w:author="Nils Hailer" w:date="2021-05-17T11:11:00Z">
                  <w:rPr/>
                </w:rPrChange>
              </w:rPr>
              <w:t>23</w:t>
            </w:r>
          </w:p>
        </w:tc>
      </w:tr>
      <w:tr w:rsidR="00DE1FF7" w:rsidRPr="00414C19" w14:paraId="45E913C8" w14:textId="77777777">
        <w:tc>
          <w:tcPr>
            <w:tcW w:w="0" w:type="auto"/>
          </w:tcPr>
          <w:p w14:paraId="665A2FC4" w14:textId="77777777" w:rsidR="00DE1FF7" w:rsidRPr="00414C19" w:rsidRDefault="00F5325D">
            <w:pPr>
              <w:pStyle w:val="Compact"/>
              <w:rPr>
                <w:lang w:val="en-GB"/>
                <w:rPrChange w:id="2693" w:author="Nils Hailer" w:date="2021-05-17T11:11:00Z">
                  <w:rPr/>
                </w:rPrChange>
              </w:rPr>
            </w:pPr>
            <w:r w:rsidRPr="00414C19">
              <w:rPr>
                <w:lang w:val="en-GB"/>
                <w:rPrChange w:id="2694" w:author="Nils Hailer" w:date="2021-05-17T11:11:00Z">
                  <w:rPr/>
                </w:rPrChange>
              </w:rPr>
              <w:t>Civil status widow widower</w:t>
            </w:r>
          </w:p>
        </w:tc>
        <w:tc>
          <w:tcPr>
            <w:tcW w:w="0" w:type="auto"/>
          </w:tcPr>
          <w:p w14:paraId="2CE7710F" w14:textId="77777777" w:rsidR="00DE1FF7" w:rsidRPr="00414C19" w:rsidRDefault="00F5325D">
            <w:pPr>
              <w:pStyle w:val="Compact"/>
              <w:jc w:val="right"/>
              <w:rPr>
                <w:lang w:val="en-GB"/>
                <w:rPrChange w:id="2695" w:author="Nils Hailer" w:date="2021-05-17T11:11:00Z">
                  <w:rPr/>
                </w:rPrChange>
              </w:rPr>
            </w:pPr>
            <w:r w:rsidRPr="00414C19">
              <w:rPr>
                <w:lang w:val="en-GB"/>
                <w:rPrChange w:id="2696" w:author="Nils Hailer" w:date="2021-05-17T11:11:00Z">
                  <w:rPr/>
                </w:rPrChange>
              </w:rPr>
              <w:t>8</w:t>
            </w:r>
          </w:p>
        </w:tc>
      </w:tr>
      <w:tr w:rsidR="00DE1FF7" w:rsidRPr="00414C19" w14:paraId="320168F7" w14:textId="77777777">
        <w:tc>
          <w:tcPr>
            <w:tcW w:w="0" w:type="auto"/>
          </w:tcPr>
          <w:p w14:paraId="19A8B680" w14:textId="77777777" w:rsidR="00DE1FF7" w:rsidRPr="00414C19" w:rsidRDefault="00F5325D">
            <w:pPr>
              <w:pStyle w:val="Compact"/>
              <w:rPr>
                <w:lang w:val="en-GB"/>
                <w:rPrChange w:id="2697" w:author="Nils Hailer" w:date="2021-05-17T11:11:00Z">
                  <w:rPr/>
                </w:rPrChange>
              </w:rPr>
            </w:pPr>
            <w:r w:rsidRPr="00414C19">
              <w:rPr>
                <w:lang w:val="en-GB"/>
                <w:rPrChange w:id="2698" w:author="Nils Hailer" w:date="2021-05-17T11:11:00Z">
                  <w:rPr/>
                </w:rPrChange>
              </w:rPr>
              <w:t>Hypothyroidism</w:t>
            </w:r>
          </w:p>
        </w:tc>
        <w:tc>
          <w:tcPr>
            <w:tcW w:w="0" w:type="auto"/>
          </w:tcPr>
          <w:p w14:paraId="786E13FA" w14:textId="77777777" w:rsidR="00DE1FF7" w:rsidRPr="00414C19" w:rsidRDefault="00F5325D">
            <w:pPr>
              <w:pStyle w:val="Compact"/>
              <w:jc w:val="right"/>
              <w:rPr>
                <w:lang w:val="en-GB"/>
                <w:rPrChange w:id="2699" w:author="Nils Hailer" w:date="2021-05-17T11:11:00Z">
                  <w:rPr/>
                </w:rPrChange>
              </w:rPr>
            </w:pPr>
            <w:r w:rsidRPr="00414C19">
              <w:rPr>
                <w:lang w:val="en-GB"/>
                <w:rPrChange w:id="2700" w:author="Nils Hailer" w:date="2021-05-17T11:11:00Z">
                  <w:rPr/>
                </w:rPrChange>
              </w:rPr>
              <w:t>3</w:t>
            </w:r>
          </w:p>
        </w:tc>
      </w:tr>
      <w:tr w:rsidR="00DE1FF7" w:rsidRPr="00414C19" w14:paraId="7866E935" w14:textId="77777777">
        <w:tc>
          <w:tcPr>
            <w:tcW w:w="0" w:type="auto"/>
          </w:tcPr>
          <w:p w14:paraId="7B248B0B" w14:textId="77777777" w:rsidR="00DE1FF7" w:rsidRPr="00414C19" w:rsidRDefault="00F5325D">
            <w:pPr>
              <w:pStyle w:val="Compact"/>
              <w:rPr>
                <w:lang w:val="en-GB"/>
                <w:rPrChange w:id="2701" w:author="Nils Hailer" w:date="2021-05-17T11:11:00Z">
                  <w:rPr/>
                </w:rPrChange>
              </w:rPr>
            </w:pPr>
            <w:r w:rsidRPr="00414C19">
              <w:rPr>
                <w:lang w:val="en-GB"/>
                <w:rPrChange w:id="2702" w:author="Nils Hailer" w:date="2021-05-17T11:11:00Z">
                  <w:rPr/>
                </w:rPrChange>
              </w:rPr>
              <w:t>Heart infarct</w:t>
            </w:r>
          </w:p>
        </w:tc>
        <w:tc>
          <w:tcPr>
            <w:tcW w:w="0" w:type="auto"/>
          </w:tcPr>
          <w:p w14:paraId="43F7117E" w14:textId="77777777" w:rsidR="00DE1FF7" w:rsidRPr="00414C19" w:rsidRDefault="00F5325D">
            <w:pPr>
              <w:pStyle w:val="Compact"/>
              <w:jc w:val="right"/>
              <w:rPr>
                <w:lang w:val="en-GB"/>
                <w:rPrChange w:id="2703" w:author="Nils Hailer" w:date="2021-05-17T11:11:00Z">
                  <w:rPr/>
                </w:rPrChange>
              </w:rPr>
            </w:pPr>
            <w:r w:rsidRPr="00414C19">
              <w:rPr>
                <w:lang w:val="en-GB"/>
                <w:rPrChange w:id="2704" w:author="Nils Hailer" w:date="2021-05-17T11:11:00Z">
                  <w:rPr/>
                </w:rPrChange>
              </w:rPr>
              <w:t>1</w:t>
            </w:r>
          </w:p>
        </w:tc>
      </w:tr>
    </w:tbl>
    <w:p w14:paraId="1F0D9FAD" w14:textId="77777777" w:rsidR="00DE1FF7" w:rsidRPr="00414C19" w:rsidRDefault="00F5325D">
      <w:pPr>
        <w:pStyle w:val="Rubrik5"/>
        <w:rPr>
          <w:lang w:val="en-GB"/>
          <w:rPrChange w:id="2705" w:author="Nils Hailer" w:date="2021-05-17T11:11:00Z">
            <w:rPr/>
          </w:rPrChange>
        </w:rPr>
      </w:pPr>
      <w:bookmarkStart w:id="2706" w:name="page-break-12"/>
      <w:bookmarkEnd w:id="2599"/>
      <w:r w:rsidRPr="00414C19">
        <w:rPr>
          <w:lang w:val="en-GB"/>
          <w:rPrChange w:id="2707" w:author="Nils Hailer" w:date="2021-05-17T11:11:00Z">
            <w:rPr/>
          </w:rPrChange>
        </w:rPr>
        <w:lastRenderedPageBreak/>
        <w:t>PAGE BREAK</w:t>
      </w:r>
    </w:p>
    <w:p w14:paraId="68B3686B" w14:textId="77777777" w:rsidR="00DE1FF7" w:rsidRPr="00414C19" w:rsidRDefault="00F5325D">
      <w:pPr>
        <w:pStyle w:val="TableCaption"/>
        <w:rPr>
          <w:lang w:val="en-GB"/>
          <w:rPrChange w:id="2708" w:author="Nils Hailer" w:date="2021-05-17T11:11:00Z">
            <w:rPr/>
          </w:rPrChange>
        </w:rPr>
      </w:pPr>
      <w:r w:rsidRPr="00414C19">
        <w:rPr>
          <w:lang w:val="en-GB"/>
          <w:rPrChange w:id="2709" w:author="Nils Hailer" w:date="2021-05-17T11:11:00Z">
            <w:rPr/>
          </w:rPrChange>
        </w:rPr>
        <w:t xml:space="preserve">Table 5: </w:t>
      </w:r>
      <w:proofErr w:type="spellStart"/>
      <w:r w:rsidRPr="00414C19">
        <w:rPr>
          <w:lang w:val="en-GB"/>
          <w:rPrChange w:id="2710" w:author="Nils Hailer" w:date="2021-05-17T11:11:00Z">
            <w:rPr/>
          </w:rPrChange>
        </w:rPr>
        <w:t>Negelkerke’s</w:t>
      </w:r>
      <w:proofErr w:type="spellEnd"/>
      <w:r w:rsidRPr="00414C19">
        <w:rPr>
          <w:lang w:val="en-GB"/>
          <w:rPrChange w:id="2711" w:author="Nils Hailer" w:date="2021-05-17T11:11:00Z">
            <w:rPr/>
          </w:rPrChange>
        </w:rPr>
        <w:t xml:space="preserve"> pseudo-coefficient of </w:t>
      </w:r>
      <w:proofErr w:type="spellStart"/>
      <w:r w:rsidRPr="00414C19">
        <w:rPr>
          <w:lang w:val="en-GB"/>
          <w:rPrChange w:id="2712" w:author="Nils Hailer" w:date="2021-05-17T11:11:00Z">
            <w:rPr/>
          </w:rPrChange>
        </w:rPr>
        <w:t>determinition</w:t>
      </w:r>
      <w:proofErr w:type="spellEnd"/>
      <w:r w:rsidRPr="00414C19">
        <w:rPr>
          <w:lang w:val="en-GB"/>
          <w:rPrChange w:id="2713" w:author="Nils Hailer" w:date="2021-05-17T11:11:00Z">
            <w:rPr/>
          </w:rPrChange>
        </w:rPr>
        <w:t xml:space="preserve"> (R2) as an estimate of the proportion of explained variance for each model (the correlation between observed and predicted values). The univariable Charlson model had the lowest R2 and was therefore used as </w:t>
      </w:r>
      <w:proofErr w:type="spellStart"/>
      <w:r w:rsidRPr="00414C19">
        <w:rPr>
          <w:lang w:val="en-GB"/>
          <w:rPrChange w:id="2714" w:author="Nils Hailer" w:date="2021-05-17T11:11:00Z">
            <w:rPr/>
          </w:rPrChange>
        </w:rPr>
        <w:t>referece</w:t>
      </w:r>
      <w:proofErr w:type="spellEnd"/>
      <w:r w:rsidRPr="00414C19">
        <w:rPr>
          <w:lang w:val="en-GB"/>
          <w:rPrChange w:id="2715" w:author="Nils Hailer" w:date="2021-05-17T11:11:00Z">
            <w:rPr/>
          </w:rPrChange>
        </w:rPr>
        <w:t xml:space="preserve"> for the fraction of new information (FNI) added by the other models.</w:t>
      </w:r>
    </w:p>
    <w:tbl>
      <w:tblPr>
        <w:tblStyle w:val="Table"/>
        <w:tblW w:w="0" w:type="pct"/>
        <w:tblLook w:val="0020" w:firstRow="1" w:lastRow="0" w:firstColumn="0" w:lastColumn="0" w:noHBand="0" w:noVBand="0"/>
        <w:tblCaption w:val="Table 5: Negelkerke’s pseudo-coefficient of determinition (R2) as an estimate of the proportion of explained variance for each model (the correlation between observed and predicted values). The univariable Charlson model had the lowest R2 and was therefore used as referece for the fraction of new information (FNI) added by the other models."/>
      </w:tblPr>
      <w:tblGrid>
        <w:gridCol w:w="2266"/>
        <w:gridCol w:w="1555"/>
        <w:gridCol w:w="800"/>
        <w:gridCol w:w="889"/>
      </w:tblGrid>
      <w:tr w:rsidR="00DE1FF7" w:rsidRPr="00414C19" w14:paraId="58F3A27B" w14:textId="77777777">
        <w:tc>
          <w:tcPr>
            <w:tcW w:w="0" w:type="auto"/>
            <w:tcBorders>
              <w:bottom w:val="single" w:sz="0" w:space="0" w:color="auto"/>
            </w:tcBorders>
            <w:vAlign w:val="bottom"/>
          </w:tcPr>
          <w:p w14:paraId="45B9B008" w14:textId="77777777" w:rsidR="00DE1FF7" w:rsidRPr="00414C19" w:rsidRDefault="00F5325D">
            <w:pPr>
              <w:pStyle w:val="Compact"/>
              <w:rPr>
                <w:lang w:val="en-GB"/>
                <w:rPrChange w:id="2716" w:author="Nils Hailer" w:date="2021-05-17T11:11:00Z">
                  <w:rPr/>
                </w:rPrChange>
              </w:rPr>
            </w:pPr>
            <w:r w:rsidRPr="00414C19">
              <w:rPr>
                <w:lang w:val="en-GB"/>
                <w:rPrChange w:id="2717" w:author="Nils Hailer" w:date="2021-05-17T11:11:00Z">
                  <w:rPr/>
                </w:rPrChange>
              </w:rPr>
              <w:t>Model</w:t>
            </w:r>
          </w:p>
        </w:tc>
        <w:tc>
          <w:tcPr>
            <w:tcW w:w="0" w:type="auto"/>
            <w:tcBorders>
              <w:bottom w:val="single" w:sz="0" w:space="0" w:color="auto"/>
            </w:tcBorders>
            <w:vAlign w:val="bottom"/>
          </w:tcPr>
          <w:p w14:paraId="7FA2F09A" w14:textId="77777777" w:rsidR="00DE1FF7" w:rsidRPr="00414C19" w:rsidRDefault="00F5325D">
            <w:pPr>
              <w:pStyle w:val="Compact"/>
              <w:rPr>
                <w:lang w:val="en-GB"/>
                <w:rPrChange w:id="2718" w:author="Nils Hailer" w:date="2021-05-17T11:11:00Z">
                  <w:rPr/>
                </w:rPrChange>
              </w:rPr>
            </w:pPr>
            <w:r w:rsidRPr="00414C19">
              <w:rPr>
                <w:lang w:val="en-GB"/>
                <w:rPrChange w:id="2719" w:author="Nils Hailer" w:date="2021-05-17T11:11:00Z">
                  <w:rPr/>
                </w:rPrChange>
              </w:rPr>
              <w:t>AUC (95 % CI)</w:t>
            </w:r>
          </w:p>
        </w:tc>
        <w:tc>
          <w:tcPr>
            <w:tcW w:w="0" w:type="auto"/>
            <w:tcBorders>
              <w:bottom w:val="single" w:sz="0" w:space="0" w:color="auto"/>
            </w:tcBorders>
            <w:vAlign w:val="bottom"/>
          </w:tcPr>
          <w:p w14:paraId="28F55203" w14:textId="77777777" w:rsidR="00DE1FF7" w:rsidRPr="00414C19" w:rsidRDefault="00F5325D">
            <w:pPr>
              <w:pStyle w:val="Compact"/>
              <w:jc w:val="right"/>
              <w:rPr>
                <w:lang w:val="en-GB"/>
                <w:rPrChange w:id="2720" w:author="Nils Hailer" w:date="2021-05-17T11:11:00Z">
                  <w:rPr/>
                </w:rPrChange>
              </w:rPr>
            </w:pPr>
            <w:r w:rsidRPr="00414C19">
              <w:rPr>
                <w:lang w:val="en-GB"/>
                <w:rPrChange w:id="2721" w:author="Nils Hailer" w:date="2021-05-17T11:11:00Z">
                  <w:rPr/>
                </w:rPrChange>
              </w:rPr>
              <w:t>R2 (%)</w:t>
            </w:r>
          </w:p>
        </w:tc>
        <w:tc>
          <w:tcPr>
            <w:tcW w:w="0" w:type="auto"/>
            <w:tcBorders>
              <w:bottom w:val="single" w:sz="0" w:space="0" w:color="auto"/>
            </w:tcBorders>
            <w:vAlign w:val="bottom"/>
          </w:tcPr>
          <w:p w14:paraId="6657FF8D" w14:textId="77777777" w:rsidR="00DE1FF7" w:rsidRPr="00414C19" w:rsidRDefault="00F5325D">
            <w:pPr>
              <w:pStyle w:val="Compact"/>
              <w:jc w:val="right"/>
              <w:rPr>
                <w:lang w:val="en-GB"/>
                <w:rPrChange w:id="2722" w:author="Nils Hailer" w:date="2021-05-17T11:11:00Z">
                  <w:rPr/>
                </w:rPrChange>
              </w:rPr>
            </w:pPr>
            <w:r w:rsidRPr="00414C19">
              <w:rPr>
                <w:lang w:val="en-GB"/>
                <w:rPrChange w:id="2723" w:author="Nils Hailer" w:date="2021-05-17T11:11:00Z">
                  <w:rPr/>
                </w:rPrChange>
              </w:rPr>
              <w:t>FNI (%)</w:t>
            </w:r>
          </w:p>
        </w:tc>
      </w:tr>
      <w:tr w:rsidR="00DE1FF7" w:rsidRPr="00414C19" w14:paraId="4D6A754C" w14:textId="77777777">
        <w:tc>
          <w:tcPr>
            <w:tcW w:w="0" w:type="auto"/>
          </w:tcPr>
          <w:p w14:paraId="15AD35DB" w14:textId="77777777" w:rsidR="00DE1FF7" w:rsidRPr="00414C19" w:rsidRDefault="00F5325D">
            <w:pPr>
              <w:pStyle w:val="Compact"/>
              <w:rPr>
                <w:lang w:val="en-GB"/>
                <w:rPrChange w:id="2724" w:author="Nils Hailer" w:date="2021-05-17T11:11:00Z">
                  <w:rPr/>
                </w:rPrChange>
              </w:rPr>
            </w:pPr>
            <w:r w:rsidRPr="00414C19">
              <w:rPr>
                <w:lang w:val="en-GB"/>
                <w:rPrChange w:id="2725" w:author="Nils Hailer" w:date="2021-05-17T11:11:00Z">
                  <w:rPr/>
                </w:rPrChange>
              </w:rPr>
              <w:t>Charlson</w:t>
            </w:r>
          </w:p>
        </w:tc>
        <w:tc>
          <w:tcPr>
            <w:tcW w:w="0" w:type="auto"/>
          </w:tcPr>
          <w:p w14:paraId="30F7DEFD" w14:textId="77777777" w:rsidR="00DE1FF7" w:rsidRPr="00414C19" w:rsidRDefault="00F5325D">
            <w:pPr>
              <w:pStyle w:val="Compact"/>
              <w:rPr>
                <w:lang w:val="en-GB"/>
                <w:rPrChange w:id="2726" w:author="Nils Hailer" w:date="2021-05-17T11:11:00Z">
                  <w:rPr/>
                </w:rPrChange>
              </w:rPr>
            </w:pPr>
            <w:r w:rsidRPr="00414C19">
              <w:rPr>
                <w:lang w:val="en-GB"/>
                <w:rPrChange w:id="2727" w:author="Nils Hailer" w:date="2021-05-17T11:11:00Z">
                  <w:rPr/>
                </w:rPrChange>
              </w:rPr>
              <w:t>0.56 (0.55; 0.57)</w:t>
            </w:r>
          </w:p>
        </w:tc>
        <w:tc>
          <w:tcPr>
            <w:tcW w:w="0" w:type="auto"/>
          </w:tcPr>
          <w:p w14:paraId="30324DE1" w14:textId="77777777" w:rsidR="00DE1FF7" w:rsidRPr="00414C19" w:rsidRDefault="00F5325D">
            <w:pPr>
              <w:pStyle w:val="Compact"/>
              <w:jc w:val="right"/>
              <w:rPr>
                <w:lang w:val="en-GB"/>
                <w:rPrChange w:id="2728" w:author="Nils Hailer" w:date="2021-05-17T11:11:00Z">
                  <w:rPr/>
                </w:rPrChange>
              </w:rPr>
            </w:pPr>
            <w:r w:rsidRPr="00414C19">
              <w:rPr>
                <w:lang w:val="en-GB"/>
                <w:rPrChange w:id="2729" w:author="Nils Hailer" w:date="2021-05-17T11:11:00Z">
                  <w:rPr/>
                </w:rPrChange>
              </w:rPr>
              <w:t>0.73</w:t>
            </w:r>
          </w:p>
        </w:tc>
        <w:tc>
          <w:tcPr>
            <w:tcW w:w="0" w:type="auto"/>
          </w:tcPr>
          <w:p w14:paraId="14E26C89" w14:textId="77777777" w:rsidR="00DE1FF7" w:rsidRPr="00414C19" w:rsidRDefault="00F5325D">
            <w:pPr>
              <w:pStyle w:val="Compact"/>
              <w:jc w:val="right"/>
              <w:rPr>
                <w:lang w:val="en-GB"/>
                <w:rPrChange w:id="2730" w:author="Nils Hailer" w:date="2021-05-17T11:11:00Z">
                  <w:rPr/>
                </w:rPrChange>
              </w:rPr>
            </w:pPr>
            <w:r w:rsidRPr="00414C19">
              <w:rPr>
                <w:lang w:val="en-GB"/>
                <w:rPrChange w:id="2731" w:author="Nils Hailer" w:date="2021-05-17T11:11:00Z">
                  <w:rPr/>
                </w:rPrChange>
              </w:rPr>
              <w:t>0</w:t>
            </w:r>
          </w:p>
        </w:tc>
      </w:tr>
      <w:tr w:rsidR="00DE1FF7" w:rsidRPr="00414C19" w14:paraId="69EDD2D6" w14:textId="77777777">
        <w:tc>
          <w:tcPr>
            <w:tcW w:w="0" w:type="auto"/>
          </w:tcPr>
          <w:p w14:paraId="0822C0ED" w14:textId="77777777" w:rsidR="00DE1FF7" w:rsidRPr="00414C19" w:rsidRDefault="00F5325D">
            <w:pPr>
              <w:pStyle w:val="Compact"/>
              <w:rPr>
                <w:lang w:val="en-GB"/>
                <w:rPrChange w:id="2732" w:author="Nils Hailer" w:date="2021-05-17T11:11:00Z">
                  <w:rPr/>
                </w:rPrChange>
              </w:rPr>
            </w:pPr>
            <w:r w:rsidRPr="00414C19">
              <w:rPr>
                <w:lang w:val="en-GB"/>
                <w:rPrChange w:id="2733" w:author="Nils Hailer" w:date="2021-05-17T11:11:00Z">
                  <w:rPr/>
                </w:rPrChange>
              </w:rPr>
              <w:t>Rx Risk</w:t>
            </w:r>
          </w:p>
        </w:tc>
        <w:tc>
          <w:tcPr>
            <w:tcW w:w="0" w:type="auto"/>
          </w:tcPr>
          <w:p w14:paraId="384FEF2F" w14:textId="77777777" w:rsidR="00DE1FF7" w:rsidRPr="00414C19" w:rsidRDefault="00F5325D">
            <w:pPr>
              <w:pStyle w:val="Compact"/>
              <w:rPr>
                <w:lang w:val="en-GB"/>
                <w:rPrChange w:id="2734" w:author="Nils Hailer" w:date="2021-05-17T11:11:00Z">
                  <w:rPr/>
                </w:rPrChange>
              </w:rPr>
            </w:pPr>
            <w:r w:rsidRPr="00414C19">
              <w:rPr>
                <w:lang w:val="en-GB"/>
                <w:rPrChange w:id="2735" w:author="Nils Hailer" w:date="2021-05-17T11:11:00Z">
                  <w:rPr/>
                </w:rPrChange>
              </w:rPr>
              <w:t>0.58 (0.57; 0.59)</w:t>
            </w:r>
          </w:p>
        </w:tc>
        <w:tc>
          <w:tcPr>
            <w:tcW w:w="0" w:type="auto"/>
          </w:tcPr>
          <w:p w14:paraId="6D97A28E" w14:textId="77777777" w:rsidR="00DE1FF7" w:rsidRPr="00414C19" w:rsidRDefault="00F5325D">
            <w:pPr>
              <w:pStyle w:val="Compact"/>
              <w:jc w:val="right"/>
              <w:rPr>
                <w:lang w:val="en-GB"/>
                <w:rPrChange w:id="2736" w:author="Nils Hailer" w:date="2021-05-17T11:11:00Z">
                  <w:rPr/>
                </w:rPrChange>
              </w:rPr>
            </w:pPr>
            <w:r w:rsidRPr="00414C19">
              <w:rPr>
                <w:lang w:val="en-GB"/>
                <w:rPrChange w:id="2737" w:author="Nils Hailer" w:date="2021-05-17T11:11:00Z">
                  <w:rPr/>
                </w:rPrChange>
              </w:rPr>
              <w:t>1.03</w:t>
            </w:r>
          </w:p>
        </w:tc>
        <w:tc>
          <w:tcPr>
            <w:tcW w:w="0" w:type="auto"/>
          </w:tcPr>
          <w:p w14:paraId="6D442289" w14:textId="77777777" w:rsidR="00DE1FF7" w:rsidRPr="00414C19" w:rsidRDefault="00F5325D">
            <w:pPr>
              <w:pStyle w:val="Compact"/>
              <w:jc w:val="right"/>
              <w:rPr>
                <w:lang w:val="en-GB"/>
                <w:rPrChange w:id="2738" w:author="Nils Hailer" w:date="2021-05-17T11:11:00Z">
                  <w:rPr/>
                </w:rPrChange>
              </w:rPr>
            </w:pPr>
            <w:r w:rsidRPr="00414C19">
              <w:rPr>
                <w:lang w:val="en-GB"/>
                <w:rPrChange w:id="2739" w:author="Nils Hailer" w:date="2021-05-17T11:11:00Z">
                  <w:rPr/>
                </w:rPrChange>
              </w:rPr>
              <w:t>29</w:t>
            </w:r>
          </w:p>
        </w:tc>
      </w:tr>
      <w:tr w:rsidR="00DE1FF7" w:rsidRPr="00414C19" w14:paraId="56B710CB" w14:textId="77777777">
        <w:tc>
          <w:tcPr>
            <w:tcW w:w="0" w:type="auto"/>
          </w:tcPr>
          <w:p w14:paraId="63BE3953" w14:textId="77777777" w:rsidR="00DE1FF7" w:rsidRPr="00414C19" w:rsidRDefault="00F5325D">
            <w:pPr>
              <w:pStyle w:val="Compact"/>
              <w:rPr>
                <w:lang w:val="en-GB"/>
                <w:rPrChange w:id="2740" w:author="Nils Hailer" w:date="2021-05-17T11:11:00Z">
                  <w:rPr/>
                </w:rPrChange>
              </w:rPr>
            </w:pPr>
            <w:r w:rsidRPr="00414C19">
              <w:rPr>
                <w:lang w:val="en-GB"/>
                <w:rPrChange w:id="2741" w:author="Nils Hailer" w:date="2021-05-17T11:11:00Z">
                  <w:rPr/>
                </w:rPrChange>
              </w:rPr>
              <w:t>Rx Risk + Age + Sex</w:t>
            </w:r>
          </w:p>
        </w:tc>
        <w:tc>
          <w:tcPr>
            <w:tcW w:w="0" w:type="auto"/>
          </w:tcPr>
          <w:p w14:paraId="13AA2056" w14:textId="77777777" w:rsidR="00DE1FF7" w:rsidRPr="00414C19" w:rsidRDefault="00F5325D">
            <w:pPr>
              <w:pStyle w:val="Compact"/>
              <w:rPr>
                <w:lang w:val="en-GB"/>
                <w:rPrChange w:id="2742" w:author="Nils Hailer" w:date="2021-05-17T11:11:00Z">
                  <w:rPr/>
                </w:rPrChange>
              </w:rPr>
            </w:pPr>
            <w:r w:rsidRPr="00414C19">
              <w:rPr>
                <w:lang w:val="en-GB"/>
                <w:rPrChange w:id="2743" w:author="Nils Hailer" w:date="2021-05-17T11:11:00Z">
                  <w:rPr/>
                </w:rPrChange>
              </w:rPr>
              <w:t>0.58 (0.57; 0.59)</w:t>
            </w:r>
          </w:p>
        </w:tc>
        <w:tc>
          <w:tcPr>
            <w:tcW w:w="0" w:type="auto"/>
          </w:tcPr>
          <w:p w14:paraId="00A74E66" w14:textId="77777777" w:rsidR="00DE1FF7" w:rsidRPr="00414C19" w:rsidRDefault="00F5325D">
            <w:pPr>
              <w:pStyle w:val="Compact"/>
              <w:jc w:val="right"/>
              <w:rPr>
                <w:lang w:val="en-GB"/>
                <w:rPrChange w:id="2744" w:author="Nils Hailer" w:date="2021-05-17T11:11:00Z">
                  <w:rPr/>
                </w:rPrChange>
              </w:rPr>
            </w:pPr>
            <w:r w:rsidRPr="00414C19">
              <w:rPr>
                <w:lang w:val="en-GB"/>
                <w:rPrChange w:id="2745" w:author="Nils Hailer" w:date="2021-05-17T11:11:00Z">
                  <w:rPr/>
                </w:rPrChange>
              </w:rPr>
              <w:t>1.03</w:t>
            </w:r>
          </w:p>
        </w:tc>
        <w:tc>
          <w:tcPr>
            <w:tcW w:w="0" w:type="auto"/>
          </w:tcPr>
          <w:p w14:paraId="2D7759A6" w14:textId="77777777" w:rsidR="00DE1FF7" w:rsidRPr="00414C19" w:rsidRDefault="00F5325D">
            <w:pPr>
              <w:pStyle w:val="Compact"/>
              <w:jc w:val="right"/>
              <w:rPr>
                <w:lang w:val="en-GB"/>
                <w:rPrChange w:id="2746" w:author="Nils Hailer" w:date="2021-05-17T11:11:00Z">
                  <w:rPr/>
                </w:rPrChange>
              </w:rPr>
            </w:pPr>
            <w:r w:rsidRPr="00414C19">
              <w:rPr>
                <w:lang w:val="en-GB"/>
                <w:rPrChange w:id="2747" w:author="Nils Hailer" w:date="2021-05-17T11:11:00Z">
                  <w:rPr/>
                </w:rPrChange>
              </w:rPr>
              <w:t>29</w:t>
            </w:r>
          </w:p>
        </w:tc>
      </w:tr>
      <w:tr w:rsidR="00DE1FF7" w:rsidRPr="00414C19" w14:paraId="34AEE13E" w14:textId="77777777">
        <w:tc>
          <w:tcPr>
            <w:tcW w:w="0" w:type="auto"/>
          </w:tcPr>
          <w:p w14:paraId="480C18C5" w14:textId="77777777" w:rsidR="00DE1FF7" w:rsidRPr="00414C19" w:rsidRDefault="00F5325D">
            <w:pPr>
              <w:pStyle w:val="Compact"/>
              <w:rPr>
                <w:lang w:val="en-GB"/>
                <w:rPrChange w:id="2748" w:author="Nils Hailer" w:date="2021-05-17T11:11:00Z">
                  <w:rPr/>
                </w:rPrChange>
              </w:rPr>
            </w:pPr>
            <w:r w:rsidRPr="00414C19">
              <w:rPr>
                <w:lang w:val="en-GB"/>
                <w:rPrChange w:id="2749" w:author="Nils Hailer" w:date="2021-05-17T11:11:00Z">
                  <w:rPr/>
                </w:rPrChange>
              </w:rPr>
              <w:t>Charlson + Age + Sex</w:t>
            </w:r>
          </w:p>
        </w:tc>
        <w:tc>
          <w:tcPr>
            <w:tcW w:w="0" w:type="auto"/>
          </w:tcPr>
          <w:p w14:paraId="131F17A2" w14:textId="77777777" w:rsidR="00DE1FF7" w:rsidRPr="00414C19" w:rsidRDefault="00F5325D">
            <w:pPr>
              <w:pStyle w:val="Compact"/>
              <w:rPr>
                <w:lang w:val="en-GB"/>
                <w:rPrChange w:id="2750" w:author="Nils Hailer" w:date="2021-05-17T11:11:00Z">
                  <w:rPr/>
                </w:rPrChange>
              </w:rPr>
            </w:pPr>
            <w:r w:rsidRPr="00414C19">
              <w:rPr>
                <w:lang w:val="en-GB"/>
                <w:rPrChange w:id="2751" w:author="Nils Hailer" w:date="2021-05-17T11:11:00Z">
                  <w:rPr/>
                </w:rPrChange>
              </w:rPr>
              <w:t>0.60 (0.58; 0.61)</w:t>
            </w:r>
          </w:p>
        </w:tc>
        <w:tc>
          <w:tcPr>
            <w:tcW w:w="0" w:type="auto"/>
          </w:tcPr>
          <w:p w14:paraId="2ADA6211" w14:textId="77777777" w:rsidR="00DE1FF7" w:rsidRPr="00414C19" w:rsidRDefault="00F5325D">
            <w:pPr>
              <w:pStyle w:val="Compact"/>
              <w:jc w:val="right"/>
              <w:rPr>
                <w:lang w:val="en-GB"/>
                <w:rPrChange w:id="2752" w:author="Nils Hailer" w:date="2021-05-17T11:11:00Z">
                  <w:rPr/>
                </w:rPrChange>
              </w:rPr>
            </w:pPr>
            <w:r w:rsidRPr="00414C19">
              <w:rPr>
                <w:lang w:val="en-GB"/>
                <w:rPrChange w:id="2753" w:author="Nils Hailer" w:date="2021-05-17T11:11:00Z">
                  <w:rPr/>
                </w:rPrChange>
              </w:rPr>
              <w:t>1.26</w:t>
            </w:r>
          </w:p>
        </w:tc>
        <w:tc>
          <w:tcPr>
            <w:tcW w:w="0" w:type="auto"/>
          </w:tcPr>
          <w:p w14:paraId="16F0F334" w14:textId="77777777" w:rsidR="00DE1FF7" w:rsidRPr="00414C19" w:rsidRDefault="00F5325D">
            <w:pPr>
              <w:pStyle w:val="Compact"/>
              <w:jc w:val="right"/>
              <w:rPr>
                <w:lang w:val="en-GB"/>
                <w:rPrChange w:id="2754" w:author="Nils Hailer" w:date="2021-05-17T11:11:00Z">
                  <w:rPr/>
                </w:rPrChange>
              </w:rPr>
            </w:pPr>
            <w:r w:rsidRPr="00414C19">
              <w:rPr>
                <w:lang w:val="en-GB"/>
                <w:rPrChange w:id="2755" w:author="Nils Hailer" w:date="2021-05-17T11:11:00Z">
                  <w:rPr/>
                </w:rPrChange>
              </w:rPr>
              <w:t>42</w:t>
            </w:r>
          </w:p>
        </w:tc>
      </w:tr>
      <w:tr w:rsidR="00DE1FF7" w:rsidRPr="00414C19" w14:paraId="3496EE3A" w14:textId="77777777">
        <w:tc>
          <w:tcPr>
            <w:tcW w:w="0" w:type="auto"/>
          </w:tcPr>
          <w:p w14:paraId="3403C8B6" w14:textId="77777777" w:rsidR="00DE1FF7" w:rsidRPr="00414C19" w:rsidRDefault="00F5325D">
            <w:pPr>
              <w:pStyle w:val="Compact"/>
              <w:rPr>
                <w:lang w:val="en-GB"/>
                <w:rPrChange w:id="2756" w:author="Nils Hailer" w:date="2021-05-17T11:11:00Z">
                  <w:rPr/>
                </w:rPrChange>
              </w:rPr>
            </w:pPr>
            <w:r w:rsidRPr="00414C19">
              <w:rPr>
                <w:lang w:val="en-GB"/>
                <w:rPrChange w:id="2757" w:author="Nils Hailer" w:date="2021-05-17T11:11:00Z">
                  <w:rPr/>
                </w:rPrChange>
              </w:rPr>
              <w:t>Elixhauser</w:t>
            </w:r>
          </w:p>
        </w:tc>
        <w:tc>
          <w:tcPr>
            <w:tcW w:w="0" w:type="auto"/>
          </w:tcPr>
          <w:p w14:paraId="1037C902" w14:textId="77777777" w:rsidR="00DE1FF7" w:rsidRPr="00414C19" w:rsidRDefault="00F5325D">
            <w:pPr>
              <w:pStyle w:val="Compact"/>
              <w:rPr>
                <w:lang w:val="en-GB"/>
                <w:rPrChange w:id="2758" w:author="Nils Hailer" w:date="2021-05-17T11:11:00Z">
                  <w:rPr/>
                </w:rPrChange>
              </w:rPr>
            </w:pPr>
            <w:r w:rsidRPr="00414C19">
              <w:rPr>
                <w:lang w:val="en-GB"/>
                <w:rPrChange w:id="2759" w:author="Nils Hailer" w:date="2021-05-17T11:11:00Z">
                  <w:rPr/>
                </w:rPrChange>
              </w:rPr>
              <w:t>0.58 (0.57; 0.60)</w:t>
            </w:r>
          </w:p>
        </w:tc>
        <w:tc>
          <w:tcPr>
            <w:tcW w:w="0" w:type="auto"/>
          </w:tcPr>
          <w:p w14:paraId="472711DD" w14:textId="77777777" w:rsidR="00DE1FF7" w:rsidRPr="00414C19" w:rsidRDefault="00F5325D">
            <w:pPr>
              <w:pStyle w:val="Compact"/>
              <w:jc w:val="right"/>
              <w:rPr>
                <w:lang w:val="en-GB"/>
                <w:rPrChange w:id="2760" w:author="Nils Hailer" w:date="2021-05-17T11:11:00Z">
                  <w:rPr/>
                </w:rPrChange>
              </w:rPr>
            </w:pPr>
            <w:r w:rsidRPr="00414C19">
              <w:rPr>
                <w:lang w:val="en-GB"/>
                <w:rPrChange w:id="2761" w:author="Nils Hailer" w:date="2021-05-17T11:11:00Z">
                  <w:rPr/>
                </w:rPrChange>
              </w:rPr>
              <w:t>1.29</w:t>
            </w:r>
          </w:p>
        </w:tc>
        <w:tc>
          <w:tcPr>
            <w:tcW w:w="0" w:type="auto"/>
          </w:tcPr>
          <w:p w14:paraId="40E537B5" w14:textId="77777777" w:rsidR="00DE1FF7" w:rsidRPr="00414C19" w:rsidRDefault="00F5325D">
            <w:pPr>
              <w:pStyle w:val="Compact"/>
              <w:jc w:val="right"/>
              <w:rPr>
                <w:lang w:val="en-GB"/>
                <w:rPrChange w:id="2762" w:author="Nils Hailer" w:date="2021-05-17T11:11:00Z">
                  <w:rPr/>
                </w:rPrChange>
              </w:rPr>
            </w:pPr>
            <w:r w:rsidRPr="00414C19">
              <w:rPr>
                <w:lang w:val="en-GB"/>
                <w:rPrChange w:id="2763" w:author="Nils Hailer" w:date="2021-05-17T11:11:00Z">
                  <w:rPr/>
                </w:rPrChange>
              </w:rPr>
              <w:t>43</w:t>
            </w:r>
          </w:p>
        </w:tc>
      </w:tr>
      <w:tr w:rsidR="00DE1FF7" w:rsidRPr="00414C19" w14:paraId="361AAE9F" w14:textId="77777777">
        <w:tc>
          <w:tcPr>
            <w:tcW w:w="0" w:type="auto"/>
          </w:tcPr>
          <w:p w14:paraId="1D3DE7E3" w14:textId="77777777" w:rsidR="00DE1FF7" w:rsidRPr="00414C19" w:rsidRDefault="00F5325D">
            <w:pPr>
              <w:pStyle w:val="Compact"/>
              <w:rPr>
                <w:lang w:val="en-GB"/>
                <w:rPrChange w:id="2764" w:author="Nils Hailer" w:date="2021-05-17T11:11:00Z">
                  <w:rPr/>
                </w:rPrChange>
              </w:rPr>
            </w:pPr>
            <w:r w:rsidRPr="00414C19">
              <w:rPr>
                <w:lang w:val="en-GB"/>
                <w:rPrChange w:id="2765" w:author="Nils Hailer" w:date="2021-05-17T11:11:00Z">
                  <w:rPr/>
                </w:rPrChange>
              </w:rPr>
              <w:t>ASA</w:t>
            </w:r>
          </w:p>
        </w:tc>
        <w:tc>
          <w:tcPr>
            <w:tcW w:w="0" w:type="auto"/>
          </w:tcPr>
          <w:p w14:paraId="6AF5A782" w14:textId="77777777" w:rsidR="00DE1FF7" w:rsidRPr="00414C19" w:rsidRDefault="00F5325D">
            <w:pPr>
              <w:pStyle w:val="Compact"/>
              <w:rPr>
                <w:lang w:val="en-GB"/>
                <w:rPrChange w:id="2766" w:author="Nils Hailer" w:date="2021-05-17T11:11:00Z">
                  <w:rPr/>
                </w:rPrChange>
              </w:rPr>
            </w:pPr>
            <w:r w:rsidRPr="00414C19">
              <w:rPr>
                <w:lang w:val="en-GB"/>
                <w:rPrChange w:id="2767" w:author="Nils Hailer" w:date="2021-05-17T11:11:00Z">
                  <w:rPr/>
                </w:rPrChange>
              </w:rPr>
              <w:t>0.59 (0.58; 0.60)</w:t>
            </w:r>
          </w:p>
        </w:tc>
        <w:tc>
          <w:tcPr>
            <w:tcW w:w="0" w:type="auto"/>
          </w:tcPr>
          <w:p w14:paraId="6D282155" w14:textId="77777777" w:rsidR="00DE1FF7" w:rsidRPr="00414C19" w:rsidRDefault="00F5325D">
            <w:pPr>
              <w:pStyle w:val="Compact"/>
              <w:jc w:val="right"/>
              <w:rPr>
                <w:lang w:val="en-GB"/>
                <w:rPrChange w:id="2768" w:author="Nils Hailer" w:date="2021-05-17T11:11:00Z">
                  <w:rPr/>
                </w:rPrChange>
              </w:rPr>
            </w:pPr>
            <w:r w:rsidRPr="00414C19">
              <w:rPr>
                <w:lang w:val="en-GB"/>
                <w:rPrChange w:id="2769" w:author="Nils Hailer" w:date="2021-05-17T11:11:00Z">
                  <w:rPr/>
                </w:rPrChange>
              </w:rPr>
              <w:t>1.57</w:t>
            </w:r>
          </w:p>
        </w:tc>
        <w:tc>
          <w:tcPr>
            <w:tcW w:w="0" w:type="auto"/>
          </w:tcPr>
          <w:p w14:paraId="3793A481" w14:textId="77777777" w:rsidR="00DE1FF7" w:rsidRPr="00414C19" w:rsidRDefault="00F5325D">
            <w:pPr>
              <w:pStyle w:val="Compact"/>
              <w:jc w:val="right"/>
              <w:rPr>
                <w:lang w:val="en-GB"/>
                <w:rPrChange w:id="2770" w:author="Nils Hailer" w:date="2021-05-17T11:11:00Z">
                  <w:rPr/>
                </w:rPrChange>
              </w:rPr>
            </w:pPr>
            <w:r w:rsidRPr="00414C19">
              <w:rPr>
                <w:lang w:val="en-GB"/>
                <w:rPrChange w:id="2771" w:author="Nils Hailer" w:date="2021-05-17T11:11:00Z">
                  <w:rPr/>
                </w:rPrChange>
              </w:rPr>
              <w:t>53</w:t>
            </w:r>
          </w:p>
        </w:tc>
      </w:tr>
      <w:tr w:rsidR="00DE1FF7" w:rsidRPr="00414C19" w14:paraId="5A685AB8" w14:textId="77777777">
        <w:tc>
          <w:tcPr>
            <w:tcW w:w="0" w:type="auto"/>
          </w:tcPr>
          <w:p w14:paraId="38A9E7B9" w14:textId="77777777" w:rsidR="00DE1FF7" w:rsidRPr="00414C19" w:rsidRDefault="00F5325D">
            <w:pPr>
              <w:pStyle w:val="Compact"/>
              <w:rPr>
                <w:lang w:val="en-GB"/>
                <w:rPrChange w:id="2772" w:author="Nils Hailer" w:date="2021-05-17T11:11:00Z">
                  <w:rPr/>
                </w:rPrChange>
              </w:rPr>
            </w:pPr>
            <w:r w:rsidRPr="00414C19">
              <w:rPr>
                <w:lang w:val="en-GB"/>
                <w:rPrChange w:id="2773" w:author="Nils Hailer" w:date="2021-05-17T11:11:00Z">
                  <w:rPr/>
                </w:rPrChange>
              </w:rPr>
              <w:t>Elixhauser + Age + Sex</w:t>
            </w:r>
          </w:p>
        </w:tc>
        <w:tc>
          <w:tcPr>
            <w:tcW w:w="0" w:type="auto"/>
          </w:tcPr>
          <w:p w14:paraId="692B7581" w14:textId="77777777" w:rsidR="00DE1FF7" w:rsidRPr="00414C19" w:rsidRDefault="00F5325D">
            <w:pPr>
              <w:pStyle w:val="Compact"/>
              <w:rPr>
                <w:lang w:val="en-GB"/>
                <w:rPrChange w:id="2774" w:author="Nils Hailer" w:date="2021-05-17T11:11:00Z">
                  <w:rPr/>
                </w:rPrChange>
              </w:rPr>
            </w:pPr>
            <w:r w:rsidRPr="00414C19">
              <w:rPr>
                <w:lang w:val="en-GB"/>
                <w:rPrChange w:id="2775" w:author="Nils Hailer" w:date="2021-05-17T11:11:00Z">
                  <w:rPr/>
                </w:rPrChange>
              </w:rPr>
              <w:t>0.61 (0.60; 0.62)</w:t>
            </w:r>
          </w:p>
        </w:tc>
        <w:tc>
          <w:tcPr>
            <w:tcW w:w="0" w:type="auto"/>
          </w:tcPr>
          <w:p w14:paraId="4347B2C6" w14:textId="77777777" w:rsidR="00DE1FF7" w:rsidRPr="00414C19" w:rsidRDefault="00F5325D">
            <w:pPr>
              <w:pStyle w:val="Compact"/>
              <w:jc w:val="right"/>
              <w:rPr>
                <w:lang w:val="en-GB"/>
                <w:rPrChange w:id="2776" w:author="Nils Hailer" w:date="2021-05-17T11:11:00Z">
                  <w:rPr/>
                </w:rPrChange>
              </w:rPr>
            </w:pPr>
            <w:r w:rsidRPr="00414C19">
              <w:rPr>
                <w:lang w:val="en-GB"/>
                <w:rPrChange w:id="2777" w:author="Nils Hailer" w:date="2021-05-17T11:11:00Z">
                  <w:rPr/>
                </w:rPrChange>
              </w:rPr>
              <w:t>1.75</w:t>
            </w:r>
          </w:p>
        </w:tc>
        <w:tc>
          <w:tcPr>
            <w:tcW w:w="0" w:type="auto"/>
          </w:tcPr>
          <w:p w14:paraId="30A238C3" w14:textId="77777777" w:rsidR="00DE1FF7" w:rsidRPr="00414C19" w:rsidRDefault="00F5325D">
            <w:pPr>
              <w:pStyle w:val="Compact"/>
              <w:jc w:val="right"/>
              <w:rPr>
                <w:lang w:val="en-GB"/>
                <w:rPrChange w:id="2778" w:author="Nils Hailer" w:date="2021-05-17T11:11:00Z">
                  <w:rPr/>
                </w:rPrChange>
              </w:rPr>
            </w:pPr>
            <w:r w:rsidRPr="00414C19">
              <w:rPr>
                <w:lang w:val="en-GB"/>
                <w:rPrChange w:id="2779" w:author="Nils Hailer" w:date="2021-05-17T11:11:00Z">
                  <w:rPr/>
                </w:rPrChange>
              </w:rPr>
              <w:t>58</w:t>
            </w:r>
          </w:p>
        </w:tc>
      </w:tr>
      <w:tr w:rsidR="00DE1FF7" w:rsidRPr="00414C19" w14:paraId="318CD505" w14:textId="77777777">
        <w:tc>
          <w:tcPr>
            <w:tcW w:w="0" w:type="auto"/>
          </w:tcPr>
          <w:p w14:paraId="706D226D" w14:textId="77777777" w:rsidR="00DE1FF7" w:rsidRPr="00414C19" w:rsidRDefault="00F5325D">
            <w:pPr>
              <w:pStyle w:val="Compact"/>
              <w:rPr>
                <w:lang w:val="en-GB"/>
                <w:rPrChange w:id="2780" w:author="Nils Hailer" w:date="2021-05-17T11:11:00Z">
                  <w:rPr/>
                </w:rPrChange>
              </w:rPr>
            </w:pPr>
            <w:r w:rsidRPr="00414C19">
              <w:rPr>
                <w:lang w:val="en-GB"/>
                <w:rPrChange w:id="2781" w:author="Nils Hailer" w:date="2021-05-17T11:11:00Z">
                  <w:rPr/>
                </w:rPrChange>
              </w:rPr>
              <w:t>ASA + Age + Sex</w:t>
            </w:r>
          </w:p>
        </w:tc>
        <w:tc>
          <w:tcPr>
            <w:tcW w:w="0" w:type="auto"/>
          </w:tcPr>
          <w:p w14:paraId="25CEAAC8" w14:textId="77777777" w:rsidR="00DE1FF7" w:rsidRPr="00414C19" w:rsidRDefault="00F5325D">
            <w:pPr>
              <w:pStyle w:val="Compact"/>
              <w:rPr>
                <w:lang w:val="en-GB"/>
                <w:rPrChange w:id="2782" w:author="Nils Hailer" w:date="2021-05-17T11:11:00Z">
                  <w:rPr/>
                </w:rPrChange>
              </w:rPr>
            </w:pPr>
            <w:r w:rsidRPr="00414C19">
              <w:rPr>
                <w:lang w:val="en-GB"/>
                <w:rPrChange w:id="2783" w:author="Nils Hailer" w:date="2021-05-17T11:11:00Z">
                  <w:rPr/>
                </w:rPrChange>
              </w:rPr>
              <w:t>0.62 (0.60; 0.63)</w:t>
            </w:r>
          </w:p>
        </w:tc>
        <w:tc>
          <w:tcPr>
            <w:tcW w:w="0" w:type="auto"/>
          </w:tcPr>
          <w:p w14:paraId="047A85D0" w14:textId="77777777" w:rsidR="00DE1FF7" w:rsidRPr="00414C19" w:rsidRDefault="00F5325D">
            <w:pPr>
              <w:pStyle w:val="Compact"/>
              <w:jc w:val="right"/>
              <w:rPr>
                <w:lang w:val="en-GB"/>
                <w:rPrChange w:id="2784" w:author="Nils Hailer" w:date="2021-05-17T11:11:00Z">
                  <w:rPr/>
                </w:rPrChange>
              </w:rPr>
            </w:pPr>
            <w:r w:rsidRPr="00414C19">
              <w:rPr>
                <w:lang w:val="en-GB"/>
                <w:rPrChange w:id="2785" w:author="Nils Hailer" w:date="2021-05-17T11:11:00Z">
                  <w:rPr/>
                </w:rPrChange>
              </w:rPr>
              <w:t>1.94</w:t>
            </w:r>
          </w:p>
        </w:tc>
        <w:tc>
          <w:tcPr>
            <w:tcW w:w="0" w:type="auto"/>
          </w:tcPr>
          <w:p w14:paraId="6B6C3727" w14:textId="77777777" w:rsidR="00DE1FF7" w:rsidRPr="00414C19" w:rsidRDefault="00F5325D">
            <w:pPr>
              <w:pStyle w:val="Compact"/>
              <w:jc w:val="right"/>
              <w:rPr>
                <w:lang w:val="en-GB"/>
                <w:rPrChange w:id="2786" w:author="Nils Hailer" w:date="2021-05-17T11:11:00Z">
                  <w:rPr/>
                </w:rPrChange>
              </w:rPr>
            </w:pPr>
            <w:r w:rsidRPr="00414C19">
              <w:rPr>
                <w:lang w:val="en-GB"/>
                <w:rPrChange w:id="2787" w:author="Nils Hailer" w:date="2021-05-17T11:11:00Z">
                  <w:rPr/>
                </w:rPrChange>
              </w:rPr>
              <w:t>62</w:t>
            </w:r>
          </w:p>
        </w:tc>
      </w:tr>
      <w:tr w:rsidR="00DE1FF7" w:rsidRPr="00414C19" w14:paraId="34647790" w14:textId="77777777">
        <w:tc>
          <w:tcPr>
            <w:tcW w:w="0" w:type="auto"/>
          </w:tcPr>
          <w:p w14:paraId="02D4F26B" w14:textId="77777777" w:rsidR="00DE1FF7" w:rsidRPr="00414C19" w:rsidRDefault="00F5325D">
            <w:pPr>
              <w:pStyle w:val="Compact"/>
              <w:rPr>
                <w:lang w:val="en-GB"/>
                <w:rPrChange w:id="2788" w:author="Nils Hailer" w:date="2021-05-17T11:11:00Z">
                  <w:rPr/>
                </w:rPrChange>
              </w:rPr>
            </w:pPr>
            <w:r w:rsidRPr="00414C19">
              <w:rPr>
                <w:lang w:val="en-GB"/>
                <w:rPrChange w:id="2789" w:author="Nils Hailer" w:date="2021-05-17T11:11:00Z">
                  <w:rPr/>
                </w:rPrChange>
              </w:rPr>
              <w:t>BMI + Age + Sex</w:t>
            </w:r>
          </w:p>
        </w:tc>
        <w:tc>
          <w:tcPr>
            <w:tcW w:w="0" w:type="auto"/>
          </w:tcPr>
          <w:p w14:paraId="3E649EEE" w14:textId="77777777" w:rsidR="00DE1FF7" w:rsidRPr="00414C19" w:rsidRDefault="00F5325D">
            <w:pPr>
              <w:pStyle w:val="Compact"/>
              <w:rPr>
                <w:lang w:val="en-GB"/>
                <w:rPrChange w:id="2790" w:author="Nils Hailer" w:date="2021-05-17T11:11:00Z">
                  <w:rPr/>
                </w:rPrChange>
              </w:rPr>
            </w:pPr>
            <w:r w:rsidRPr="00414C19">
              <w:rPr>
                <w:lang w:val="en-GB"/>
                <w:rPrChange w:id="2791" w:author="Nils Hailer" w:date="2021-05-17T11:11:00Z">
                  <w:rPr/>
                </w:rPrChange>
              </w:rPr>
              <w:t>0.64 (0.62; 0.65)</w:t>
            </w:r>
          </w:p>
        </w:tc>
        <w:tc>
          <w:tcPr>
            <w:tcW w:w="0" w:type="auto"/>
          </w:tcPr>
          <w:p w14:paraId="3531E2CF" w14:textId="77777777" w:rsidR="00DE1FF7" w:rsidRPr="00414C19" w:rsidRDefault="00F5325D">
            <w:pPr>
              <w:pStyle w:val="Compact"/>
              <w:jc w:val="right"/>
              <w:rPr>
                <w:lang w:val="en-GB"/>
                <w:rPrChange w:id="2792" w:author="Nils Hailer" w:date="2021-05-17T11:11:00Z">
                  <w:rPr/>
                </w:rPrChange>
              </w:rPr>
            </w:pPr>
            <w:r w:rsidRPr="00414C19">
              <w:rPr>
                <w:lang w:val="en-GB"/>
                <w:rPrChange w:id="2793" w:author="Nils Hailer" w:date="2021-05-17T11:11:00Z">
                  <w:rPr/>
                </w:rPrChange>
              </w:rPr>
              <w:t>2.75</w:t>
            </w:r>
          </w:p>
        </w:tc>
        <w:tc>
          <w:tcPr>
            <w:tcW w:w="0" w:type="auto"/>
          </w:tcPr>
          <w:p w14:paraId="55D70194" w14:textId="77777777" w:rsidR="00DE1FF7" w:rsidRPr="00414C19" w:rsidRDefault="00F5325D">
            <w:pPr>
              <w:pStyle w:val="Compact"/>
              <w:jc w:val="right"/>
              <w:rPr>
                <w:lang w:val="en-GB"/>
                <w:rPrChange w:id="2794" w:author="Nils Hailer" w:date="2021-05-17T11:11:00Z">
                  <w:rPr/>
                </w:rPrChange>
              </w:rPr>
            </w:pPr>
            <w:r w:rsidRPr="00414C19">
              <w:rPr>
                <w:lang w:val="en-GB"/>
                <w:rPrChange w:id="2795" w:author="Nils Hailer" w:date="2021-05-17T11:11:00Z">
                  <w:rPr/>
                </w:rPrChange>
              </w:rPr>
              <w:t>73</w:t>
            </w:r>
          </w:p>
        </w:tc>
      </w:tr>
      <w:tr w:rsidR="00DE1FF7" w:rsidRPr="00414C19" w14:paraId="61990BD4" w14:textId="77777777">
        <w:tc>
          <w:tcPr>
            <w:tcW w:w="0" w:type="auto"/>
          </w:tcPr>
          <w:p w14:paraId="0D4B9F44" w14:textId="77777777" w:rsidR="00DE1FF7" w:rsidRPr="00414C19" w:rsidRDefault="00F5325D">
            <w:pPr>
              <w:pStyle w:val="Compact"/>
              <w:rPr>
                <w:lang w:val="en-GB"/>
                <w:rPrChange w:id="2796" w:author="Nils Hailer" w:date="2021-05-17T11:11:00Z">
                  <w:rPr/>
                </w:rPrChange>
              </w:rPr>
            </w:pPr>
            <w:r w:rsidRPr="00414C19">
              <w:rPr>
                <w:lang w:val="en-GB"/>
                <w:rPrChange w:id="2797" w:author="Nils Hailer" w:date="2021-05-17T11:11:00Z">
                  <w:rPr/>
                </w:rPrChange>
              </w:rPr>
              <w:t>ASA + BMI + Age + Sex</w:t>
            </w:r>
          </w:p>
        </w:tc>
        <w:tc>
          <w:tcPr>
            <w:tcW w:w="0" w:type="auto"/>
          </w:tcPr>
          <w:p w14:paraId="29299FEA" w14:textId="77777777" w:rsidR="00DE1FF7" w:rsidRPr="00414C19" w:rsidRDefault="00F5325D">
            <w:pPr>
              <w:pStyle w:val="Compact"/>
              <w:rPr>
                <w:lang w:val="en-GB"/>
                <w:rPrChange w:id="2798" w:author="Nils Hailer" w:date="2021-05-17T11:11:00Z">
                  <w:rPr/>
                </w:rPrChange>
              </w:rPr>
            </w:pPr>
            <w:r w:rsidRPr="00414C19">
              <w:rPr>
                <w:lang w:val="en-GB"/>
                <w:rPrChange w:id="2799" w:author="Nils Hailer" w:date="2021-05-17T11:11:00Z">
                  <w:rPr/>
                </w:rPrChange>
              </w:rPr>
              <w:t>0.65 (0.64; 0.66)</w:t>
            </w:r>
          </w:p>
        </w:tc>
        <w:tc>
          <w:tcPr>
            <w:tcW w:w="0" w:type="auto"/>
          </w:tcPr>
          <w:p w14:paraId="3CE88DEE" w14:textId="77777777" w:rsidR="00DE1FF7" w:rsidRPr="00414C19" w:rsidRDefault="00F5325D">
            <w:pPr>
              <w:pStyle w:val="Compact"/>
              <w:jc w:val="right"/>
              <w:rPr>
                <w:lang w:val="en-GB"/>
                <w:rPrChange w:id="2800" w:author="Nils Hailer" w:date="2021-05-17T11:11:00Z">
                  <w:rPr/>
                </w:rPrChange>
              </w:rPr>
            </w:pPr>
            <w:r w:rsidRPr="00414C19">
              <w:rPr>
                <w:lang w:val="en-GB"/>
                <w:rPrChange w:id="2801" w:author="Nils Hailer" w:date="2021-05-17T11:11:00Z">
                  <w:rPr/>
                </w:rPrChange>
              </w:rPr>
              <w:t>3.32</w:t>
            </w:r>
          </w:p>
        </w:tc>
        <w:tc>
          <w:tcPr>
            <w:tcW w:w="0" w:type="auto"/>
          </w:tcPr>
          <w:p w14:paraId="4099A699" w14:textId="77777777" w:rsidR="00DE1FF7" w:rsidRPr="00414C19" w:rsidRDefault="00F5325D">
            <w:pPr>
              <w:pStyle w:val="Compact"/>
              <w:jc w:val="right"/>
              <w:rPr>
                <w:lang w:val="en-GB"/>
                <w:rPrChange w:id="2802" w:author="Nils Hailer" w:date="2021-05-17T11:11:00Z">
                  <w:rPr/>
                </w:rPrChange>
              </w:rPr>
            </w:pPr>
            <w:r w:rsidRPr="00414C19">
              <w:rPr>
                <w:lang w:val="en-GB"/>
                <w:rPrChange w:id="2803" w:author="Nils Hailer" w:date="2021-05-17T11:11:00Z">
                  <w:rPr/>
                </w:rPrChange>
              </w:rPr>
              <w:t>78</w:t>
            </w:r>
          </w:p>
        </w:tc>
      </w:tr>
      <w:tr w:rsidR="00DE1FF7" w:rsidRPr="00414C19" w14:paraId="6C16A5F6" w14:textId="77777777">
        <w:tc>
          <w:tcPr>
            <w:tcW w:w="0" w:type="auto"/>
          </w:tcPr>
          <w:p w14:paraId="4767B276" w14:textId="77777777" w:rsidR="00DE1FF7" w:rsidRPr="00414C19" w:rsidRDefault="00F5325D">
            <w:pPr>
              <w:pStyle w:val="Compact"/>
              <w:rPr>
                <w:lang w:val="en-GB"/>
                <w:rPrChange w:id="2804" w:author="Nils Hailer" w:date="2021-05-17T11:11:00Z">
                  <w:rPr/>
                </w:rPrChange>
              </w:rPr>
            </w:pPr>
            <w:r w:rsidRPr="00414C19">
              <w:rPr>
                <w:lang w:val="en-GB"/>
                <w:rPrChange w:id="2805" w:author="Nils Hailer" w:date="2021-05-17T11:11:00Z">
                  <w:rPr/>
                </w:rPrChange>
              </w:rPr>
              <w:t>Reduced model</w:t>
            </w:r>
          </w:p>
        </w:tc>
        <w:tc>
          <w:tcPr>
            <w:tcW w:w="0" w:type="auto"/>
          </w:tcPr>
          <w:p w14:paraId="703628AA" w14:textId="77777777" w:rsidR="00DE1FF7" w:rsidRPr="00414C19" w:rsidRDefault="00F5325D">
            <w:pPr>
              <w:pStyle w:val="Compact"/>
              <w:rPr>
                <w:lang w:val="en-GB"/>
                <w:rPrChange w:id="2806" w:author="Nils Hailer" w:date="2021-05-17T11:11:00Z">
                  <w:rPr/>
                </w:rPrChange>
              </w:rPr>
            </w:pPr>
            <w:r w:rsidRPr="00414C19">
              <w:rPr>
                <w:lang w:val="en-GB"/>
                <w:rPrChange w:id="2807" w:author="Nils Hailer" w:date="2021-05-17T11:11:00Z">
                  <w:rPr/>
                </w:rPrChange>
              </w:rPr>
              <w:t>0.68 (0.66; 0.69)</w:t>
            </w:r>
          </w:p>
        </w:tc>
        <w:tc>
          <w:tcPr>
            <w:tcW w:w="0" w:type="auto"/>
          </w:tcPr>
          <w:p w14:paraId="68C2ECC1" w14:textId="77777777" w:rsidR="00DE1FF7" w:rsidRPr="00414C19" w:rsidRDefault="00F5325D">
            <w:pPr>
              <w:pStyle w:val="Compact"/>
              <w:jc w:val="right"/>
              <w:rPr>
                <w:lang w:val="en-GB"/>
                <w:rPrChange w:id="2808" w:author="Nils Hailer" w:date="2021-05-17T11:11:00Z">
                  <w:rPr/>
                </w:rPrChange>
              </w:rPr>
            </w:pPr>
            <w:r w:rsidRPr="00414C19">
              <w:rPr>
                <w:lang w:val="en-GB"/>
                <w:rPrChange w:id="2809" w:author="Nils Hailer" w:date="2021-05-17T11:11:00Z">
                  <w:rPr/>
                </w:rPrChange>
              </w:rPr>
              <w:t>4.72</w:t>
            </w:r>
          </w:p>
        </w:tc>
        <w:tc>
          <w:tcPr>
            <w:tcW w:w="0" w:type="auto"/>
          </w:tcPr>
          <w:p w14:paraId="190190A4" w14:textId="77777777" w:rsidR="00DE1FF7" w:rsidRPr="00414C19" w:rsidRDefault="00F5325D">
            <w:pPr>
              <w:pStyle w:val="Compact"/>
              <w:jc w:val="right"/>
              <w:rPr>
                <w:lang w:val="en-GB"/>
                <w:rPrChange w:id="2810" w:author="Nils Hailer" w:date="2021-05-17T11:11:00Z">
                  <w:rPr/>
                </w:rPrChange>
              </w:rPr>
            </w:pPr>
            <w:r w:rsidRPr="00414C19">
              <w:rPr>
                <w:lang w:val="en-GB"/>
                <w:rPrChange w:id="2811" w:author="Nils Hailer" w:date="2021-05-17T11:11:00Z">
                  <w:rPr/>
                </w:rPrChange>
              </w:rPr>
              <w:t>84</w:t>
            </w:r>
          </w:p>
        </w:tc>
      </w:tr>
      <w:tr w:rsidR="00DE1FF7" w:rsidRPr="00414C19" w14:paraId="0982678E" w14:textId="77777777">
        <w:tc>
          <w:tcPr>
            <w:tcW w:w="0" w:type="auto"/>
          </w:tcPr>
          <w:p w14:paraId="3BE9CC06" w14:textId="77777777" w:rsidR="00DE1FF7" w:rsidRPr="00414C19" w:rsidRDefault="00F5325D">
            <w:pPr>
              <w:pStyle w:val="Compact"/>
              <w:rPr>
                <w:lang w:val="en-GB"/>
                <w:rPrChange w:id="2812" w:author="Nils Hailer" w:date="2021-05-17T11:11:00Z">
                  <w:rPr/>
                </w:rPrChange>
              </w:rPr>
            </w:pPr>
            <w:r w:rsidRPr="00414C19">
              <w:rPr>
                <w:lang w:val="en-GB"/>
                <w:rPrChange w:id="2813" w:author="Nils Hailer" w:date="2021-05-17T11:11:00Z">
                  <w:rPr/>
                </w:rPrChange>
              </w:rPr>
              <w:t>Main model</w:t>
            </w:r>
          </w:p>
        </w:tc>
        <w:tc>
          <w:tcPr>
            <w:tcW w:w="0" w:type="auto"/>
          </w:tcPr>
          <w:p w14:paraId="1344CD30" w14:textId="77777777" w:rsidR="00DE1FF7" w:rsidRPr="00414C19" w:rsidRDefault="00F5325D">
            <w:pPr>
              <w:pStyle w:val="Compact"/>
              <w:rPr>
                <w:lang w:val="en-GB"/>
                <w:rPrChange w:id="2814" w:author="Nils Hailer" w:date="2021-05-17T11:11:00Z">
                  <w:rPr/>
                </w:rPrChange>
              </w:rPr>
            </w:pPr>
            <w:r w:rsidRPr="00414C19">
              <w:rPr>
                <w:lang w:val="en-GB"/>
                <w:rPrChange w:id="2815" w:author="Nils Hailer" w:date="2021-05-17T11:11:00Z">
                  <w:rPr/>
                </w:rPrChange>
              </w:rPr>
              <w:t>0.68 (0.67; 0.69)</w:t>
            </w:r>
          </w:p>
        </w:tc>
        <w:tc>
          <w:tcPr>
            <w:tcW w:w="0" w:type="auto"/>
          </w:tcPr>
          <w:p w14:paraId="51805718" w14:textId="77777777" w:rsidR="00DE1FF7" w:rsidRPr="00414C19" w:rsidRDefault="00F5325D">
            <w:pPr>
              <w:pStyle w:val="Compact"/>
              <w:jc w:val="right"/>
              <w:rPr>
                <w:lang w:val="en-GB"/>
                <w:rPrChange w:id="2816" w:author="Nils Hailer" w:date="2021-05-17T11:11:00Z">
                  <w:rPr/>
                </w:rPrChange>
              </w:rPr>
            </w:pPr>
            <w:r w:rsidRPr="00414C19">
              <w:rPr>
                <w:lang w:val="en-GB"/>
                <w:rPrChange w:id="2817" w:author="Nils Hailer" w:date="2021-05-17T11:11:00Z">
                  <w:rPr/>
                </w:rPrChange>
              </w:rPr>
              <w:t>4.86</w:t>
            </w:r>
          </w:p>
        </w:tc>
        <w:tc>
          <w:tcPr>
            <w:tcW w:w="0" w:type="auto"/>
          </w:tcPr>
          <w:p w14:paraId="439A1773" w14:textId="77777777" w:rsidR="00DE1FF7" w:rsidRPr="00414C19" w:rsidRDefault="00F5325D">
            <w:pPr>
              <w:pStyle w:val="Compact"/>
              <w:jc w:val="right"/>
              <w:rPr>
                <w:lang w:val="en-GB"/>
                <w:rPrChange w:id="2818" w:author="Nils Hailer" w:date="2021-05-17T11:11:00Z">
                  <w:rPr/>
                </w:rPrChange>
              </w:rPr>
            </w:pPr>
            <w:r w:rsidRPr="00414C19">
              <w:rPr>
                <w:lang w:val="en-GB"/>
                <w:rPrChange w:id="2819" w:author="Nils Hailer" w:date="2021-05-17T11:11:00Z">
                  <w:rPr/>
                </w:rPrChange>
              </w:rPr>
              <w:t>85</w:t>
            </w:r>
          </w:p>
        </w:tc>
      </w:tr>
    </w:tbl>
    <w:p w14:paraId="6ACB5EB7" w14:textId="77777777" w:rsidR="00DE1FF7" w:rsidRPr="00414C19" w:rsidRDefault="00F5325D">
      <w:pPr>
        <w:pStyle w:val="Rubrik5"/>
        <w:rPr>
          <w:lang w:val="en-GB"/>
          <w:rPrChange w:id="2820" w:author="Nils Hailer" w:date="2021-05-17T11:11:00Z">
            <w:rPr/>
          </w:rPrChange>
        </w:rPr>
      </w:pPr>
      <w:bookmarkStart w:id="2821" w:name="page-break-13"/>
      <w:bookmarkEnd w:id="2706"/>
      <w:r w:rsidRPr="00414C19">
        <w:rPr>
          <w:lang w:val="en-GB"/>
          <w:rPrChange w:id="2822" w:author="Nils Hailer" w:date="2021-05-17T11:11:00Z">
            <w:rPr/>
          </w:rPrChange>
        </w:rPr>
        <w:lastRenderedPageBreak/>
        <w:t>PAGE BREAK</w:t>
      </w:r>
    </w:p>
    <w:p w14:paraId="16FD9229" w14:textId="77777777" w:rsidR="00DE1FF7" w:rsidRPr="00414C19" w:rsidRDefault="00F5325D">
      <w:pPr>
        <w:pStyle w:val="TableCaption"/>
        <w:rPr>
          <w:lang w:val="en-GB"/>
          <w:rPrChange w:id="2823" w:author="Nils Hailer" w:date="2021-05-17T11:11:00Z">
            <w:rPr/>
          </w:rPrChange>
        </w:rPr>
      </w:pPr>
      <w:r w:rsidRPr="00414C19">
        <w:rPr>
          <w:lang w:val="en-GB"/>
          <w:rPrChange w:id="2824" w:author="Nils Hailer" w:date="2021-05-17T11:11:00Z">
            <w:rPr/>
          </w:rPrChange>
        </w:rPr>
        <w:t>Table 6: Estimated coefficients (beta) and odds ratios (OR) with 95 % confidence intervals for the reduced models. BMI = body mass index (under/normal weight as baseline). CNS = central nervous system. Primary osteoarthritis was baseline for diagnosis and female was baseline for sex.</w:t>
      </w:r>
    </w:p>
    <w:tbl>
      <w:tblPr>
        <w:tblStyle w:val="Table"/>
        <w:tblW w:w="0" w:type="pct"/>
        <w:tblLook w:val="0020" w:firstRow="1" w:lastRow="0" w:firstColumn="0" w:lastColumn="0" w:noHBand="0" w:noVBand="0"/>
        <w:tblCaption w:val="Table 6: Estimated coefficients (beta) and odds ratios (OR) with 95 % confidence intervals for the reduced models. BMI = body mass index (under/normal weight as baseline). CNS = central nervous system. Primary osteoarthritis was baseline for diagnosis and female was baseline for sex."/>
      </w:tblPr>
      <w:tblGrid>
        <w:gridCol w:w="2316"/>
        <w:gridCol w:w="4093"/>
        <w:gridCol w:w="633"/>
        <w:gridCol w:w="1516"/>
        <w:gridCol w:w="779"/>
      </w:tblGrid>
      <w:tr w:rsidR="00DE1FF7" w:rsidRPr="00414C19" w14:paraId="2B64B425" w14:textId="77777777">
        <w:tc>
          <w:tcPr>
            <w:tcW w:w="0" w:type="auto"/>
            <w:tcBorders>
              <w:bottom w:val="single" w:sz="0" w:space="0" w:color="auto"/>
            </w:tcBorders>
            <w:vAlign w:val="bottom"/>
          </w:tcPr>
          <w:p w14:paraId="18DCF627" w14:textId="77777777" w:rsidR="00DE1FF7" w:rsidRPr="00414C19" w:rsidRDefault="00F5325D">
            <w:pPr>
              <w:pStyle w:val="Compact"/>
              <w:rPr>
                <w:lang w:val="en-GB"/>
                <w:rPrChange w:id="2825" w:author="Nils Hailer" w:date="2021-05-17T11:11:00Z">
                  <w:rPr/>
                </w:rPrChange>
              </w:rPr>
            </w:pPr>
            <w:r w:rsidRPr="00414C19">
              <w:rPr>
                <w:lang w:val="en-GB"/>
                <w:rPrChange w:id="2826" w:author="Nils Hailer" w:date="2021-05-17T11:11:00Z">
                  <w:rPr/>
                </w:rPrChange>
              </w:rPr>
              <w:t>variable</w:t>
            </w:r>
          </w:p>
        </w:tc>
        <w:tc>
          <w:tcPr>
            <w:tcW w:w="0" w:type="auto"/>
            <w:tcBorders>
              <w:bottom w:val="single" w:sz="0" w:space="0" w:color="auto"/>
            </w:tcBorders>
            <w:vAlign w:val="bottom"/>
          </w:tcPr>
          <w:p w14:paraId="6FDC060A" w14:textId="77777777" w:rsidR="00DE1FF7" w:rsidRPr="00414C19" w:rsidRDefault="00F5325D">
            <w:pPr>
              <w:pStyle w:val="Compact"/>
              <w:rPr>
                <w:lang w:val="en-GB"/>
                <w:rPrChange w:id="2827" w:author="Nils Hailer" w:date="2021-05-17T11:11:00Z">
                  <w:rPr/>
                </w:rPrChange>
              </w:rPr>
            </w:pPr>
            <w:r w:rsidRPr="00414C19">
              <w:rPr>
                <w:lang w:val="en-GB"/>
                <w:rPrChange w:id="2828" w:author="Nils Hailer" w:date="2021-05-17T11:11:00Z">
                  <w:rPr/>
                </w:rPrChange>
              </w:rPr>
              <w:t>level</w:t>
            </w:r>
          </w:p>
        </w:tc>
        <w:tc>
          <w:tcPr>
            <w:tcW w:w="0" w:type="auto"/>
            <w:tcBorders>
              <w:bottom w:val="single" w:sz="0" w:space="0" w:color="auto"/>
            </w:tcBorders>
            <w:vAlign w:val="bottom"/>
          </w:tcPr>
          <w:p w14:paraId="66E09F99" w14:textId="77777777" w:rsidR="00DE1FF7" w:rsidRPr="00414C19" w:rsidRDefault="00F5325D">
            <w:pPr>
              <w:pStyle w:val="Compact"/>
              <w:jc w:val="right"/>
              <w:rPr>
                <w:lang w:val="en-GB"/>
                <w:rPrChange w:id="2829" w:author="Nils Hailer" w:date="2021-05-17T11:11:00Z">
                  <w:rPr/>
                </w:rPrChange>
              </w:rPr>
            </w:pPr>
            <w:r w:rsidRPr="00414C19">
              <w:rPr>
                <w:lang w:val="en-GB"/>
                <w:rPrChange w:id="2830" w:author="Nils Hailer" w:date="2021-05-17T11:11:00Z">
                  <w:rPr/>
                </w:rPrChange>
              </w:rPr>
              <w:t>beta</w:t>
            </w:r>
          </w:p>
        </w:tc>
        <w:tc>
          <w:tcPr>
            <w:tcW w:w="0" w:type="auto"/>
            <w:tcBorders>
              <w:bottom w:val="single" w:sz="0" w:space="0" w:color="auto"/>
            </w:tcBorders>
            <w:vAlign w:val="bottom"/>
          </w:tcPr>
          <w:p w14:paraId="5257950F" w14:textId="77777777" w:rsidR="00DE1FF7" w:rsidRPr="00414C19" w:rsidRDefault="00F5325D">
            <w:pPr>
              <w:pStyle w:val="Compact"/>
              <w:rPr>
                <w:lang w:val="en-GB"/>
                <w:rPrChange w:id="2831" w:author="Nils Hailer" w:date="2021-05-17T11:11:00Z">
                  <w:rPr/>
                </w:rPrChange>
              </w:rPr>
            </w:pPr>
            <w:r w:rsidRPr="00414C19">
              <w:rPr>
                <w:lang w:val="en-GB"/>
                <w:rPrChange w:id="2832" w:author="Nils Hailer" w:date="2021-05-17T11:11:00Z">
                  <w:rPr/>
                </w:rPrChange>
              </w:rPr>
              <w:t>OR 95 % CI</w:t>
            </w:r>
          </w:p>
        </w:tc>
        <w:tc>
          <w:tcPr>
            <w:tcW w:w="0" w:type="auto"/>
            <w:tcBorders>
              <w:bottom w:val="single" w:sz="0" w:space="0" w:color="auto"/>
            </w:tcBorders>
            <w:vAlign w:val="bottom"/>
          </w:tcPr>
          <w:p w14:paraId="04FE508C" w14:textId="77777777" w:rsidR="00DE1FF7" w:rsidRPr="00414C19" w:rsidRDefault="00F5325D">
            <w:pPr>
              <w:pStyle w:val="Compact"/>
              <w:rPr>
                <w:lang w:val="en-GB"/>
                <w:rPrChange w:id="2833" w:author="Nils Hailer" w:date="2021-05-17T11:11:00Z">
                  <w:rPr/>
                </w:rPrChange>
              </w:rPr>
            </w:pPr>
            <w:r w:rsidRPr="00414C19">
              <w:rPr>
                <w:lang w:val="en-GB"/>
                <w:rPrChange w:id="2834" w:author="Nils Hailer" w:date="2021-05-17T11:11:00Z">
                  <w:rPr/>
                </w:rPrChange>
              </w:rPr>
              <w:t>p</w:t>
            </w:r>
          </w:p>
        </w:tc>
      </w:tr>
      <w:tr w:rsidR="00DE1FF7" w:rsidRPr="00414C19" w14:paraId="4AF769A3" w14:textId="77777777">
        <w:tc>
          <w:tcPr>
            <w:tcW w:w="0" w:type="auto"/>
          </w:tcPr>
          <w:p w14:paraId="515FCC80" w14:textId="77777777" w:rsidR="00DE1FF7" w:rsidRPr="00414C19" w:rsidRDefault="00F5325D">
            <w:pPr>
              <w:pStyle w:val="Compact"/>
              <w:rPr>
                <w:lang w:val="en-GB"/>
                <w:rPrChange w:id="2835" w:author="Nils Hailer" w:date="2021-05-17T11:11:00Z">
                  <w:rPr/>
                </w:rPrChange>
              </w:rPr>
            </w:pPr>
            <w:r w:rsidRPr="00414C19">
              <w:rPr>
                <w:lang w:val="en-GB"/>
                <w:rPrChange w:id="2836" w:author="Nils Hailer" w:date="2021-05-17T11:11:00Z">
                  <w:rPr/>
                </w:rPrChange>
              </w:rPr>
              <w:t>(Intercept)</w:t>
            </w:r>
          </w:p>
        </w:tc>
        <w:tc>
          <w:tcPr>
            <w:tcW w:w="0" w:type="auto"/>
          </w:tcPr>
          <w:p w14:paraId="63353B44" w14:textId="77777777" w:rsidR="00DE1FF7" w:rsidRPr="00414C19" w:rsidRDefault="00DE1FF7">
            <w:pPr>
              <w:rPr>
                <w:lang w:val="en-GB"/>
                <w:rPrChange w:id="2837" w:author="Nils Hailer" w:date="2021-05-17T11:11:00Z">
                  <w:rPr/>
                </w:rPrChange>
              </w:rPr>
            </w:pPr>
          </w:p>
        </w:tc>
        <w:tc>
          <w:tcPr>
            <w:tcW w:w="0" w:type="auto"/>
          </w:tcPr>
          <w:p w14:paraId="0C2F87B5" w14:textId="77777777" w:rsidR="00DE1FF7" w:rsidRPr="00414C19" w:rsidRDefault="00F5325D">
            <w:pPr>
              <w:pStyle w:val="Compact"/>
              <w:jc w:val="right"/>
              <w:rPr>
                <w:lang w:val="en-GB"/>
                <w:rPrChange w:id="2838" w:author="Nils Hailer" w:date="2021-05-17T11:11:00Z">
                  <w:rPr/>
                </w:rPrChange>
              </w:rPr>
            </w:pPr>
            <w:r w:rsidRPr="00414C19">
              <w:rPr>
                <w:lang w:val="en-GB"/>
                <w:rPrChange w:id="2839" w:author="Nils Hailer" w:date="2021-05-17T11:11:00Z">
                  <w:rPr/>
                </w:rPrChange>
              </w:rPr>
              <w:t>-6.31</w:t>
            </w:r>
          </w:p>
        </w:tc>
        <w:tc>
          <w:tcPr>
            <w:tcW w:w="0" w:type="auto"/>
          </w:tcPr>
          <w:p w14:paraId="1675E2BA" w14:textId="77777777" w:rsidR="00DE1FF7" w:rsidRPr="00414C19" w:rsidRDefault="00DE1FF7">
            <w:pPr>
              <w:rPr>
                <w:lang w:val="en-GB"/>
                <w:rPrChange w:id="2840" w:author="Nils Hailer" w:date="2021-05-17T11:11:00Z">
                  <w:rPr/>
                </w:rPrChange>
              </w:rPr>
            </w:pPr>
          </w:p>
        </w:tc>
        <w:tc>
          <w:tcPr>
            <w:tcW w:w="0" w:type="auto"/>
          </w:tcPr>
          <w:p w14:paraId="4387C759" w14:textId="77777777" w:rsidR="00DE1FF7" w:rsidRPr="00414C19" w:rsidRDefault="00DE1FF7">
            <w:pPr>
              <w:rPr>
                <w:lang w:val="en-GB"/>
                <w:rPrChange w:id="2841" w:author="Nils Hailer" w:date="2021-05-17T11:11:00Z">
                  <w:rPr/>
                </w:rPrChange>
              </w:rPr>
            </w:pPr>
          </w:p>
        </w:tc>
      </w:tr>
      <w:tr w:rsidR="00DE1FF7" w:rsidRPr="00414C19" w14:paraId="1EF62B67" w14:textId="77777777">
        <w:tc>
          <w:tcPr>
            <w:tcW w:w="0" w:type="auto"/>
          </w:tcPr>
          <w:p w14:paraId="109C76EC" w14:textId="77777777" w:rsidR="00DE1FF7" w:rsidRPr="00414C19" w:rsidRDefault="00F5325D">
            <w:pPr>
              <w:pStyle w:val="Compact"/>
              <w:rPr>
                <w:lang w:val="en-GB"/>
                <w:rPrChange w:id="2842" w:author="Nils Hailer" w:date="2021-05-17T11:11:00Z">
                  <w:rPr/>
                </w:rPrChange>
              </w:rPr>
            </w:pPr>
            <w:r w:rsidRPr="00414C19">
              <w:rPr>
                <w:lang w:val="en-GB"/>
                <w:rPrChange w:id="2843" w:author="Nils Hailer" w:date="2021-05-17T11:11:00Z">
                  <w:rPr/>
                </w:rPrChange>
              </w:rPr>
              <w:t>Age</w:t>
            </w:r>
          </w:p>
        </w:tc>
        <w:tc>
          <w:tcPr>
            <w:tcW w:w="0" w:type="auto"/>
          </w:tcPr>
          <w:p w14:paraId="5D8AF401" w14:textId="77777777" w:rsidR="00DE1FF7" w:rsidRPr="00414C19" w:rsidRDefault="00DE1FF7">
            <w:pPr>
              <w:rPr>
                <w:lang w:val="en-GB"/>
                <w:rPrChange w:id="2844" w:author="Nils Hailer" w:date="2021-05-17T11:11:00Z">
                  <w:rPr/>
                </w:rPrChange>
              </w:rPr>
            </w:pPr>
          </w:p>
        </w:tc>
        <w:tc>
          <w:tcPr>
            <w:tcW w:w="0" w:type="auto"/>
          </w:tcPr>
          <w:p w14:paraId="36BFB403" w14:textId="77777777" w:rsidR="00DE1FF7" w:rsidRPr="00414C19" w:rsidRDefault="00F5325D">
            <w:pPr>
              <w:pStyle w:val="Compact"/>
              <w:jc w:val="right"/>
              <w:rPr>
                <w:lang w:val="en-GB"/>
                <w:rPrChange w:id="2845" w:author="Nils Hailer" w:date="2021-05-17T11:11:00Z">
                  <w:rPr/>
                </w:rPrChange>
              </w:rPr>
            </w:pPr>
            <w:r w:rsidRPr="00414C19">
              <w:rPr>
                <w:lang w:val="en-GB"/>
                <w:rPrChange w:id="2846" w:author="Nils Hailer" w:date="2021-05-17T11:11:00Z">
                  <w:rPr/>
                </w:rPrChange>
              </w:rPr>
              <w:t>0.02</w:t>
            </w:r>
          </w:p>
        </w:tc>
        <w:tc>
          <w:tcPr>
            <w:tcW w:w="0" w:type="auto"/>
          </w:tcPr>
          <w:p w14:paraId="7369B546" w14:textId="77777777" w:rsidR="00DE1FF7" w:rsidRPr="00414C19" w:rsidRDefault="00F5325D">
            <w:pPr>
              <w:pStyle w:val="Compact"/>
              <w:rPr>
                <w:lang w:val="en-GB"/>
                <w:rPrChange w:id="2847" w:author="Nils Hailer" w:date="2021-05-17T11:11:00Z">
                  <w:rPr/>
                </w:rPrChange>
              </w:rPr>
            </w:pPr>
            <w:r w:rsidRPr="00414C19">
              <w:rPr>
                <w:lang w:val="en-GB"/>
                <w:rPrChange w:id="2848" w:author="Nils Hailer" w:date="2021-05-17T11:11:00Z">
                  <w:rPr/>
                </w:rPrChange>
              </w:rPr>
              <w:t>1.02 (1.02-1.03)</w:t>
            </w:r>
          </w:p>
        </w:tc>
        <w:tc>
          <w:tcPr>
            <w:tcW w:w="0" w:type="auto"/>
          </w:tcPr>
          <w:p w14:paraId="395C24A2" w14:textId="77777777" w:rsidR="00DE1FF7" w:rsidRPr="00414C19" w:rsidRDefault="00F5325D">
            <w:pPr>
              <w:pStyle w:val="Compact"/>
              <w:rPr>
                <w:lang w:val="en-GB"/>
                <w:rPrChange w:id="2849" w:author="Nils Hailer" w:date="2021-05-17T11:11:00Z">
                  <w:rPr/>
                </w:rPrChange>
              </w:rPr>
            </w:pPr>
            <w:r w:rsidRPr="00414C19">
              <w:rPr>
                <w:lang w:val="en-GB"/>
                <w:rPrChange w:id="2850" w:author="Nils Hailer" w:date="2021-05-17T11:11:00Z">
                  <w:rPr/>
                </w:rPrChange>
              </w:rPr>
              <w:t>&lt;0.001</w:t>
            </w:r>
          </w:p>
        </w:tc>
      </w:tr>
      <w:tr w:rsidR="00DE1FF7" w:rsidRPr="00414C19" w14:paraId="0A98CA41" w14:textId="77777777">
        <w:tc>
          <w:tcPr>
            <w:tcW w:w="0" w:type="auto"/>
          </w:tcPr>
          <w:p w14:paraId="64EBCC02" w14:textId="77777777" w:rsidR="00DE1FF7" w:rsidRPr="00414C19" w:rsidRDefault="00F5325D">
            <w:pPr>
              <w:pStyle w:val="Compact"/>
              <w:rPr>
                <w:lang w:val="en-GB"/>
                <w:rPrChange w:id="2851" w:author="Nils Hailer" w:date="2021-05-17T11:11:00Z">
                  <w:rPr/>
                </w:rPrChange>
              </w:rPr>
            </w:pPr>
            <w:r w:rsidRPr="00414C19">
              <w:rPr>
                <w:lang w:val="en-GB"/>
                <w:rPrChange w:id="2852" w:author="Nils Hailer" w:date="2021-05-17T11:11:00Z">
                  <w:rPr/>
                </w:rPrChange>
              </w:rPr>
              <w:t>Arrhythmia</w:t>
            </w:r>
          </w:p>
        </w:tc>
        <w:tc>
          <w:tcPr>
            <w:tcW w:w="0" w:type="auto"/>
          </w:tcPr>
          <w:p w14:paraId="44FE4E67" w14:textId="77777777" w:rsidR="00DE1FF7" w:rsidRPr="00414C19" w:rsidRDefault="00DE1FF7">
            <w:pPr>
              <w:rPr>
                <w:lang w:val="en-GB"/>
                <w:rPrChange w:id="2853" w:author="Nils Hailer" w:date="2021-05-17T11:11:00Z">
                  <w:rPr/>
                </w:rPrChange>
              </w:rPr>
            </w:pPr>
          </w:p>
        </w:tc>
        <w:tc>
          <w:tcPr>
            <w:tcW w:w="0" w:type="auto"/>
          </w:tcPr>
          <w:p w14:paraId="6B12B1E9" w14:textId="77777777" w:rsidR="00DE1FF7" w:rsidRPr="00414C19" w:rsidRDefault="00F5325D">
            <w:pPr>
              <w:pStyle w:val="Compact"/>
              <w:jc w:val="right"/>
              <w:rPr>
                <w:lang w:val="en-GB"/>
                <w:rPrChange w:id="2854" w:author="Nils Hailer" w:date="2021-05-17T11:11:00Z">
                  <w:rPr/>
                </w:rPrChange>
              </w:rPr>
            </w:pPr>
            <w:r w:rsidRPr="00414C19">
              <w:rPr>
                <w:lang w:val="en-GB"/>
                <w:rPrChange w:id="2855" w:author="Nils Hailer" w:date="2021-05-17T11:11:00Z">
                  <w:rPr/>
                </w:rPrChange>
              </w:rPr>
              <w:t>0.27</w:t>
            </w:r>
          </w:p>
        </w:tc>
        <w:tc>
          <w:tcPr>
            <w:tcW w:w="0" w:type="auto"/>
          </w:tcPr>
          <w:p w14:paraId="47403872" w14:textId="77777777" w:rsidR="00DE1FF7" w:rsidRPr="00414C19" w:rsidRDefault="00F5325D">
            <w:pPr>
              <w:pStyle w:val="Compact"/>
              <w:rPr>
                <w:lang w:val="en-GB"/>
                <w:rPrChange w:id="2856" w:author="Nils Hailer" w:date="2021-05-17T11:11:00Z">
                  <w:rPr/>
                </w:rPrChange>
              </w:rPr>
            </w:pPr>
            <w:r w:rsidRPr="00414C19">
              <w:rPr>
                <w:lang w:val="en-GB"/>
                <w:rPrChange w:id="2857" w:author="Nils Hailer" w:date="2021-05-17T11:11:00Z">
                  <w:rPr/>
                </w:rPrChange>
              </w:rPr>
              <w:t>1.30 (1.13-1.49)</w:t>
            </w:r>
          </w:p>
        </w:tc>
        <w:tc>
          <w:tcPr>
            <w:tcW w:w="0" w:type="auto"/>
          </w:tcPr>
          <w:p w14:paraId="05C2508C" w14:textId="77777777" w:rsidR="00DE1FF7" w:rsidRPr="00414C19" w:rsidRDefault="00F5325D">
            <w:pPr>
              <w:pStyle w:val="Compact"/>
              <w:rPr>
                <w:lang w:val="en-GB"/>
                <w:rPrChange w:id="2858" w:author="Nils Hailer" w:date="2021-05-17T11:11:00Z">
                  <w:rPr/>
                </w:rPrChange>
              </w:rPr>
            </w:pPr>
            <w:r w:rsidRPr="00414C19">
              <w:rPr>
                <w:lang w:val="en-GB"/>
                <w:rPrChange w:id="2859" w:author="Nils Hailer" w:date="2021-05-17T11:11:00Z">
                  <w:rPr/>
                </w:rPrChange>
              </w:rPr>
              <w:t>&lt;0.001</w:t>
            </w:r>
          </w:p>
        </w:tc>
      </w:tr>
      <w:tr w:rsidR="00DE1FF7" w:rsidRPr="00414C19" w14:paraId="2BF4D734" w14:textId="77777777">
        <w:tc>
          <w:tcPr>
            <w:tcW w:w="0" w:type="auto"/>
          </w:tcPr>
          <w:p w14:paraId="2293C65A" w14:textId="77777777" w:rsidR="00DE1FF7" w:rsidRPr="00414C19" w:rsidRDefault="00F5325D">
            <w:pPr>
              <w:pStyle w:val="Compact"/>
              <w:rPr>
                <w:lang w:val="en-GB"/>
                <w:rPrChange w:id="2860" w:author="Nils Hailer" w:date="2021-05-17T11:11:00Z">
                  <w:rPr/>
                </w:rPrChange>
              </w:rPr>
            </w:pPr>
            <w:r w:rsidRPr="00414C19">
              <w:rPr>
                <w:lang w:val="en-GB"/>
                <w:rPrChange w:id="2861" w:author="Nils Hailer" w:date="2021-05-17T11:11:00Z">
                  <w:rPr/>
                </w:rPrChange>
              </w:rPr>
              <w:t>ASA class</w:t>
            </w:r>
          </w:p>
        </w:tc>
        <w:tc>
          <w:tcPr>
            <w:tcW w:w="0" w:type="auto"/>
          </w:tcPr>
          <w:p w14:paraId="1A2D4104" w14:textId="77777777" w:rsidR="00DE1FF7" w:rsidRPr="00414C19" w:rsidRDefault="00F5325D">
            <w:pPr>
              <w:pStyle w:val="Compact"/>
              <w:rPr>
                <w:lang w:val="en-GB"/>
                <w:rPrChange w:id="2862" w:author="Nils Hailer" w:date="2021-05-17T11:11:00Z">
                  <w:rPr/>
                </w:rPrChange>
              </w:rPr>
            </w:pPr>
            <w:r w:rsidRPr="00414C19">
              <w:rPr>
                <w:lang w:val="en-GB"/>
                <w:rPrChange w:id="2863" w:author="Nils Hailer" w:date="2021-05-17T11:11:00Z">
                  <w:rPr/>
                </w:rPrChange>
              </w:rPr>
              <w:t>I</w:t>
            </w:r>
          </w:p>
        </w:tc>
        <w:tc>
          <w:tcPr>
            <w:tcW w:w="0" w:type="auto"/>
          </w:tcPr>
          <w:p w14:paraId="5523F385" w14:textId="77777777" w:rsidR="00DE1FF7" w:rsidRPr="00414C19" w:rsidRDefault="00F5325D">
            <w:pPr>
              <w:pStyle w:val="Compact"/>
              <w:jc w:val="right"/>
              <w:rPr>
                <w:lang w:val="en-GB"/>
                <w:rPrChange w:id="2864" w:author="Nils Hailer" w:date="2021-05-17T11:11:00Z">
                  <w:rPr/>
                </w:rPrChange>
              </w:rPr>
            </w:pPr>
            <w:r w:rsidRPr="00414C19">
              <w:rPr>
                <w:lang w:val="en-GB"/>
                <w:rPrChange w:id="2865" w:author="Nils Hailer" w:date="2021-05-17T11:11:00Z">
                  <w:rPr/>
                </w:rPrChange>
              </w:rPr>
              <w:t>0.00</w:t>
            </w:r>
          </w:p>
        </w:tc>
        <w:tc>
          <w:tcPr>
            <w:tcW w:w="0" w:type="auto"/>
          </w:tcPr>
          <w:p w14:paraId="5F421094" w14:textId="77777777" w:rsidR="00DE1FF7" w:rsidRPr="00414C19" w:rsidRDefault="00F5325D">
            <w:pPr>
              <w:pStyle w:val="Compact"/>
              <w:rPr>
                <w:lang w:val="en-GB"/>
                <w:rPrChange w:id="2866" w:author="Nils Hailer" w:date="2021-05-17T11:11:00Z">
                  <w:rPr/>
                </w:rPrChange>
              </w:rPr>
            </w:pPr>
            <w:r w:rsidRPr="00414C19">
              <w:rPr>
                <w:lang w:val="en-GB"/>
                <w:rPrChange w:id="2867" w:author="Nils Hailer" w:date="2021-05-17T11:11:00Z">
                  <w:rPr/>
                </w:rPrChange>
              </w:rPr>
              <w:t>(ref)</w:t>
            </w:r>
          </w:p>
        </w:tc>
        <w:tc>
          <w:tcPr>
            <w:tcW w:w="0" w:type="auto"/>
          </w:tcPr>
          <w:p w14:paraId="0482E0C0" w14:textId="77777777" w:rsidR="00DE1FF7" w:rsidRPr="00414C19" w:rsidRDefault="00DE1FF7">
            <w:pPr>
              <w:rPr>
                <w:lang w:val="en-GB"/>
                <w:rPrChange w:id="2868" w:author="Nils Hailer" w:date="2021-05-17T11:11:00Z">
                  <w:rPr/>
                </w:rPrChange>
              </w:rPr>
            </w:pPr>
          </w:p>
        </w:tc>
      </w:tr>
      <w:tr w:rsidR="00DE1FF7" w:rsidRPr="00414C19" w14:paraId="05C5BB26" w14:textId="77777777">
        <w:tc>
          <w:tcPr>
            <w:tcW w:w="0" w:type="auto"/>
          </w:tcPr>
          <w:p w14:paraId="6AF0BB3B" w14:textId="77777777" w:rsidR="00DE1FF7" w:rsidRPr="00414C19" w:rsidRDefault="00DE1FF7">
            <w:pPr>
              <w:rPr>
                <w:lang w:val="en-GB"/>
                <w:rPrChange w:id="2869" w:author="Nils Hailer" w:date="2021-05-17T11:11:00Z">
                  <w:rPr/>
                </w:rPrChange>
              </w:rPr>
            </w:pPr>
          </w:p>
        </w:tc>
        <w:tc>
          <w:tcPr>
            <w:tcW w:w="0" w:type="auto"/>
          </w:tcPr>
          <w:p w14:paraId="304BC25E" w14:textId="77777777" w:rsidR="00DE1FF7" w:rsidRPr="00414C19" w:rsidRDefault="00F5325D">
            <w:pPr>
              <w:pStyle w:val="Compact"/>
              <w:rPr>
                <w:lang w:val="en-GB"/>
                <w:rPrChange w:id="2870" w:author="Nils Hailer" w:date="2021-05-17T11:11:00Z">
                  <w:rPr/>
                </w:rPrChange>
              </w:rPr>
            </w:pPr>
            <w:r w:rsidRPr="00414C19">
              <w:rPr>
                <w:lang w:val="en-GB"/>
                <w:rPrChange w:id="2871" w:author="Nils Hailer" w:date="2021-05-17T11:11:00Z">
                  <w:rPr/>
                </w:rPrChange>
              </w:rPr>
              <w:t>II</w:t>
            </w:r>
          </w:p>
        </w:tc>
        <w:tc>
          <w:tcPr>
            <w:tcW w:w="0" w:type="auto"/>
          </w:tcPr>
          <w:p w14:paraId="656C5468" w14:textId="77777777" w:rsidR="00DE1FF7" w:rsidRPr="00414C19" w:rsidRDefault="00F5325D">
            <w:pPr>
              <w:pStyle w:val="Compact"/>
              <w:jc w:val="right"/>
              <w:rPr>
                <w:lang w:val="en-GB"/>
                <w:rPrChange w:id="2872" w:author="Nils Hailer" w:date="2021-05-17T11:11:00Z">
                  <w:rPr/>
                </w:rPrChange>
              </w:rPr>
            </w:pPr>
            <w:r w:rsidRPr="00414C19">
              <w:rPr>
                <w:lang w:val="en-GB"/>
                <w:rPrChange w:id="2873" w:author="Nils Hailer" w:date="2021-05-17T11:11:00Z">
                  <w:rPr/>
                </w:rPrChange>
              </w:rPr>
              <w:t>0.18</w:t>
            </w:r>
          </w:p>
        </w:tc>
        <w:tc>
          <w:tcPr>
            <w:tcW w:w="0" w:type="auto"/>
          </w:tcPr>
          <w:p w14:paraId="07EF05D5" w14:textId="77777777" w:rsidR="00DE1FF7" w:rsidRPr="00414C19" w:rsidRDefault="00F5325D">
            <w:pPr>
              <w:pStyle w:val="Compact"/>
              <w:rPr>
                <w:lang w:val="en-GB"/>
                <w:rPrChange w:id="2874" w:author="Nils Hailer" w:date="2021-05-17T11:11:00Z">
                  <w:rPr/>
                </w:rPrChange>
              </w:rPr>
            </w:pPr>
            <w:r w:rsidRPr="00414C19">
              <w:rPr>
                <w:lang w:val="en-GB"/>
                <w:rPrChange w:id="2875" w:author="Nils Hailer" w:date="2021-05-17T11:11:00Z">
                  <w:rPr/>
                </w:rPrChange>
              </w:rPr>
              <w:t>1.20 (1.05-1.37)</w:t>
            </w:r>
          </w:p>
        </w:tc>
        <w:tc>
          <w:tcPr>
            <w:tcW w:w="0" w:type="auto"/>
          </w:tcPr>
          <w:p w14:paraId="77BF6D01" w14:textId="77777777" w:rsidR="00DE1FF7" w:rsidRPr="00414C19" w:rsidRDefault="00F5325D">
            <w:pPr>
              <w:pStyle w:val="Compact"/>
              <w:rPr>
                <w:lang w:val="en-GB"/>
                <w:rPrChange w:id="2876" w:author="Nils Hailer" w:date="2021-05-17T11:11:00Z">
                  <w:rPr/>
                </w:rPrChange>
              </w:rPr>
            </w:pPr>
            <w:r w:rsidRPr="00414C19">
              <w:rPr>
                <w:lang w:val="en-GB"/>
                <w:rPrChange w:id="2877" w:author="Nils Hailer" w:date="2021-05-17T11:11:00Z">
                  <w:rPr/>
                </w:rPrChange>
              </w:rPr>
              <w:t>0.009</w:t>
            </w:r>
          </w:p>
        </w:tc>
      </w:tr>
      <w:tr w:rsidR="00DE1FF7" w:rsidRPr="00414C19" w14:paraId="1C55444C" w14:textId="77777777">
        <w:tc>
          <w:tcPr>
            <w:tcW w:w="0" w:type="auto"/>
          </w:tcPr>
          <w:p w14:paraId="0DA956FB" w14:textId="77777777" w:rsidR="00DE1FF7" w:rsidRPr="00414C19" w:rsidRDefault="00DE1FF7">
            <w:pPr>
              <w:rPr>
                <w:lang w:val="en-GB"/>
                <w:rPrChange w:id="2878" w:author="Nils Hailer" w:date="2021-05-17T11:11:00Z">
                  <w:rPr/>
                </w:rPrChange>
              </w:rPr>
            </w:pPr>
          </w:p>
        </w:tc>
        <w:tc>
          <w:tcPr>
            <w:tcW w:w="0" w:type="auto"/>
          </w:tcPr>
          <w:p w14:paraId="347A9B2C" w14:textId="77777777" w:rsidR="00DE1FF7" w:rsidRPr="00414C19" w:rsidRDefault="00F5325D">
            <w:pPr>
              <w:pStyle w:val="Compact"/>
              <w:rPr>
                <w:lang w:val="en-GB"/>
                <w:rPrChange w:id="2879" w:author="Nils Hailer" w:date="2021-05-17T11:11:00Z">
                  <w:rPr/>
                </w:rPrChange>
              </w:rPr>
            </w:pPr>
            <w:r w:rsidRPr="00414C19">
              <w:rPr>
                <w:lang w:val="en-GB"/>
                <w:rPrChange w:id="2880" w:author="Nils Hailer" w:date="2021-05-17T11:11:00Z">
                  <w:rPr/>
                </w:rPrChange>
              </w:rPr>
              <w:t>III</w:t>
            </w:r>
          </w:p>
        </w:tc>
        <w:tc>
          <w:tcPr>
            <w:tcW w:w="0" w:type="auto"/>
          </w:tcPr>
          <w:p w14:paraId="5E9FC578" w14:textId="77777777" w:rsidR="00DE1FF7" w:rsidRPr="00414C19" w:rsidRDefault="00F5325D">
            <w:pPr>
              <w:pStyle w:val="Compact"/>
              <w:jc w:val="right"/>
              <w:rPr>
                <w:lang w:val="en-GB"/>
                <w:rPrChange w:id="2881" w:author="Nils Hailer" w:date="2021-05-17T11:11:00Z">
                  <w:rPr/>
                </w:rPrChange>
              </w:rPr>
            </w:pPr>
            <w:r w:rsidRPr="00414C19">
              <w:rPr>
                <w:lang w:val="en-GB"/>
                <w:rPrChange w:id="2882" w:author="Nils Hailer" w:date="2021-05-17T11:11:00Z">
                  <w:rPr/>
                </w:rPrChange>
              </w:rPr>
              <w:t>0.44</w:t>
            </w:r>
          </w:p>
        </w:tc>
        <w:tc>
          <w:tcPr>
            <w:tcW w:w="0" w:type="auto"/>
          </w:tcPr>
          <w:p w14:paraId="3267684F" w14:textId="77777777" w:rsidR="00DE1FF7" w:rsidRPr="00414C19" w:rsidRDefault="00F5325D">
            <w:pPr>
              <w:pStyle w:val="Compact"/>
              <w:rPr>
                <w:lang w:val="en-GB"/>
                <w:rPrChange w:id="2883" w:author="Nils Hailer" w:date="2021-05-17T11:11:00Z">
                  <w:rPr/>
                </w:rPrChange>
              </w:rPr>
            </w:pPr>
            <w:r w:rsidRPr="00414C19">
              <w:rPr>
                <w:lang w:val="en-GB"/>
                <w:rPrChange w:id="2884" w:author="Nils Hailer" w:date="2021-05-17T11:11:00Z">
                  <w:rPr/>
                </w:rPrChange>
              </w:rPr>
              <w:t>1.56 (1.33-1.83)</w:t>
            </w:r>
          </w:p>
        </w:tc>
        <w:tc>
          <w:tcPr>
            <w:tcW w:w="0" w:type="auto"/>
          </w:tcPr>
          <w:p w14:paraId="44195EC3" w14:textId="77777777" w:rsidR="00DE1FF7" w:rsidRPr="00414C19" w:rsidRDefault="00F5325D">
            <w:pPr>
              <w:pStyle w:val="Compact"/>
              <w:rPr>
                <w:lang w:val="en-GB"/>
                <w:rPrChange w:id="2885" w:author="Nils Hailer" w:date="2021-05-17T11:11:00Z">
                  <w:rPr/>
                </w:rPrChange>
              </w:rPr>
            </w:pPr>
            <w:r w:rsidRPr="00414C19">
              <w:rPr>
                <w:lang w:val="en-GB"/>
                <w:rPrChange w:id="2886" w:author="Nils Hailer" w:date="2021-05-17T11:11:00Z">
                  <w:rPr/>
                </w:rPrChange>
              </w:rPr>
              <w:t>&lt;0.001</w:t>
            </w:r>
          </w:p>
        </w:tc>
      </w:tr>
      <w:tr w:rsidR="00DE1FF7" w:rsidRPr="00414C19" w14:paraId="3C6FB312" w14:textId="77777777">
        <w:tc>
          <w:tcPr>
            <w:tcW w:w="0" w:type="auto"/>
          </w:tcPr>
          <w:p w14:paraId="0E29C8D7" w14:textId="77777777" w:rsidR="00DE1FF7" w:rsidRPr="00414C19" w:rsidRDefault="00F5325D">
            <w:pPr>
              <w:pStyle w:val="Compact"/>
              <w:rPr>
                <w:lang w:val="en-GB"/>
                <w:rPrChange w:id="2887" w:author="Nils Hailer" w:date="2021-05-17T11:11:00Z">
                  <w:rPr/>
                </w:rPrChange>
              </w:rPr>
            </w:pPr>
            <w:r w:rsidRPr="00414C19">
              <w:rPr>
                <w:lang w:val="en-GB"/>
                <w:rPrChange w:id="2888" w:author="Nils Hailer" w:date="2021-05-17T11:11:00Z">
                  <w:rPr/>
                </w:rPrChange>
              </w:rPr>
              <w:t>BMI</w:t>
            </w:r>
          </w:p>
        </w:tc>
        <w:tc>
          <w:tcPr>
            <w:tcW w:w="0" w:type="auto"/>
          </w:tcPr>
          <w:p w14:paraId="740AA08A" w14:textId="77777777" w:rsidR="00DE1FF7" w:rsidRPr="00414C19" w:rsidRDefault="00F5325D">
            <w:pPr>
              <w:pStyle w:val="Compact"/>
              <w:rPr>
                <w:lang w:val="en-GB"/>
                <w:rPrChange w:id="2889" w:author="Nils Hailer" w:date="2021-05-17T11:11:00Z">
                  <w:rPr/>
                </w:rPrChange>
              </w:rPr>
            </w:pPr>
            <w:r w:rsidRPr="00414C19">
              <w:rPr>
                <w:lang w:val="en-GB"/>
                <w:rPrChange w:id="2890" w:author="Nils Hailer" w:date="2021-05-17T11:11:00Z">
                  <w:rPr/>
                </w:rPrChange>
              </w:rPr>
              <w:t>under/normal weight</w:t>
            </w:r>
          </w:p>
        </w:tc>
        <w:tc>
          <w:tcPr>
            <w:tcW w:w="0" w:type="auto"/>
          </w:tcPr>
          <w:p w14:paraId="56BDD66D" w14:textId="77777777" w:rsidR="00DE1FF7" w:rsidRPr="00414C19" w:rsidRDefault="00F5325D">
            <w:pPr>
              <w:pStyle w:val="Compact"/>
              <w:jc w:val="right"/>
              <w:rPr>
                <w:lang w:val="en-GB"/>
                <w:rPrChange w:id="2891" w:author="Nils Hailer" w:date="2021-05-17T11:11:00Z">
                  <w:rPr/>
                </w:rPrChange>
              </w:rPr>
            </w:pPr>
            <w:r w:rsidRPr="00414C19">
              <w:rPr>
                <w:lang w:val="en-GB"/>
                <w:rPrChange w:id="2892" w:author="Nils Hailer" w:date="2021-05-17T11:11:00Z">
                  <w:rPr/>
                </w:rPrChange>
              </w:rPr>
              <w:t>0.00</w:t>
            </w:r>
          </w:p>
        </w:tc>
        <w:tc>
          <w:tcPr>
            <w:tcW w:w="0" w:type="auto"/>
          </w:tcPr>
          <w:p w14:paraId="4BD7FD05" w14:textId="77777777" w:rsidR="00DE1FF7" w:rsidRPr="00414C19" w:rsidRDefault="00F5325D">
            <w:pPr>
              <w:pStyle w:val="Compact"/>
              <w:rPr>
                <w:lang w:val="en-GB"/>
                <w:rPrChange w:id="2893" w:author="Nils Hailer" w:date="2021-05-17T11:11:00Z">
                  <w:rPr/>
                </w:rPrChange>
              </w:rPr>
            </w:pPr>
            <w:r w:rsidRPr="00414C19">
              <w:rPr>
                <w:lang w:val="en-GB"/>
                <w:rPrChange w:id="2894" w:author="Nils Hailer" w:date="2021-05-17T11:11:00Z">
                  <w:rPr/>
                </w:rPrChange>
              </w:rPr>
              <w:t>(ref)</w:t>
            </w:r>
          </w:p>
        </w:tc>
        <w:tc>
          <w:tcPr>
            <w:tcW w:w="0" w:type="auto"/>
          </w:tcPr>
          <w:p w14:paraId="38129876" w14:textId="77777777" w:rsidR="00DE1FF7" w:rsidRPr="00414C19" w:rsidRDefault="00DE1FF7">
            <w:pPr>
              <w:rPr>
                <w:lang w:val="en-GB"/>
                <w:rPrChange w:id="2895" w:author="Nils Hailer" w:date="2021-05-17T11:11:00Z">
                  <w:rPr/>
                </w:rPrChange>
              </w:rPr>
            </w:pPr>
          </w:p>
        </w:tc>
      </w:tr>
      <w:tr w:rsidR="00DE1FF7" w:rsidRPr="00414C19" w14:paraId="38984DD0" w14:textId="77777777">
        <w:tc>
          <w:tcPr>
            <w:tcW w:w="0" w:type="auto"/>
          </w:tcPr>
          <w:p w14:paraId="243588F7" w14:textId="77777777" w:rsidR="00DE1FF7" w:rsidRPr="00414C19" w:rsidRDefault="00DE1FF7">
            <w:pPr>
              <w:rPr>
                <w:lang w:val="en-GB"/>
                <w:rPrChange w:id="2896" w:author="Nils Hailer" w:date="2021-05-17T11:11:00Z">
                  <w:rPr/>
                </w:rPrChange>
              </w:rPr>
            </w:pPr>
          </w:p>
        </w:tc>
        <w:tc>
          <w:tcPr>
            <w:tcW w:w="0" w:type="auto"/>
          </w:tcPr>
          <w:p w14:paraId="34D433E3" w14:textId="77777777" w:rsidR="00DE1FF7" w:rsidRPr="00414C19" w:rsidRDefault="00F5325D">
            <w:pPr>
              <w:pStyle w:val="Compact"/>
              <w:rPr>
                <w:lang w:val="en-GB"/>
                <w:rPrChange w:id="2897" w:author="Nils Hailer" w:date="2021-05-17T11:11:00Z">
                  <w:rPr/>
                </w:rPrChange>
              </w:rPr>
            </w:pPr>
            <w:r w:rsidRPr="00414C19">
              <w:rPr>
                <w:lang w:val="en-GB"/>
                <w:rPrChange w:id="2898" w:author="Nils Hailer" w:date="2021-05-17T11:11:00Z">
                  <w:rPr/>
                </w:rPrChange>
              </w:rPr>
              <w:t>overweight</w:t>
            </w:r>
          </w:p>
        </w:tc>
        <w:tc>
          <w:tcPr>
            <w:tcW w:w="0" w:type="auto"/>
          </w:tcPr>
          <w:p w14:paraId="4BD7623B" w14:textId="77777777" w:rsidR="00DE1FF7" w:rsidRPr="00414C19" w:rsidRDefault="00F5325D">
            <w:pPr>
              <w:pStyle w:val="Compact"/>
              <w:jc w:val="right"/>
              <w:rPr>
                <w:lang w:val="en-GB"/>
                <w:rPrChange w:id="2899" w:author="Nils Hailer" w:date="2021-05-17T11:11:00Z">
                  <w:rPr/>
                </w:rPrChange>
              </w:rPr>
            </w:pPr>
            <w:r w:rsidRPr="00414C19">
              <w:rPr>
                <w:lang w:val="en-GB"/>
                <w:rPrChange w:id="2900" w:author="Nils Hailer" w:date="2021-05-17T11:11:00Z">
                  <w:rPr/>
                </w:rPrChange>
              </w:rPr>
              <w:t>0.39</w:t>
            </w:r>
          </w:p>
        </w:tc>
        <w:tc>
          <w:tcPr>
            <w:tcW w:w="0" w:type="auto"/>
          </w:tcPr>
          <w:p w14:paraId="20E05850" w14:textId="77777777" w:rsidR="00DE1FF7" w:rsidRPr="00414C19" w:rsidRDefault="00F5325D">
            <w:pPr>
              <w:pStyle w:val="Compact"/>
              <w:rPr>
                <w:lang w:val="en-GB"/>
                <w:rPrChange w:id="2901" w:author="Nils Hailer" w:date="2021-05-17T11:11:00Z">
                  <w:rPr/>
                </w:rPrChange>
              </w:rPr>
            </w:pPr>
            <w:r w:rsidRPr="00414C19">
              <w:rPr>
                <w:lang w:val="en-GB"/>
                <w:rPrChange w:id="2902" w:author="Nils Hailer" w:date="2021-05-17T11:11:00Z">
                  <w:rPr/>
                </w:rPrChange>
              </w:rPr>
              <w:t>1.47 (1.32-1.65)</w:t>
            </w:r>
          </w:p>
        </w:tc>
        <w:tc>
          <w:tcPr>
            <w:tcW w:w="0" w:type="auto"/>
          </w:tcPr>
          <w:p w14:paraId="59A8B799" w14:textId="77777777" w:rsidR="00DE1FF7" w:rsidRPr="00414C19" w:rsidRDefault="00F5325D">
            <w:pPr>
              <w:pStyle w:val="Compact"/>
              <w:rPr>
                <w:lang w:val="en-GB"/>
                <w:rPrChange w:id="2903" w:author="Nils Hailer" w:date="2021-05-17T11:11:00Z">
                  <w:rPr/>
                </w:rPrChange>
              </w:rPr>
            </w:pPr>
            <w:r w:rsidRPr="00414C19">
              <w:rPr>
                <w:lang w:val="en-GB"/>
                <w:rPrChange w:id="2904" w:author="Nils Hailer" w:date="2021-05-17T11:11:00Z">
                  <w:rPr/>
                </w:rPrChange>
              </w:rPr>
              <w:t>&lt;0.001</w:t>
            </w:r>
          </w:p>
        </w:tc>
      </w:tr>
      <w:tr w:rsidR="00DE1FF7" w:rsidRPr="00414C19" w14:paraId="0F175C46" w14:textId="77777777">
        <w:tc>
          <w:tcPr>
            <w:tcW w:w="0" w:type="auto"/>
          </w:tcPr>
          <w:p w14:paraId="45EDE740" w14:textId="77777777" w:rsidR="00DE1FF7" w:rsidRPr="00414C19" w:rsidRDefault="00DE1FF7">
            <w:pPr>
              <w:rPr>
                <w:lang w:val="en-GB"/>
                <w:rPrChange w:id="2905" w:author="Nils Hailer" w:date="2021-05-17T11:11:00Z">
                  <w:rPr/>
                </w:rPrChange>
              </w:rPr>
            </w:pPr>
          </w:p>
        </w:tc>
        <w:tc>
          <w:tcPr>
            <w:tcW w:w="0" w:type="auto"/>
          </w:tcPr>
          <w:p w14:paraId="52CD4F0D" w14:textId="77777777" w:rsidR="00DE1FF7" w:rsidRPr="00414C19" w:rsidRDefault="00F5325D">
            <w:pPr>
              <w:pStyle w:val="Compact"/>
              <w:rPr>
                <w:lang w:val="en-GB"/>
                <w:rPrChange w:id="2906" w:author="Nils Hailer" w:date="2021-05-17T11:11:00Z">
                  <w:rPr/>
                </w:rPrChange>
              </w:rPr>
            </w:pPr>
            <w:r w:rsidRPr="00414C19">
              <w:rPr>
                <w:lang w:val="en-GB"/>
                <w:rPrChange w:id="2907" w:author="Nils Hailer" w:date="2021-05-17T11:11:00Z">
                  <w:rPr/>
                </w:rPrChange>
              </w:rPr>
              <w:t>class I obesity</w:t>
            </w:r>
          </w:p>
        </w:tc>
        <w:tc>
          <w:tcPr>
            <w:tcW w:w="0" w:type="auto"/>
          </w:tcPr>
          <w:p w14:paraId="295E8688" w14:textId="77777777" w:rsidR="00DE1FF7" w:rsidRPr="00414C19" w:rsidRDefault="00F5325D">
            <w:pPr>
              <w:pStyle w:val="Compact"/>
              <w:jc w:val="right"/>
              <w:rPr>
                <w:lang w:val="en-GB"/>
                <w:rPrChange w:id="2908" w:author="Nils Hailer" w:date="2021-05-17T11:11:00Z">
                  <w:rPr/>
                </w:rPrChange>
              </w:rPr>
            </w:pPr>
            <w:r w:rsidRPr="00414C19">
              <w:rPr>
                <w:lang w:val="en-GB"/>
                <w:rPrChange w:id="2909" w:author="Nils Hailer" w:date="2021-05-17T11:11:00Z">
                  <w:rPr/>
                </w:rPrChange>
              </w:rPr>
              <w:t>0.81</w:t>
            </w:r>
          </w:p>
        </w:tc>
        <w:tc>
          <w:tcPr>
            <w:tcW w:w="0" w:type="auto"/>
          </w:tcPr>
          <w:p w14:paraId="2A5BDCF5" w14:textId="77777777" w:rsidR="00DE1FF7" w:rsidRPr="00414C19" w:rsidRDefault="00F5325D">
            <w:pPr>
              <w:pStyle w:val="Compact"/>
              <w:rPr>
                <w:lang w:val="en-GB"/>
                <w:rPrChange w:id="2910" w:author="Nils Hailer" w:date="2021-05-17T11:11:00Z">
                  <w:rPr/>
                </w:rPrChange>
              </w:rPr>
            </w:pPr>
            <w:r w:rsidRPr="00414C19">
              <w:rPr>
                <w:lang w:val="en-GB"/>
                <w:rPrChange w:id="2911" w:author="Nils Hailer" w:date="2021-05-17T11:11:00Z">
                  <w:rPr/>
                </w:rPrChange>
              </w:rPr>
              <w:t>2.24 (1.97-2.55)</w:t>
            </w:r>
          </w:p>
        </w:tc>
        <w:tc>
          <w:tcPr>
            <w:tcW w:w="0" w:type="auto"/>
          </w:tcPr>
          <w:p w14:paraId="21387CC5" w14:textId="77777777" w:rsidR="00DE1FF7" w:rsidRPr="00414C19" w:rsidRDefault="00F5325D">
            <w:pPr>
              <w:pStyle w:val="Compact"/>
              <w:rPr>
                <w:lang w:val="en-GB"/>
                <w:rPrChange w:id="2912" w:author="Nils Hailer" w:date="2021-05-17T11:11:00Z">
                  <w:rPr/>
                </w:rPrChange>
              </w:rPr>
            </w:pPr>
            <w:r w:rsidRPr="00414C19">
              <w:rPr>
                <w:lang w:val="en-GB"/>
                <w:rPrChange w:id="2913" w:author="Nils Hailer" w:date="2021-05-17T11:11:00Z">
                  <w:rPr/>
                </w:rPrChange>
              </w:rPr>
              <w:t>&lt;0.001</w:t>
            </w:r>
          </w:p>
        </w:tc>
      </w:tr>
      <w:tr w:rsidR="00DE1FF7" w:rsidRPr="00414C19" w14:paraId="3B096634" w14:textId="77777777">
        <w:tc>
          <w:tcPr>
            <w:tcW w:w="0" w:type="auto"/>
          </w:tcPr>
          <w:p w14:paraId="0E3BA095" w14:textId="77777777" w:rsidR="00DE1FF7" w:rsidRPr="00414C19" w:rsidRDefault="00DE1FF7">
            <w:pPr>
              <w:rPr>
                <w:lang w:val="en-GB"/>
                <w:rPrChange w:id="2914" w:author="Nils Hailer" w:date="2021-05-17T11:11:00Z">
                  <w:rPr/>
                </w:rPrChange>
              </w:rPr>
            </w:pPr>
          </w:p>
        </w:tc>
        <w:tc>
          <w:tcPr>
            <w:tcW w:w="0" w:type="auto"/>
          </w:tcPr>
          <w:p w14:paraId="208C1B9E" w14:textId="77777777" w:rsidR="00DE1FF7" w:rsidRPr="00414C19" w:rsidRDefault="00F5325D">
            <w:pPr>
              <w:pStyle w:val="Compact"/>
              <w:rPr>
                <w:lang w:val="en-GB"/>
                <w:rPrChange w:id="2915" w:author="Nils Hailer" w:date="2021-05-17T11:11:00Z">
                  <w:rPr/>
                </w:rPrChange>
              </w:rPr>
            </w:pPr>
            <w:r w:rsidRPr="00414C19">
              <w:rPr>
                <w:lang w:val="en-GB"/>
                <w:rPrChange w:id="2916" w:author="Nils Hailer" w:date="2021-05-17T11:11:00Z">
                  <w:rPr/>
                </w:rPrChange>
              </w:rPr>
              <w:t>class II-III obesity</w:t>
            </w:r>
          </w:p>
        </w:tc>
        <w:tc>
          <w:tcPr>
            <w:tcW w:w="0" w:type="auto"/>
          </w:tcPr>
          <w:p w14:paraId="3A0C4BAC" w14:textId="77777777" w:rsidR="00DE1FF7" w:rsidRPr="00414C19" w:rsidRDefault="00F5325D">
            <w:pPr>
              <w:pStyle w:val="Compact"/>
              <w:jc w:val="right"/>
              <w:rPr>
                <w:lang w:val="en-GB"/>
                <w:rPrChange w:id="2917" w:author="Nils Hailer" w:date="2021-05-17T11:11:00Z">
                  <w:rPr/>
                </w:rPrChange>
              </w:rPr>
            </w:pPr>
            <w:r w:rsidRPr="00414C19">
              <w:rPr>
                <w:lang w:val="en-GB"/>
                <w:rPrChange w:id="2918" w:author="Nils Hailer" w:date="2021-05-17T11:11:00Z">
                  <w:rPr/>
                </w:rPrChange>
              </w:rPr>
              <w:t>1.40</w:t>
            </w:r>
          </w:p>
        </w:tc>
        <w:tc>
          <w:tcPr>
            <w:tcW w:w="0" w:type="auto"/>
          </w:tcPr>
          <w:p w14:paraId="04BFE612" w14:textId="77777777" w:rsidR="00DE1FF7" w:rsidRPr="00414C19" w:rsidRDefault="00F5325D">
            <w:pPr>
              <w:pStyle w:val="Compact"/>
              <w:rPr>
                <w:lang w:val="en-GB"/>
                <w:rPrChange w:id="2919" w:author="Nils Hailer" w:date="2021-05-17T11:11:00Z">
                  <w:rPr/>
                </w:rPrChange>
              </w:rPr>
            </w:pPr>
            <w:r w:rsidRPr="00414C19">
              <w:rPr>
                <w:lang w:val="en-GB"/>
                <w:rPrChange w:id="2920" w:author="Nils Hailer" w:date="2021-05-17T11:11:00Z">
                  <w:rPr/>
                </w:rPrChange>
              </w:rPr>
              <w:t>4.05 (3.46-4.75)</w:t>
            </w:r>
          </w:p>
        </w:tc>
        <w:tc>
          <w:tcPr>
            <w:tcW w:w="0" w:type="auto"/>
          </w:tcPr>
          <w:p w14:paraId="50E9F92F" w14:textId="77777777" w:rsidR="00DE1FF7" w:rsidRPr="00414C19" w:rsidRDefault="00F5325D">
            <w:pPr>
              <w:pStyle w:val="Compact"/>
              <w:rPr>
                <w:lang w:val="en-GB"/>
                <w:rPrChange w:id="2921" w:author="Nils Hailer" w:date="2021-05-17T11:11:00Z">
                  <w:rPr/>
                </w:rPrChange>
              </w:rPr>
            </w:pPr>
            <w:r w:rsidRPr="00414C19">
              <w:rPr>
                <w:lang w:val="en-GB"/>
                <w:rPrChange w:id="2922" w:author="Nils Hailer" w:date="2021-05-17T11:11:00Z">
                  <w:rPr/>
                </w:rPrChange>
              </w:rPr>
              <w:t>&lt;0.001</w:t>
            </w:r>
          </w:p>
        </w:tc>
      </w:tr>
      <w:tr w:rsidR="00DE1FF7" w:rsidRPr="00414C19" w14:paraId="13F459B5" w14:textId="77777777">
        <w:tc>
          <w:tcPr>
            <w:tcW w:w="0" w:type="auto"/>
          </w:tcPr>
          <w:p w14:paraId="72A2A278" w14:textId="77777777" w:rsidR="00DE1FF7" w:rsidRPr="00414C19" w:rsidRDefault="00F5325D">
            <w:pPr>
              <w:pStyle w:val="Compact"/>
              <w:rPr>
                <w:lang w:val="en-GB"/>
                <w:rPrChange w:id="2923" w:author="Nils Hailer" w:date="2021-05-17T11:11:00Z">
                  <w:rPr/>
                </w:rPrChange>
              </w:rPr>
            </w:pPr>
            <w:r w:rsidRPr="00414C19">
              <w:rPr>
                <w:lang w:val="en-GB"/>
                <w:rPrChange w:id="2924" w:author="Nils Hailer" w:date="2021-05-17T11:11:00Z">
                  <w:rPr/>
                </w:rPrChange>
              </w:rPr>
              <w:t>CNS disease</w:t>
            </w:r>
          </w:p>
        </w:tc>
        <w:tc>
          <w:tcPr>
            <w:tcW w:w="0" w:type="auto"/>
          </w:tcPr>
          <w:p w14:paraId="643FBDAB" w14:textId="77777777" w:rsidR="00DE1FF7" w:rsidRPr="00414C19" w:rsidRDefault="00DE1FF7">
            <w:pPr>
              <w:rPr>
                <w:lang w:val="en-GB"/>
                <w:rPrChange w:id="2925" w:author="Nils Hailer" w:date="2021-05-17T11:11:00Z">
                  <w:rPr/>
                </w:rPrChange>
              </w:rPr>
            </w:pPr>
          </w:p>
        </w:tc>
        <w:tc>
          <w:tcPr>
            <w:tcW w:w="0" w:type="auto"/>
          </w:tcPr>
          <w:p w14:paraId="7C5C2E7F" w14:textId="77777777" w:rsidR="00DE1FF7" w:rsidRPr="00414C19" w:rsidRDefault="00F5325D">
            <w:pPr>
              <w:pStyle w:val="Compact"/>
              <w:jc w:val="right"/>
              <w:rPr>
                <w:lang w:val="en-GB"/>
                <w:rPrChange w:id="2926" w:author="Nils Hailer" w:date="2021-05-17T11:11:00Z">
                  <w:rPr/>
                </w:rPrChange>
              </w:rPr>
            </w:pPr>
            <w:r w:rsidRPr="00414C19">
              <w:rPr>
                <w:lang w:val="en-GB"/>
                <w:rPrChange w:id="2927" w:author="Nils Hailer" w:date="2021-05-17T11:11:00Z">
                  <w:rPr/>
                </w:rPrChange>
              </w:rPr>
              <w:t>0.69</w:t>
            </w:r>
          </w:p>
        </w:tc>
        <w:tc>
          <w:tcPr>
            <w:tcW w:w="0" w:type="auto"/>
          </w:tcPr>
          <w:p w14:paraId="7770B51F" w14:textId="77777777" w:rsidR="00DE1FF7" w:rsidRPr="00414C19" w:rsidRDefault="00F5325D">
            <w:pPr>
              <w:pStyle w:val="Compact"/>
              <w:rPr>
                <w:lang w:val="en-GB"/>
                <w:rPrChange w:id="2928" w:author="Nils Hailer" w:date="2021-05-17T11:11:00Z">
                  <w:rPr/>
                </w:rPrChange>
              </w:rPr>
            </w:pPr>
            <w:r w:rsidRPr="00414C19">
              <w:rPr>
                <w:lang w:val="en-GB"/>
                <w:rPrChange w:id="2929" w:author="Nils Hailer" w:date="2021-05-17T11:11:00Z">
                  <w:rPr/>
                </w:rPrChange>
              </w:rPr>
              <w:t>2.00 (1.68-2.35)</w:t>
            </w:r>
          </w:p>
        </w:tc>
        <w:tc>
          <w:tcPr>
            <w:tcW w:w="0" w:type="auto"/>
          </w:tcPr>
          <w:p w14:paraId="39E1512F" w14:textId="77777777" w:rsidR="00DE1FF7" w:rsidRPr="00414C19" w:rsidRDefault="00F5325D">
            <w:pPr>
              <w:pStyle w:val="Compact"/>
              <w:rPr>
                <w:lang w:val="en-GB"/>
                <w:rPrChange w:id="2930" w:author="Nils Hailer" w:date="2021-05-17T11:11:00Z">
                  <w:rPr/>
                </w:rPrChange>
              </w:rPr>
            </w:pPr>
            <w:r w:rsidRPr="00414C19">
              <w:rPr>
                <w:lang w:val="en-GB"/>
                <w:rPrChange w:id="2931" w:author="Nils Hailer" w:date="2021-05-17T11:11:00Z">
                  <w:rPr/>
                </w:rPrChange>
              </w:rPr>
              <w:t>&lt;0.001</w:t>
            </w:r>
          </w:p>
        </w:tc>
      </w:tr>
      <w:tr w:rsidR="00DE1FF7" w:rsidRPr="00414C19" w14:paraId="28401808" w14:textId="77777777">
        <w:tc>
          <w:tcPr>
            <w:tcW w:w="0" w:type="auto"/>
          </w:tcPr>
          <w:p w14:paraId="2022423B" w14:textId="77777777" w:rsidR="00DE1FF7" w:rsidRPr="00414C19" w:rsidRDefault="00F5325D">
            <w:pPr>
              <w:pStyle w:val="Compact"/>
              <w:rPr>
                <w:lang w:val="en-GB"/>
                <w:rPrChange w:id="2932" w:author="Nils Hailer" w:date="2021-05-17T11:11:00Z">
                  <w:rPr/>
                </w:rPrChange>
              </w:rPr>
            </w:pPr>
            <w:r w:rsidRPr="00414C19">
              <w:rPr>
                <w:lang w:val="en-GB"/>
                <w:rPrChange w:id="2933" w:author="Nils Hailer" w:date="2021-05-17T11:11:00Z">
                  <w:rPr/>
                </w:rPrChange>
              </w:rPr>
              <w:t>Diagnosis</w:t>
            </w:r>
          </w:p>
        </w:tc>
        <w:tc>
          <w:tcPr>
            <w:tcW w:w="0" w:type="auto"/>
          </w:tcPr>
          <w:p w14:paraId="5D53A43A" w14:textId="77777777" w:rsidR="00DE1FF7" w:rsidRPr="00414C19" w:rsidRDefault="00F5325D">
            <w:pPr>
              <w:pStyle w:val="Compact"/>
              <w:rPr>
                <w:lang w:val="en-GB"/>
                <w:rPrChange w:id="2934" w:author="Nils Hailer" w:date="2021-05-17T11:11:00Z">
                  <w:rPr/>
                </w:rPrChange>
              </w:rPr>
            </w:pPr>
            <w:r w:rsidRPr="00414C19">
              <w:rPr>
                <w:lang w:val="en-GB"/>
                <w:rPrChange w:id="2935" w:author="Nils Hailer" w:date="2021-05-17T11:11:00Z">
                  <w:rPr/>
                </w:rPrChange>
              </w:rPr>
              <w:t>Primary osteoarthritis</w:t>
            </w:r>
          </w:p>
        </w:tc>
        <w:tc>
          <w:tcPr>
            <w:tcW w:w="0" w:type="auto"/>
          </w:tcPr>
          <w:p w14:paraId="6CD03A41" w14:textId="77777777" w:rsidR="00DE1FF7" w:rsidRPr="00414C19" w:rsidRDefault="00F5325D">
            <w:pPr>
              <w:pStyle w:val="Compact"/>
              <w:jc w:val="right"/>
              <w:rPr>
                <w:lang w:val="en-GB"/>
                <w:rPrChange w:id="2936" w:author="Nils Hailer" w:date="2021-05-17T11:11:00Z">
                  <w:rPr/>
                </w:rPrChange>
              </w:rPr>
            </w:pPr>
            <w:r w:rsidRPr="00414C19">
              <w:rPr>
                <w:lang w:val="en-GB"/>
                <w:rPrChange w:id="2937" w:author="Nils Hailer" w:date="2021-05-17T11:11:00Z">
                  <w:rPr/>
                </w:rPrChange>
              </w:rPr>
              <w:t>0.00</w:t>
            </w:r>
          </w:p>
        </w:tc>
        <w:tc>
          <w:tcPr>
            <w:tcW w:w="0" w:type="auto"/>
          </w:tcPr>
          <w:p w14:paraId="0B57D31E" w14:textId="77777777" w:rsidR="00DE1FF7" w:rsidRPr="00414C19" w:rsidRDefault="00F5325D">
            <w:pPr>
              <w:pStyle w:val="Compact"/>
              <w:rPr>
                <w:lang w:val="en-GB"/>
                <w:rPrChange w:id="2938" w:author="Nils Hailer" w:date="2021-05-17T11:11:00Z">
                  <w:rPr/>
                </w:rPrChange>
              </w:rPr>
            </w:pPr>
            <w:r w:rsidRPr="00414C19">
              <w:rPr>
                <w:lang w:val="en-GB"/>
                <w:rPrChange w:id="2939" w:author="Nils Hailer" w:date="2021-05-17T11:11:00Z">
                  <w:rPr/>
                </w:rPrChange>
              </w:rPr>
              <w:t>(ref)</w:t>
            </w:r>
          </w:p>
        </w:tc>
        <w:tc>
          <w:tcPr>
            <w:tcW w:w="0" w:type="auto"/>
          </w:tcPr>
          <w:p w14:paraId="434AD0FB" w14:textId="77777777" w:rsidR="00DE1FF7" w:rsidRPr="00414C19" w:rsidRDefault="00DE1FF7">
            <w:pPr>
              <w:rPr>
                <w:lang w:val="en-GB"/>
                <w:rPrChange w:id="2940" w:author="Nils Hailer" w:date="2021-05-17T11:11:00Z">
                  <w:rPr/>
                </w:rPrChange>
              </w:rPr>
            </w:pPr>
          </w:p>
        </w:tc>
      </w:tr>
      <w:tr w:rsidR="00DE1FF7" w:rsidRPr="00414C19" w14:paraId="314CFAE5" w14:textId="77777777">
        <w:tc>
          <w:tcPr>
            <w:tcW w:w="0" w:type="auto"/>
          </w:tcPr>
          <w:p w14:paraId="3DE6C57F" w14:textId="77777777" w:rsidR="00DE1FF7" w:rsidRPr="00414C19" w:rsidRDefault="00DE1FF7">
            <w:pPr>
              <w:rPr>
                <w:lang w:val="en-GB"/>
                <w:rPrChange w:id="2941" w:author="Nils Hailer" w:date="2021-05-17T11:11:00Z">
                  <w:rPr/>
                </w:rPrChange>
              </w:rPr>
            </w:pPr>
          </w:p>
        </w:tc>
        <w:tc>
          <w:tcPr>
            <w:tcW w:w="0" w:type="auto"/>
          </w:tcPr>
          <w:p w14:paraId="593363C4" w14:textId="77777777" w:rsidR="00DE1FF7" w:rsidRPr="00414C19" w:rsidRDefault="00F5325D">
            <w:pPr>
              <w:pStyle w:val="Compact"/>
              <w:rPr>
                <w:lang w:val="en-GB"/>
                <w:rPrChange w:id="2942" w:author="Nils Hailer" w:date="2021-05-17T11:11:00Z">
                  <w:rPr/>
                </w:rPrChange>
              </w:rPr>
            </w:pPr>
            <w:r w:rsidRPr="00414C19">
              <w:rPr>
                <w:lang w:val="en-GB"/>
                <w:rPrChange w:id="2943" w:author="Nils Hailer" w:date="2021-05-17T11:11:00Z">
                  <w:rPr/>
                </w:rPrChange>
              </w:rPr>
              <w:t>Sequelae after childhood hip disease</w:t>
            </w:r>
          </w:p>
        </w:tc>
        <w:tc>
          <w:tcPr>
            <w:tcW w:w="0" w:type="auto"/>
          </w:tcPr>
          <w:p w14:paraId="23872CBF" w14:textId="77777777" w:rsidR="00DE1FF7" w:rsidRPr="00414C19" w:rsidRDefault="00F5325D">
            <w:pPr>
              <w:pStyle w:val="Compact"/>
              <w:jc w:val="right"/>
              <w:rPr>
                <w:lang w:val="en-GB"/>
                <w:rPrChange w:id="2944" w:author="Nils Hailer" w:date="2021-05-17T11:11:00Z">
                  <w:rPr/>
                </w:rPrChange>
              </w:rPr>
            </w:pPr>
            <w:r w:rsidRPr="00414C19">
              <w:rPr>
                <w:lang w:val="en-GB"/>
                <w:rPrChange w:id="2945" w:author="Nils Hailer" w:date="2021-05-17T11:11:00Z">
                  <w:rPr/>
                </w:rPrChange>
              </w:rPr>
              <w:t>0.39</w:t>
            </w:r>
          </w:p>
        </w:tc>
        <w:tc>
          <w:tcPr>
            <w:tcW w:w="0" w:type="auto"/>
          </w:tcPr>
          <w:p w14:paraId="13CC6D5C" w14:textId="77777777" w:rsidR="00DE1FF7" w:rsidRPr="00414C19" w:rsidRDefault="00F5325D">
            <w:pPr>
              <w:pStyle w:val="Compact"/>
              <w:rPr>
                <w:lang w:val="en-GB"/>
                <w:rPrChange w:id="2946" w:author="Nils Hailer" w:date="2021-05-17T11:11:00Z">
                  <w:rPr/>
                </w:rPrChange>
              </w:rPr>
            </w:pPr>
            <w:r w:rsidRPr="00414C19">
              <w:rPr>
                <w:lang w:val="en-GB"/>
                <w:rPrChange w:id="2947" w:author="Nils Hailer" w:date="2021-05-17T11:11:00Z">
                  <w:rPr/>
                </w:rPrChange>
              </w:rPr>
              <w:t>1.48 (1.06-2.01)</w:t>
            </w:r>
          </w:p>
        </w:tc>
        <w:tc>
          <w:tcPr>
            <w:tcW w:w="0" w:type="auto"/>
          </w:tcPr>
          <w:p w14:paraId="248C3153" w14:textId="77777777" w:rsidR="00DE1FF7" w:rsidRPr="00414C19" w:rsidRDefault="00F5325D">
            <w:pPr>
              <w:pStyle w:val="Compact"/>
              <w:rPr>
                <w:lang w:val="en-GB"/>
                <w:rPrChange w:id="2948" w:author="Nils Hailer" w:date="2021-05-17T11:11:00Z">
                  <w:rPr/>
                </w:rPrChange>
              </w:rPr>
            </w:pPr>
            <w:r w:rsidRPr="00414C19">
              <w:rPr>
                <w:lang w:val="en-GB"/>
                <w:rPrChange w:id="2949" w:author="Nils Hailer" w:date="2021-05-17T11:11:00Z">
                  <w:rPr/>
                </w:rPrChange>
              </w:rPr>
              <w:t>0.016</w:t>
            </w:r>
          </w:p>
        </w:tc>
      </w:tr>
      <w:tr w:rsidR="00DE1FF7" w:rsidRPr="00414C19" w14:paraId="3431CD89" w14:textId="77777777">
        <w:tc>
          <w:tcPr>
            <w:tcW w:w="0" w:type="auto"/>
          </w:tcPr>
          <w:p w14:paraId="7141F071" w14:textId="77777777" w:rsidR="00DE1FF7" w:rsidRPr="00414C19" w:rsidRDefault="00DE1FF7">
            <w:pPr>
              <w:rPr>
                <w:lang w:val="en-GB"/>
                <w:rPrChange w:id="2950" w:author="Nils Hailer" w:date="2021-05-17T11:11:00Z">
                  <w:rPr/>
                </w:rPrChange>
              </w:rPr>
            </w:pPr>
          </w:p>
        </w:tc>
        <w:tc>
          <w:tcPr>
            <w:tcW w:w="0" w:type="auto"/>
          </w:tcPr>
          <w:p w14:paraId="09B2034F" w14:textId="77777777" w:rsidR="00DE1FF7" w:rsidRPr="00414C19" w:rsidRDefault="00F5325D">
            <w:pPr>
              <w:pStyle w:val="Compact"/>
              <w:rPr>
                <w:lang w:val="en-GB"/>
                <w:rPrChange w:id="2951" w:author="Nils Hailer" w:date="2021-05-17T11:11:00Z">
                  <w:rPr/>
                </w:rPrChange>
              </w:rPr>
            </w:pPr>
            <w:r w:rsidRPr="00414C19">
              <w:rPr>
                <w:lang w:val="en-GB"/>
                <w:rPrChange w:id="2952" w:author="Nils Hailer" w:date="2021-05-17T11:11:00Z">
                  <w:rPr/>
                </w:rPrChange>
              </w:rPr>
              <w:t>Avascular necrosis of the femoral head ((AVN))</w:t>
            </w:r>
          </w:p>
        </w:tc>
        <w:tc>
          <w:tcPr>
            <w:tcW w:w="0" w:type="auto"/>
          </w:tcPr>
          <w:p w14:paraId="0D35A2AD" w14:textId="77777777" w:rsidR="00DE1FF7" w:rsidRPr="00414C19" w:rsidRDefault="00F5325D">
            <w:pPr>
              <w:pStyle w:val="Compact"/>
              <w:jc w:val="right"/>
              <w:rPr>
                <w:lang w:val="en-GB"/>
                <w:rPrChange w:id="2953" w:author="Nils Hailer" w:date="2021-05-17T11:11:00Z">
                  <w:rPr/>
                </w:rPrChange>
              </w:rPr>
            </w:pPr>
            <w:r w:rsidRPr="00414C19">
              <w:rPr>
                <w:lang w:val="en-GB"/>
                <w:rPrChange w:id="2954" w:author="Nils Hailer" w:date="2021-05-17T11:11:00Z">
                  <w:rPr/>
                </w:rPrChange>
              </w:rPr>
              <w:t>0.58</w:t>
            </w:r>
          </w:p>
        </w:tc>
        <w:tc>
          <w:tcPr>
            <w:tcW w:w="0" w:type="auto"/>
          </w:tcPr>
          <w:p w14:paraId="5DAE8A6E" w14:textId="77777777" w:rsidR="00DE1FF7" w:rsidRPr="00414C19" w:rsidRDefault="00F5325D">
            <w:pPr>
              <w:pStyle w:val="Compact"/>
              <w:rPr>
                <w:lang w:val="en-GB"/>
                <w:rPrChange w:id="2955" w:author="Nils Hailer" w:date="2021-05-17T11:11:00Z">
                  <w:rPr/>
                </w:rPrChange>
              </w:rPr>
            </w:pPr>
            <w:r w:rsidRPr="00414C19">
              <w:rPr>
                <w:lang w:val="en-GB"/>
                <w:rPrChange w:id="2956" w:author="Nils Hailer" w:date="2021-05-17T11:11:00Z">
                  <w:rPr/>
                </w:rPrChange>
              </w:rPr>
              <w:t>1.79 (1.40-2.26)</w:t>
            </w:r>
          </w:p>
        </w:tc>
        <w:tc>
          <w:tcPr>
            <w:tcW w:w="0" w:type="auto"/>
          </w:tcPr>
          <w:p w14:paraId="0C019806" w14:textId="77777777" w:rsidR="00DE1FF7" w:rsidRPr="00414C19" w:rsidRDefault="00F5325D">
            <w:pPr>
              <w:pStyle w:val="Compact"/>
              <w:rPr>
                <w:lang w:val="en-GB"/>
                <w:rPrChange w:id="2957" w:author="Nils Hailer" w:date="2021-05-17T11:11:00Z">
                  <w:rPr/>
                </w:rPrChange>
              </w:rPr>
            </w:pPr>
            <w:r w:rsidRPr="00414C19">
              <w:rPr>
                <w:lang w:val="en-GB"/>
                <w:rPrChange w:id="2958" w:author="Nils Hailer" w:date="2021-05-17T11:11:00Z">
                  <w:rPr/>
                </w:rPrChange>
              </w:rPr>
              <w:t>&lt;0.001</w:t>
            </w:r>
          </w:p>
        </w:tc>
      </w:tr>
      <w:tr w:rsidR="00DE1FF7" w:rsidRPr="00414C19" w14:paraId="20745991" w14:textId="77777777">
        <w:tc>
          <w:tcPr>
            <w:tcW w:w="0" w:type="auto"/>
          </w:tcPr>
          <w:p w14:paraId="75A6D2D0" w14:textId="77777777" w:rsidR="00DE1FF7" w:rsidRPr="00414C19" w:rsidRDefault="00DE1FF7">
            <w:pPr>
              <w:rPr>
                <w:lang w:val="en-GB"/>
                <w:rPrChange w:id="2959" w:author="Nils Hailer" w:date="2021-05-17T11:11:00Z">
                  <w:rPr/>
                </w:rPrChange>
              </w:rPr>
            </w:pPr>
          </w:p>
        </w:tc>
        <w:tc>
          <w:tcPr>
            <w:tcW w:w="0" w:type="auto"/>
          </w:tcPr>
          <w:p w14:paraId="1BF271CC" w14:textId="77777777" w:rsidR="00DE1FF7" w:rsidRPr="00414C19" w:rsidRDefault="00F5325D">
            <w:pPr>
              <w:pStyle w:val="Compact"/>
              <w:rPr>
                <w:lang w:val="en-GB"/>
                <w:rPrChange w:id="2960" w:author="Nils Hailer" w:date="2021-05-17T11:11:00Z">
                  <w:rPr/>
                </w:rPrChange>
              </w:rPr>
            </w:pPr>
            <w:r w:rsidRPr="00414C19">
              <w:rPr>
                <w:lang w:val="en-GB"/>
                <w:rPrChange w:id="2961" w:author="Nils Hailer" w:date="2021-05-17T11:11:00Z">
                  <w:rPr/>
                </w:rPrChange>
              </w:rPr>
              <w:t>Secondary osteoarthritis</w:t>
            </w:r>
          </w:p>
        </w:tc>
        <w:tc>
          <w:tcPr>
            <w:tcW w:w="0" w:type="auto"/>
          </w:tcPr>
          <w:p w14:paraId="3F0458E1" w14:textId="77777777" w:rsidR="00DE1FF7" w:rsidRPr="00414C19" w:rsidRDefault="00F5325D">
            <w:pPr>
              <w:pStyle w:val="Compact"/>
              <w:jc w:val="right"/>
              <w:rPr>
                <w:lang w:val="en-GB"/>
                <w:rPrChange w:id="2962" w:author="Nils Hailer" w:date="2021-05-17T11:11:00Z">
                  <w:rPr/>
                </w:rPrChange>
              </w:rPr>
            </w:pPr>
            <w:r w:rsidRPr="00414C19">
              <w:rPr>
                <w:lang w:val="en-GB"/>
                <w:rPrChange w:id="2963" w:author="Nils Hailer" w:date="2021-05-17T11:11:00Z">
                  <w:rPr/>
                </w:rPrChange>
              </w:rPr>
              <w:t>0.74</w:t>
            </w:r>
          </w:p>
        </w:tc>
        <w:tc>
          <w:tcPr>
            <w:tcW w:w="0" w:type="auto"/>
          </w:tcPr>
          <w:p w14:paraId="24D28B4D" w14:textId="77777777" w:rsidR="00DE1FF7" w:rsidRPr="00414C19" w:rsidRDefault="00F5325D">
            <w:pPr>
              <w:pStyle w:val="Compact"/>
              <w:rPr>
                <w:lang w:val="en-GB"/>
                <w:rPrChange w:id="2964" w:author="Nils Hailer" w:date="2021-05-17T11:11:00Z">
                  <w:rPr/>
                </w:rPrChange>
              </w:rPr>
            </w:pPr>
            <w:r w:rsidRPr="00414C19">
              <w:rPr>
                <w:lang w:val="en-GB"/>
                <w:rPrChange w:id="2965" w:author="Nils Hailer" w:date="2021-05-17T11:11:00Z">
                  <w:rPr/>
                </w:rPrChange>
              </w:rPr>
              <w:t>2.09 (1.80-2.41)</w:t>
            </w:r>
          </w:p>
        </w:tc>
        <w:tc>
          <w:tcPr>
            <w:tcW w:w="0" w:type="auto"/>
          </w:tcPr>
          <w:p w14:paraId="3C36E177" w14:textId="77777777" w:rsidR="00DE1FF7" w:rsidRPr="00414C19" w:rsidRDefault="00F5325D">
            <w:pPr>
              <w:pStyle w:val="Compact"/>
              <w:rPr>
                <w:lang w:val="en-GB"/>
                <w:rPrChange w:id="2966" w:author="Nils Hailer" w:date="2021-05-17T11:11:00Z">
                  <w:rPr/>
                </w:rPrChange>
              </w:rPr>
            </w:pPr>
            <w:r w:rsidRPr="00414C19">
              <w:rPr>
                <w:lang w:val="en-GB"/>
                <w:rPrChange w:id="2967" w:author="Nils Hailer" w:date="2021-05-17T11:11:00Z">
                  <w:rPr/>
                </w:rPrChange>
              </w:rPr>
              <w:t>&lt;0.001</w:t>
            </w:r>
          </w:p>
        </w:tc>
      </w:tr>
      <w:tr w:rsidR="00DE1FF7" w:rsidRPr="00414C19" w14:paraId="2B54CFDB" w14:textId="77777777">
        <w:tc>
          <w:tcPr>
            <w:tcW w:w="0" w:type="auto"/>
          </w:tcPr>
          <w:p w14:paraId="2A9CC028" w14:textId="77777777" w:rsidR="00DE1FF7" w:rsidRPr="00414C19" w:rsidRDefault="00DE1FF7">
            <w:pPr>
              <w:rPr>
                <w:lang w:val="en-GB"/>
                <w:rPrChange w:id="2968" w:author="Nils Hailer" w:date="2021-05-17T11:11:00Z">
                  <w:rPr/>
                </w:rPrChange>
              </w:rPr>
            </w:pPr>
          </w:p>
        </w:tc>
        <w:tc>
          <w:tcPr>
            <w:tcW w:w="0" w:type="auto"/>
          </w:tcPr>
          <w:p w14:paraId="5A848603" w14:textId="77777777" w:rsidR="00DE1FF7" w:rsidRPr="00414C19" w:rsidRDefault="00F5325D">
            <w:pPr>
              <w:pStyle w:val="Compact"/>
              <w:rPr>
                <w:lang w:val="en-GB"/>
                <w:rPrChange w:id="2969" w:author="Nils Hailer" w:date="2021-05-17T11:11:00Z">
                  <w:rPr/>
                </w:rPrChange>
              </w:rPr>
            </w:pPr>
            <w:r w:rsidRPr="00414C19">
              <w:rPr>
                <w:lang w:val="en-GB"/>
                <w:rPrChange w:id="2970" w:author="Nils Hailer" w:date="2021-05-17T11:11:00Z">
                  <w:rPr/>
                </w:rPrChange>
              </w:rPr>
              <w:t>Inflammatory joint disease</w:t>
            </w:r>
          </w:p>
        </w:tc>
        <w:tc>
          <w:tcPr>
            <w:tcW w:w="0" w:type="auto"/>
          </w:tcPr>
          <w:p w14:paraId="291605DF" w14:textId="77777777" w:rsidR="00DE1FF7" w:rsidRPr="00414C19" w:rsidRDefault="00F5325D">
            <w:pPr>
              <w:pStyle w:val="Compact"/>
              <w:jc w:val="right"/>
              <w:rPr>
                <w:lang w:val="en-GB"/>
                <w:rPrChange w:id="2971" w:author="Nils Hailer" w:date="2021-05-17T11:11:00Z">
                  <w:rPr/>
                </w:rPrChange>
              </w:rPr>
            </w:pPr>
            <w:r w:rsidRPr="00414C19">
              <w:rPr>
                <w:lang w:val="en-GB"/>
                <w:rPrChange w:id="2972" w:author="Nils Hailer" w:date="2021-05-17T11:11:00Z">
                  <w:rPr/>
                </w:rPrChange>
              </w:rPr>
              <w:t>0.94</w:t>
            </w:r>
          </w:p>
        </w:tc>
        <w:tc>
          <w:tcPr>
            <w:tcW w:w="0" w:type="auto"/>
          </w:tcPr>
          <w:p w14:paraId="4CEBFB40" w14:textId="77777777" w:rsidR="00DE1FF7" w:rsidRPr="00414C19" w:rsidRDefault="00F5325D">
            <w:pPr>
              <w:pStyle w:val="Compact"/>
              <w:rPr>
                <w:lang w:val="en-GB"/>
                <w:rPrChange w:id="2973" w:author="Nils Hailer" w:date="2021-05-17T11:11:00Z">
                  <w:rPr/>
                </w:rPrChange>
              </w:rPr>
            </w:pPr>
            <w:r w:rsidRPr="00414C19">
              <w:rPr>
                <w:lang w:val="en-GB"/>
                <w:rPrChange w:id="2974" w:author="Nils Hailer" w:date="2021-05-17T11:11:00Z">
                  <w:rPr/>
                </w:rPrChange>
              </w:rPr>
              <w:t>2.55 (1.91-3.33)</w:t>
            </w:r>
          </w:p>
        </w:tc>
        <w:tc>
          <w:tcPr>
            <w:tcW w:w="0" w:type="auto"/>
          </w:tcPr>
          <w:p w14:paraId="1412ABC8" w14:textId="77777777" w:rsidR="00DE1FF7" w:rsidRPr="00414C19" w:rsidRDefault="00F5325D">
            <w:pPr>
              <w:pStyle w:val="Compact"/>
              <w:rPr>
                <w:lang w:val="en-GB"/>
                <w:rPrChange w:id="2975" w:author="Nils Hailer" w:date="2021-05-17T11:11:00Z">
                  <w:rPr/>
                </w:rPrChange>
              </w:rPr>
            </w:pPr>
            <w:r w:rsidRPr="00414C19">
              <w:rPr>
                <w:lang w:val="en-GB"/>
                <w:rPrChange w:id="2976" w:author="Nils Hailer" w:date="2021-05-17T11:11:00Z">
                  <w:rPr/>
                </w:rPrChange>
              </w:rPr>
              <w:t>&lt;0.001</w:t>
            </w:r>
          </w:p>
        </w:tc>
      </w:tr>
      <w:tr w:rsidR="00DE1FF7" w:rsidRPr="00414C19" w14:paraId="36EBC84C" w14:textId="77777777">
        <w:tc>
          <w:tcPr>
            <w:tcW w:w="0" w:type="auto"/>
          </w:tcPr>
          <w:p w14:paraId="6FB6C0E0" w14:textId="77777777" w:rsidR="00DE1FF7" w:rsidRPr="00414C19" w:rsidRDefault="00F5325D">
            <w:pPr>
              <w:pStyle w:val="Compact"/>
              <w:rPr>
                <w:lang w:val="en-GB"/>
                <w:rPrChange w:id="2977" w:author="Nils Hailer" w:date="2021-05-17T11:11:00Z">
                  <w:rPr/>
                </w:rPrChange>
              </w:rPr>
            </w:pPr>
            <w:r w:rsidRPr="00414C19">
              <w:rPr>
                <w:lang w:val="en-GB"/>
                <w:rPrChange w:id="2978" w:author="Nils Hailer" w:date="2021-05-17T11:11:00Z">
                  <w:rPr/>
                </w:rPrChange>
              </w:rPr>
              <w:t>Fluid electrolyte disorders</w:t>
            </w:r>
          </w:p>
        </w:tc>
        <w:tc>
          <w:tcPr>
            <w:tcW w:w="0" w:type="auto"/>
          </w:tcPr>
          <w:p w14:paraId="511233AE" w14:textId="77777777" w:rsidR="00DE1FF7" w:rsidRPr="00414C19" w:rsidRDefault="00DE1FF7">
            <w:pPr>
              <w:rPr>
                <w:lang w:val="en-GB"/>
                <w:rPrChange w:id="2979" w:author="Nils Hailer" w:date="2021-05-17T11:11:00Z">
                  <w:rPr/>
                </w:rPrChange>
              </w:rPr>
            </w:pPr>
          </w:p>
        </w:tc>
        <w:tc>
          <w:tcPr>
            <w:tcW w:w="0" w:type="auto"/>
          </w:tcPr>
          <w:p w14:paraId="4255800A" w14:textId="77777777" w:rsidR="00DE1FF7" w:rsidRPr="00414C19" w:rsidRDefault="00F5325D">
            <w:pPr>
              <w:pStyle w:val="Compact"/>
              <w:jc w:val="right"/>
              <w:rPr>
                <w:lang w:val="en-GB"/>
                <w:rPrChange w:id="2980" w:author="Nils Hailer" w:date="2021-05-17T11:11:00Z">
                  <w:rPr/>
                </w:rPrChange>
              </w:rPr>
            </w:pPr>
            <w:r w:rsidRPr="00414C19">
              <w:rPr>
                <w:lang w:val="en-GB"/>
                <w:rPrChange w:id="2981" w:author="Nils Hailer" w:date="2021-05-17T11:11:00Z">
                  <w:rPr/>
                </w:rPrChange>
              </w:rPr>
              <w:t>0.42</w:t>
            </w:r>
          </w:p>
        </w:tc>
        <w:tc>
          <w:tcPr>
            <w:tcW w:w="0" w:type="auto"/>
          </w:tcPr>
          <w:p w14:paraId="651DD3B3" w14:textId="77777777" w:rsidR="00DE1FF7" w:rsidRPr="00414C19" w:rsidRDefault="00F5325D">
            <w:pPr>
              <w:pStyle w:val="Compact"/>
              <w:rPr>
                <w:lang w:val="en-GB"/>
                <w:rPrChange w:id="2982" w:author="Nils Hailer" w:date="2021-05-17T11:11:00Z">
                  <w:rPr/>
                </w:rPrChange>
              </w:rPr>
            </w:pPr>
            <w:r w:rsidRPr="00414C19">
              <w:rPr>
                <w:lang w:val="en-GB"/>
                <w:rPrChange w:id="2983" w:author="Nils Hailer" w:date="2021-05-17T11:11:00Z">
                  <w:rPr/>
                </w:rPrChange>
              </w:rPr>
              <w:t>1.52 (1.01-2.20)</w:t>
            </w:r>
          </w:p>
        </w:tc>
        <w:tc>
          <w:tcPr>
            <w:tcW w:w="0" w:type="auto"/>
          </w:tcPr>
          <w:p w14:paraId="444F7296" w14:textId="77777777" w:rsidR="00DE1FF7" w:rsidRPr="00414C19" w:rsidRDefault="00F5325D">
            <w:pPr>
              <w:pStyle w:val="Compact"/>
              <w:rPr>
                <w:lang w:val="en-GB"/>
                <w:rPrChange w:id="2984" w:author="Nils Hailer" w:date="2021-05-17T11:11:00Z">
                  <w:rPr/>
                </w:rPrChange>
              </w:rPr>
            </w:pPr>
            <w:r w:rsidRPr="00414C19">
              <w:rPr>
                <w:lang w:val="en-GB"/>
                <w:rPrChange w:id="2985" w:author="Nils Hailer" w:date="2021-05-17T11:11:00Z">
                  <w:rPr/>
                </w:rPrChange>
              </w:rPr>
              <w:t>0.034</w:t>
            </w:r>
          </w:p>
        </w:tc>
      </w:tr>
      <w:tr w:rsidR="00DE1FF7" w:rsidRPr="00414C19" w14:paraId="11B4ECFC" w14:textId="77777777">
        <w:tc>
          <w:tcPr>
            <w:tcW w:w="0" w:type="auto"/>
          </w:tcPr>
          <w:p w14:paraId="0E6FE35B" w14:textId="77777777" w:rsidR="00DE1FF7" w:rsidRPr="00414C19" w:rsidRDefault="00F5325D">
            <w:pPr>
              <w:pStyle w:val="Compact"/>
              <w:rPr>
                <w:lang w:val="en-GB"/>
                <w:rPrChange w:id="2986" w:author="Nils Hailer" w:date="2021-05-17T11:11:00Z">
                  <w:rPr/>
                </w:rPrChange>
              </w:rPr>
            </w:pPr>
            <w:r w:rsidRPr="00414C19">
              <w:rPr>
                <w:lang w:val="en-GB"/>
                <w:rPrChange w:id="2987" w:author="Nils Hailer" w:date="2021-05-17T11:11:00Z">
                  <w:rPr/>
                </w:rPrChange>
              </w:rPr>
              <w:t>Liver disease</w:t>
            </w:r>
          </w:p>
        </w:tc>
        <w:tc>
          <w:tcPr>
            <w:tcW w:w="0" w:type="auto"/>
          </w:tcPr>
          <w:p w14:paraId="7571C211" w14:textId="77777777" w:rsidR="00DE1FF7" w:rsidRPr="00414C19" w:rsidRDefault="00DE1FF7">
            <w:pPr>
              <w:rPr>
                <w:lang w:val="en-GB"/>
                <w:rPrChange w:id="2988" w:author="Nils Hailer" w:date="2021-05-17T11:11:00Z">
                  <w:rPr/>
                </w:rPrChange>
              </w:rPr>
            </w:pPr>
          </w:p>
        </w:tc>
        <w:tc>
          <w:tcPr>
            <w:tcW w:w="0" w:type="auto"/>
          </w:tcPr>
          <w:p w14:paraId="282F063B" w14:textId="77777777" w:rsidR="00DE1FF7" w:rsidRPr="00414C19" w:rsidRDefault="00F5325D">
            <w:pPr>
              <w:pStyle w:val="Compact"/>
              <w:jc w:val="right"/>
              <w:rPr>
                <w:lang w:val="en-GB"/>
                <w:rPrChange w:id="2989" w:author="Nils Hailer" w:date="2021-05-17T11:11:00Z">
                  <w:rPr/>
                </w:rPrChange>
              </w:rPr>
            </w:pPr>
            <w:r w:rsidRPr="00414C19">
              <w:rPr>
                <w:lang w:val="en-GB"/>
                <w:rPrChange w:id="2990" w:author="Nils Hailer" w:date="2021-05-17T11:11:00Z">
                  <w:rPr/>
                </w:rPrChange>
              </w:rPr>
              <w:t>0.75</w:t>
            </w:r>
          </w:p>
        </w:tc>
        <w:tc>
          <w:tcPr>
            <w:tcW w:w="0" w:type="auto"/>
          </w:tcPr>
          <w:p w14:paraId="2F0EC93F" w14:textId="77777777" w:rsidR="00DE1FF7" w:rsidRPr="00414C19" w:rsidRDefault="00F5325D">
            <w:pPr>
              <w:pStyle w:val="Compact"/>
              <w:rPr>
                <w:lang w:val="en-GB"/>
                <w:rPrChange w:id="2991" w:author="Nils Hailer" w:date="2021-05-17T11:11:00Z">
                  <w:rPr/>
                </w:rPrChange>
              </w:rPr>
            </w:pPr>
            <w:r w:rsidRPr="00414C19">
              <w:rPr>
                <w:lang w:val="en-GB"/>
                <w:rPrChange w:id="2992" w:author="Nils Hailer" w:date="2021-05-17T11:11:00Z">
                  <w:rPr/>
                </w:rPrChange>
              </w:rPr>
              <w:t>2.11 (1.44-3.00)</w:t>
            </w:r>
          </w:p>
        </w:tc>
        <w:tc>
          <w:tcPr>
            <w:tcW w:w="0" w:type="auto"/>
          </w:tcPr>
          <w:p w14:paraId="654B381F" w14:textId="77777777" w:rsidR="00DE1FF7" w:rsidRPr="00414C19" w:rsidRDefault="00F5325D">
            <w:pPr>
              <w:pStyle w:val="Compact"/>
              <w:rPr>
                <w:lang w:val="en-GB"/>
                <w:rPrChange w:id="2993" w:author="Nils Hailer" w:date="2021-05-17T11:11:00Z">
                  <w:rPr/>
                </w:rPrChange>
              </w:rPr>
            </w:pPr>
            <w:r w:rsidRPr="00414C19">
              <w:rPr>
                <w:lang w:val="en-GB"/>
                <w:rPrChange w:id="2994" w:author="Nils Hailer" w:date="2021-05-17T11:11:00Z">
                  <w:rPr/>
                </w:rPrChange>
              </w:rPr>
              <w:t>&lt;0.001</w:t>
            </w:r>
          </w:p>
        </w:tc>
      </w:tr>
      <w:tr w:rsidR="00DE1FF7" w:rsidRPr="00414C19" w14:paraId="316E56E3" w14:textId="77777777">
        <w:tc>
          <w:tcPr>
            <w:tcW w:w="0" w:type="auto"/>
          </w:tcPr>
          <w:p w14:paraId="64F42C5A" w14:textId="77777777" w:rsidR="00DE1FF7" w:rsidRPr="00414C19" w:rsidRDefault="00F5325D">
            <w:pPr>
              <w:pStyle w:val="Compact"/>
              <w:rPr>
                <w:lang w:val="en-GB"/>
                <w:rPrChange w:id="2995" w:author="Nils Hailer" w:date="2021-05-17T11:11:00Z">
                  <w:rPr/>
                </w:rPrChange>
              </w:rPr>
            </w:pPr>
            <w:r w:rsidRPr="00414C19">
              <w:rPr>
                <w:lang w:val="en-GB"/>
                <w:rPrChange w:id="2996" w:author="Nils Hailer" w:date="2021-05-17T11:11:00Z">
                  <w:rPr/>
                </w:rPrChange>
              </w:rPr>
              <w:t>Lung airways disease</w:t>
            </w:r>
          </w:p>
        </w:tc>
        <w:tc>
          <w:tcPr>
            <w:tcW w:w="0" w:type="auto"/>
          </w:tcPr>
          <w:p w14:paraId="06566A5E" w14:textId="77777777" w:rsidR="00DE1FF7" w:rsidRPr="00414C19" w:rsidRDefault="00DE1FF7">
            <w:pPr>
              <w:rPr>
                <w:lang w:val="en-GB"/>
                <w:rPrChange w:id="2997" w:author="Nils Hailer" w:date="2021-05-17T11:11:00Z">
                  <w:rPr/>
                </w:rPrChange>
              </w:rPr>
            </w:pPr>
          </w:p>
        </w:tc>
        <w:tc>
          <w:tcPr>
            <w:tcW w:w="0" w:type="auto"/>
          </w:tcPr>
          <w:p w14:paraId="3C3B3A51" w14:textId="77777777" w:rsidR="00DE1FF7" w:rsidRPr="00414C19" w:rsidRDefault="00F5325D">
            <w:pPr>
              <w:pStyle w:val="Compact"/>
              <w:jc w:val="right"/>
              <w:rPr>
                <w:lang w:val="en-GB"/>
                <w:rPrChange w:id="2998" w:author="Nils Hailer" w:date="2021-05-17T11:11:00Z">
                  <w:rPr/>
                </w:rPrChange>
              </w:rPr>
            </w:pPr>
            <w:r w:rsidRPr="00414C19">
              <w:rPr>
                <w:lang w:val="en-GB"/>
                <w:rPrChange w:id="2999" w:author="Nils Hailer" w:date="2021-05-17T11:11:00Z">
                  <w:rPr/>
                </w:rPrChange>
              </w:rPr>
              <w:t>0.27</w:t>
            </w:r>
          </w:p>
        </w:tc>
        <w:tc>
          <w:tcPr>
            <w:tcW w:w="0" w:type="auto"/>
          </w:tcPr>
          <w:p w14:paraId="473908AC" w14:textId="77777777" w:rsidR="00DE1FF7" w:rsidRPr="00414C19" w:rsidRDefault="00F5325D">
            <w:pPr>
              <w:pStyle w:val="Compact"/>
              <w:rPr>
                <w:lang w:val="en-GB"/>
                <w:rPrChange w:id="3000" w:author="Nils Hailer" w:date="2021-05-17T11:11:00Z">
                  <w:rPr/>
                </w:rPrChange>
              </w:rPr>
            </w:pPr>
            <w:r w:rsidRPr="00414C19">
              <w:rPr>
                <w:lang w:val="en-GB"/>
                <w:rPrChange w:id="3001" w:author="Nils Hailer" w:date="2021-05-17T11:11:00Z">
                  <w:rPr/>
                </w:rPrChange>
              </w:rPr>
              <w:t>1.31 (1.11-1.54)</w:t>
            </w:r>
          </w:p>
        </w:tc>
        <w:tc>
          <w:tcPr>
            <w:tcW w:w="0" w:type="auto"/>
          </w:tcPr>
          <w:p w14:paraId="720E80C1" w14:textId="77777777" w:rsidR="00DE1FF7" w:rsidRPr="00414C19" w:rsidRDefault="00F5325D">
            <w:pPr>
              <w:pStyle w:val="Compact"/>
              <w:rPr>
                <w:lang w:val="en-GB"/>
                <w:rPrChange w:id="3002" w:author="Nils Hailer" w:date="2021-05-17T11:11:00Z">
                  <w:rPr/>
                </w:rPrChange>
              </w:rPr>
            </w:pPr>
            <w:r w:rsidRPr="00414C19">
              <w:rPr>
                <w:lang w:val="en-GB"/>
                <w:rPrChange w:id="3003" w:author="Nils Hailer" w:date="2021-05-17T11:11:00Z">
                  <w:rPr/>
                </w:rPrChange>
              </w:rPr>
              <w:t>0.001</w:t>
            </w:r>
          </w:p>
        </w:tc>
      </w:tr>
      <w:tr w:rsidR="00DE1FF7" w:rsidRPr="00414C19" w14:paraId="50EA02E3" w14:textId="77777777">
        <w:tc>
          <w:tcPr>
            <w:tcW w:w="0" w:type="auto"/>
          </w:tcPr>
          <w:p w14:paraId="71081628" w14:textId="77777777" w:rsidR="00DE1FF7" w:rsidRPr="00414C19" w:rsidRDefault="00F5325D">
            <w:pPr>
              <w:pStyle w:val="Compact"/>
              <w:rPr>
                <w:lang w:val="en-GB"/>
                <w:rPrChange w:id="3004" w:author="Nils Hailer" w:date="2021-05-17T11:11:00Z">
                  <w:rPr/>
                </w:rPrChange>
              </w:rPr>
            </w:pPr>
            <w:r w:rsidRPr="00414C19">
              <w:rPr>
                <w:lang w:val="en-GB"/>
                <w:rPrChange w:id="3005" w:author="Nils Hailer" w:date="2021-05-17T11:11:00Z">
                  <w:rPr/>
                </w:rPrChange>
              </w:rPr>
              <w:t>Sex</w:t>
            </w:r>
          </w:p>
        </w:tc>
        <w:tc>
          <w:tcPr>
            <w:tcW w:w="0" w:type="auto"/>
          </w:tcPr>
          <w:p w14:paraId="5E46F89C" w14:textId="77777777" w:rsidR="00DE1FF7" w:rsidRPr="00414C19" w:rsidRDefault="00F5325D">
            <w:pPr>
              <w:pStyle w:val="Compact"/>
              <w:rPr>
                <w:lang w:val="en-GB"/>
                <w:rPrChange w:id="3006" w:author="Nils Hailer" w:date="2021-05-17T11:11:00Z">
                  <w:rPr/>
                </w:rPrChange>
              </w:rPr>
            </w:pPr>
            <w:r w:rsidRPr="00414C19">
              <w:rPr>
                <w:lang w:val="en-GB"/>
                <w:rPrChange w:id="3007" w:author="Nils Hailer" w:date="2021-05-17T11:11:00Z">
                  <w:rPr/>
                </w:rPrChange>
              </w:rPr>
              <w:t>Female</w:t>
            </w:r>
          </w:p>
        </w:tc>
        <w:tc>
          <w:tcPr>
            <w:tcW w:w="0" w:type="auto"/>
          </w:tcPr>
          <w:p w14:paraId="63BC7114" w14:textId="77777777" w:rsidR="00DE1FF7" w:rsidRPr="00414C19" w:rsidRDefault="00F5325D">
            <w:pPr>
              <w:pStyle w:val="Compact"/>
              <w:jc w:val="right"/>
              <w:rPr>
                <w:lang w:val="en-GB"/>
                <w:rPrChange w:id="3008" w:author="Nils Hailer" w:date="2021-05-17T11:11:00Z">
                  <w:rPr/>
                </w:rPrChange>
              </w:rPr>
            </w:pPr>
            <w:r w:rsidRPr="00414C19">
              <w:rPr>
                <w:lang w:val="en-GB"/>
                <w:rPrChange w:id="3009" w:author="Nils Hailer" w:date="2021-05-17T11:11:00Z">
                  <w:rPr/>
                </w:rPrChange>
              </w:rPr>
              <w:t>0.00</w:t>
            </w:r>
          </w:p>
        </w:tc>
        <w:tc>
          <w:tcPr>
            <w:tcW w:w="0" w:type="auto"/>
          </w:tcPr>
          <w:p w14:paraId="4F4B087F" w14:textId="77777777" w:rsidR="00DE1FF7" w:rsidRPr="00414C19" w:rsidRDefault="00F5325D">
            <w:pPr>
              <w:pStyle w:val="Compact"/>
              <w:rPr>
                <w:lang w:val="en-GB"/>
                <w:rPrChange w:id="3010" w:author="Nils Hailer" w:date="2021-05-17T11:11:00Z">
                  <w:rPr/>
                </w:rPrChange>
              </w:rPr>
            </w:pPr>
            <w:r w:rsidRPr="00414C19">
              <w:rPr>
                <w:lang w:val="en-GB"/>
                <w:rPrChange w:id="3011" w:author="Nils Hailer" w:date="2021-05-17T11:11:00Z">
                  <w:rPr/>
                </w:rPrChange>
              </w:rPr>
              <w:t>(ref)</w:t>
            </w:r>
          </w:p>
        </w:tc>
        <w:tc>
          <w:tcPr>
            <w:tcW w:w="0" w:type="auto"/>
          </w:tcPr>
          <w:p w14:paraId="0C91D020" w14:textId="77777777" w:rsidR="00DE1FF7" w:rsidRPr="00414C19" w:rsidRDefault="00DE1FF7">
            <w:pPr>
              <w:rPr>
                <w:lang w:val="en-GB"/>
                <w:rPrChange w:id="3012" w:author="Nils Hailer" w:date="2021-05-17T11:11:00Z">
                  <w:rPr/>
                </w:rPrChange>
              </w:rPr>
            </w:pPr>
          </w:p>
        </w:tc>
      </w:tr>
      <w:tr w:rsidR="00DE1FF7" w:rsidRPr="00414C19" w14:paraId="713F489C" w14:textId="77777777">
        <w:tc>
          <w:tcPr>
            <w:tcW w:w="0" w:type="auto"/>
          </w:tcPr>
          <w:p w14:paraId="3C7D9F33" w14:textId="77777777" w:rsidR="00DE1FF7" w:rsidRPr="00414C19" w:rsidRDefault="00DE1FF7">
            <w:pPr>
              <w:rPr>
                <w:lang w:val="en-GB"/>
                <w:rPrChange w:id="3013" w:author="Nils Hailer" w:date="2021-05-17T11:11:00Z">
                  <w:rPr/>
                </w:rPrChange>
              </w:rPr>
            </w:pPr>
          </w:p>
        </w:tc>
        <w:tc>
          <w:tcPr>
            <w:tcW w:w="0" w:type="auto"/>
          </w:tcPr>
          <w:p w14:paraId="3A512E1C" w14:textId="77777777" w:rsidR="00DE1FF7" w:rsidRPr="00414C19" w:rsidRDefault="00F5325D">
            <w:pPr>
              <w:pStyle w:val="Compact"/>
              <w:rPr>
                <w:lang w:val="en-GB"/>
                <w:rPrChange w:id="3014" w:author="Nils Hailer" w:date="2021-05-17T11:11:00Z">
                  <w:rPr/>
                </w:rPrChange>
              </w:rPr>
            </w:pPr>
            <w:r w:rsidRPr="00414C19">
              <w:rPr>
                <w:lang w:val="en-GB"/>
                <w:rPrChange w:id="3015" w:author="Nils Hailer" w:date="2021-05-17T11:11:00Z">
                  <w:rPr/>
                </w:rPrChange>
              </w:rPr>
              <w:t>Male</w:t>
            </w:r>
          </w:p>
        </w:tc>
        <w:tc>
          <w:tcPr>
            <w:tcW w:w="0" w:type="auto"/>
          </w:tcPr>
          <w:p w14:paraId="5762C60E" w14:textId="77777777" w:rsidR="00DE1FF7" w:rsidRPr="00414C19" w:rsidRDefault="00F5325D">
            <w:pPr>
              <w:pStyle w:val="Compact"/>
              <w:jc w:val="right"/>
              <w:rPr>
                <w:lang w:val="en-GB"/>
                <w:rPrChange w:id="3016" w:author="Nils Hailer" w:date="2021-05-17T11:11:00Z">
                  <w:rPr/>
                </w:rPrChange>
              </w:rPr>
            </w:pPr>
            <w:r w:rsidRPr="00414C19">
              <w:rPr>
                <w:lang w:val="en-GB"/>
                <w:rPrChange w:id="3017" w:author="Nils Hailer" w:date="2021-05-17T11:11:00Z">
                  <w:rPr/>
                </w:rPrChange>
              </w:rPr>
              <w:t>0.37</w:t>
            </w:r>
          </w:p>
        </w:tc>
        <w:tc>
          <w:tcPr>
            <w:tcW w:w="0" w:type="auto"/>
          </w:tcPr>
          <w:p w14:paraId="0354F7C8" w14:textId="77777777" w:rsidR="00DE1FF7" w:rsidRPr="00414C19" w:rsidRDefault="00F5325D">
            <w:pPr>
              <w:pStyle w:val="Compact"/>
              <w:rPr>
                <w:lang w:val="en-GB"/>
                <w:rPrChange w:id="3018" w:author="Nils Hailer" w:date="2021-05-17T11:11:00Z">
                  <w:rPr/>
                </w:rPrChange>
              </w:rPr>
            </w:pPr>
            <w:r w:rsidRPr="00414C19">
              <w:rPr>
                <w:lang w:val="en-GB"/>
                <w:rPrChange w:id="3019" w:author="Nils Hailer" w:date="2021-05-17T11:11:00Z">
                  <w:rPr/>
                </w:rPrChange>
              </w:rPr>
              <w:t>1.45 (1.33-1.59)</w:t>
            </w:r>
          </w:p>
        </w:tc>
        <w:tc>
          <w:tcPr>
            <w:tcW w:w="0" w:type="auto"/>
          </w:tcPr>
          <w:p w14:paraId="6DB26E53" w14:textId="77777777" w:rsidR="00DE1FF7" w:rsidRPr="00414C19" w:rsidRDefault="00F5325D">
            <w:pPr>
              <w:pStyle w:val="Compact"/>
              <w:rPr>
                <w:lang w:val="en-GB"/>
                <w:rPrChange w:id="3020" w:author="Nils Hailer" w:date="2021-05-17T11:11:00Z">
                  <w:rPr/>
                </w:rPrChange>
              </w:rPr>
            </w:pPr>
            <w:r w:rsidRPr="00414C19">
              <w:rPr>
                <w:lang w:val="en-GB"/>
                <w:rPrChange w:id="3021" w:author="Nils Hailer" w:date="2021-05-17T11:11:00Z">
                  <w:rPr/>
                </w:rPrChange>
              </w:rPr>
              <w:t>&lt;0.001</w:t>
            </w:r>
          </w:p>
        </w:tc>
      </w:tr>
    </w:tbl>
    <w:p w14:paraId="23D16D27" w14:textId="77777777" w:rsidR="00DE1FF7" w:rsidRPr="00414C19" w:rsidRDefault="00F5325D">
      <w:pPr>
        <w:pStyle w:val="Rubrik5"/>
        <w:rPr>
          <w:lang w:val="en-GB"/>
          <w:rPrChange w:id="3022" w:author="Nils Hailer" w:date="2021-05-17T11:11:00Z">
            <w:rPr/>
          </w:rPrChange>
        </w:rPr>
      </w:pPr>
      <w:bookmarkStart w:id="3023" w:name="page-break-14"/>
      <w:bookmarkEnd w:id="2821"/>
      <w:r w:rsidRPr="00414C19">
        <w:rPr>
          <w:lang w:val="en-GB"/>
          <w:rPrChange w:id="3024" w:author="Nils Hailer" w:date="2021-05-17T11:11:00Z">
            <w:rPr/>
          </w:rPrChange>
        </w:rPr>
        <w:lastRenderedPageBreak/>
        <w:t>PAGE BREAK</w:t>
      </w:r>
    </w:p>
    <w:p w14:paraId="34553AF9" w14:textId="77777777" w:rsidR="00DE1FF7" w:rsidRPr="00414C19" w:rsidRDefault="00F5325D">
      <w:pPr>
        <w:pStyle w:val="Rubrik1"/>
        <w:rPr>
          <w:lang w:val="en-GB"/>
          <w:rPrChange w:id="3025" w:author="Nils Hailer" w:date="2021-05-17T11:11:00Z">
            <w:rPr/>
          </w:rPrChange>
        </w:rPr>
      </w:pPr>
      <w:bookmarkStart w:id="3026" w:name="supplementary"/>
      <w:bookmarkEnd w:id="1040"/>
      <w:bookmarkEnd w:id="3023"/>
      <w:r w:rsidRPr="00414C19">
        <w:rPr>
          <w:lang w:val="en-GB"/>
          <w:rPrChange w:id="3027" w:author="Nils Hailer" w:date="2021-05-17T11:11:00Z">
            <w:rPr/>
          </w:rPrChange>
        </w:rPr>
        <w:t>Supplementary</w:t>
      </w:r>
    </w:p>
    <w:p w14:paraId="44C43913" w14:textId="77777777" w:rsidR="00DE1FF7" w:rsidRPr="00414C19" w:rsidRDefault="00F5325D">
      <w:pPr>
        <w:pStyle w:val="Rubrik2"/>
        <w:rPr>
          <w:lang w:val="en-GB"/>
          <w:rPrChange w:id="3028" w:author="Nils Hailer" w:date="2021-05-17T11:11:00Z">
            <w:rPr/>
          </w:rPrChange>
        </w:rPr>
      </w:pPr>
      <w:bookmarkStart w:id="3029" w:name="model-coefficients"/>
      <w:r w:rsidRPr="00414C19">
        <w:rPr>
          <w:lang w:val="en-GB"/>
          <w:rPrChange w:id="3030" w:author="Nils Hailer" w:date="2021-05-17T11:11:00Z">
            <w:rPr/>
          </w:rPrChange>
        </w:rPr>
        <w:t>Model coefficients</w:t>
      </w:r>
    </w:p>
    <w:p w14:paraId="36CE66D8" w14:textId="77777777" w:rsidR="00DE1FF7" w:rsidRPr="00414C19" w:rsidRDefault="00F5325D">
      <w:pPr>
        <w:pStyle w:val="FirstParagraph"/>
        <w:rPr>
          <w:lang w:val="en-GB"/>
          <w:rPrChange w:id="3031" w:author="Nils Hailer" w:date="2021-05-17T11:11:00Z">
            <w:rPr/>
          </w:rPrChange>
        </w:rPr>
      </w:pPr>
      <w:r w:rsidRPr="00414C19">
        <w:rPr>
          <w:lang w:val="en-GB"/>
          <w:rPrChange w:id="3032" w:author="Nils Hailer" w:date="2021-05-17T11:11:00Z">
            <w:rPr/>
          </w:rPrChange>
        </w:rPr>
        <w:t xml:space="preserve">Variable selection and coefficient estimates were based on the Swedish cohort. The reduced model was then used to predict PJI also in Denmark. The coefficient values of the reduced model </w:t>
      </w:r>
      <w:proofErr w:type="gramStart"/>
      <w:r w:rsidRPr="00414C19">
        <w:rPr>
          <w:lang w:val="en-GB"/>
          <w:rPrChange w:id="3033" w:author="Nils Hailer" w:date="2021-05-17T11:11:00Z">
            <w:rPr/>
          </w:rPrChange>
        </w:rPr>
        <w:t>was</w:t>
      </w:r>
      <w:proofErr w:type="gramEnd"/>
      <w:r w:rsidRPr="00414C19">
        <w:rPr>
          <w:lang w:val="en-GB"/>
          <w:rPrChange w:id="3034" w:author="Nils Hailer" w:date="2021-05-17T11:11:00Z">
            <w:rPr/>
          </w:rPrChange>
        </w:rPr>
        <w:t xml:space="preserve"> also re-fitted to the Danish cohort for comparison. We compared the estimates from the Swedish and Danish cohort and found most values to be of similar magnitude. The only coefficient with reversed direction was for patients with a diagnose of “sequelae after childhood hip disease”. This is a rare condition, with very few observed </w:t>
      </w:r>
      <w:proofErr w:type="gramStart"/>
      <w:r w:rsidRPr="00414C19">
        <w:rPr>
          <w:lang w:val="en-GB"/>
          <w:rPrChange w:id="3035" w:author="Nils Hailer" w:date="2021-05-17T11:11:00Z">
            <w:rPr/>
          </w:rPrChange>
        </w:rPr>
        <w:t>PJI:s</w:t>
      </w:r>
      <w:proofErr w:type="gramEnd"/>
      <w:r w:rsidRPr="00414C19">
        <w:rPr>
          <w:lang w:val="en-GB"/>
          <w:rPrChange w:id="3036" w:author="Nils Hailer" w:date="2021-05-17T11:11:00Z">
            <w:rPr/>
          </w:rPrChange>
        </w:rPr>
        <w:t xml:space="preserve"> within 90 days. We also re-estimated the model coefficients 1,000 times based on the Swedish data. Each time, we took a random sample of the same size, </w:t>
      </w:r>
      <m:oMath>
        <m:r>
          <w:rPr>
            <w:rFonts w:ascii="Cambria Math" w:hAnsi="Cambria Math"/>
            <w:lang w:val="en-GB"/>
            <w:rPrChange w:id="3037" w:author="Nils Hailer" w:date="2021-05-17T11:11:00Z">
              <w:rPr>
                <w:rFonts w:ascii="Cambria Math" w:hAnsi="Cambria Math"/>
              </w:rPr>
            </w:rPrChange>
          </w:rPr>
          <m:t>N=18854</m:t>
        </m:r>
      </m:oMath>
      <w:r w:rsidRPr="00414C19">
        <w:rPr>
          <w:lang w:val="en-GB"/>
          <w:rPrChange w:id="3038" w:author="Nils Hailer" w:date="2021-05-17T11:11:00Z">
            <w:rPr/>
          </w:rPrChange>
        </w:rPr>
        <w:t>, as was observed in the Danish cohort. The 2.5th and 97.5th percentiles were then used to form empirical 95 % confidence intervals for each coefficient ((Tab. 7) and Fig. 8). It is seen that the estimated effect of the diagnose of “sequelae after childhood hip disease” fall outside this empirical CI. Applying multiplicity correction by Bonferroni or similar, would eliminate this significance. Hence, it seems that both cohorts are similar in respect to association between the studied covariates and the risk of PJI within 90 days of THA.</w:t>
      </w:r>
    </w:p>
    <w:p w14:paraId="274C3740" w14:textId="77777777" w:rsidR="00DE1FF7" w:rsidRPr="00414C19" w:rsidRDefault="00F5325D">
      <w:pPr>
        <w:pStyle w:val="TableCaption"/>
        <w:rPr>
          <w:lang w:val="en-GB"/>
          <w:rPrChange w:id="3039" w:author="Nils Hailer" w:date="2021-05-17T11:11:00Z">
            <w:rPr/>
          </w:rPrChange>
        </w:rPr>
      </w:pPr>
      <w:r w:rsidRPr="00414C19">
        <w:rPr>
          <w:lang w:val="en-GB"/>
          <w:rPrChange w:id="3040" w:author="Nils Hailer" w:date="2021-05-17T11:11:00Z">
            <w:rPr/>
          </w:rPrChange>
        </w:rPr>
        <w:t>Table 7:</w:t>
      </w:r>
    </w:p>
    <w:tbl>
      <w:tblPr>
        <w:tblStyle w:val="Table"/>
        <w:tblW w:w="0" w:type="pct"/>
        <w:tblLook w:val="0020" w:firstRow="1" w:lastRow="0" w:firstColumn="0" w:lastColumn="0" w:noHBand="0" w:noVBand="0"/>
        <w:tblCaption w:val="Table 7:"/>
      </w:tblPr>
      <w:tblGrid>
        <w:gridCol w:w="2316"/>
        <w:gridCol w:w="4093"/>
        <w:gridCol w:w="894"/>
        <w:gridCol w:w="783"/>
        <w:gridCol w:w="1216"/>
      </w:tblGrid>
      <w:tr w:rsidR="00DE1FF7" w:rsidRPr="00414C19" w14:paraId="416CA0CE" w14:textId="77777777">
        <w:tc>
          <w:tcPr>
            <w:tcW w:w="0" w:type="auto"/>
            <w:tcBorders>
              <w:bottom w:val="single" w:sz="0" w:space="0" w:color="auto"/>
            </w:tcBorders>
            <w:vAlign w:val="bottom"/>
          </w:tcPr>
          <w:p w14:paraId="31F0505E" w14:textId="77777777" w:rsidR="00DE1FF7" w:rsidRPr="00414C19" w:rsidRDefault="00F5325D">
            <w:pPr>
              <w:pStyle w:val="Compact"/>
              <w:rPr>
                <w:lang w:val="en-GB"/>
                <w:rPrChange w:id="3041" w:author="Nils Hailer" w:date="2021-05-17T11:11:00Z">
                  <w:rPr/>
                </w:rPrChange>
              </w:rPr>
            </w:pPr>
            <w:r w:rsidRPr="00414C19">
              <w:rPr>
                <w:lang w:val="en-GB"/>
                <w:rPrChange w:id="3042" w:author="Nils Hailer" w:date="2021-05-17T11:11:00Z">
                  <w:rPr/>
                </w:rPrChange>
              </w:rPr>
              <w:t>variable</w:t>
            </w:r>
          </w:p>
        </w:tc>
        <w:tc>
          <w:tcPr>
            <w:tcW w:w="0" w:type="auto"/>
            <w:tcBorders>
              <w:bottom w:val="single" w:sz="0" w:space="0" w:color="auto"/>
            </w:tcBorders>
            <w:vAlign w:val="bottom"/>
          </w:tcPr>
          <w:p w14:paraId="6B47EFE0" w14:textId="77777777" w:rsidR="00DE1FF7" w:rsidRPr="00414C19" w:rsidRDefault="00F5325D">
            <w:pPr>
              <w:pStyle w:val="Compact"/>
              <w:rPr>
                <w:lang w:val="en-GB"/>
                <w:rPrChange w:id="3043" w:author="Nils Hailer" w:date="2021-05-17T11:11:00Z">
                  <w:rPr/>
                </w:rPrChange>
              </w:rPr>
            </w:pPr>
            <w:r w:rsidRPr="00414C19">
              <w:rPr>
                <w:lang w:val="en-GB"/>
                <w:rPrChange w:id="3044" w:author="Nils Hailer" w:date="2021-05-17T11:11:00Z">
                  <w:rPr/>
                </w:rPrChange>
              </w:rPr>
              <w:t>level</w:t>
            </w:r>
          </w:p>
        </w:tc>
        <w:tc>
          <w:tcPr>
            <w:tcW w:w="0" w:type="auto"/>
            <w:tcBorders>
              <w:bottom w:val="single" w:sz="0" w:space="0" w:color="auto"/>
            </w:tcBorders>
            <w:vAlign w:val="bottom"/>
          </w:tcPr>
          <w:p w14:paraId="41CA5A63" w14:textId="77777777" w:rsidR="00DE1FF7" w:rsidRPr="00414C19" w:rsidRDefault="00F5325D">
            <w:pPr>
              <w:pStyle w:val="Compact"/>
              <w:jc w:val="right"/>
              <w:rPr>
                <w:lang w:val="en-GB"/>
                <w:rPrChange w:id="3045" w:author="Nils Hailer" w:date="2021-05-17T11:11:00Z">
                  <w:rPr/>
                </w:rPrChange>
              </w:rPr>
            </w:pPr>
            <w:r w:rsidRPr="00414C19">
              <w:rPr>
                <w:lang w:val="en-GB"/>
                <w:rPrChange w:id="3046" w:author="Nils Hailer" w:date="2021-05-17T11:11:00Z">
                  <w:rPr/>
                </w:rPrChange>
              </w:rPr>
              <w:t>Swedish</w:t>
            </w:r>
          </w:p>
        </w:tc>
        <w:tc>
          <w:tcPr>
            <w:tcW w:w="0" w:type="auto"/>
            <w:tcBorders>
              <w:bottom w:val="single" w:sz="0" w:space="0" w:color="auto"/>
            </w:tcBorders>
            <w:vAlign w:val="bottom"/>
          </w:tcPr>
          <w:p w14:paraId="0AFA651B" w14:textId="77777777" w:rsidR="00DE1FF7" w:rsidRPr="00414C19" w:rsidRDefault="00F5325D">
            <w:pPr>
              <w:pStyle w:val="Compact"/>
              <w:jc w:val="right"/>
              <w:rPr>
                <w:lang w:val="en-GB"/>
                <w:rPrChange w:id="3047" w:author="Nils Hailer" w:date="2021-05-17T11:11:00Z">
                  <w:rPr/>
                </w:rPrChange>
              </w:rPr>
            </w:pPr>
            <w:r w:rsidRPr="00414C19">
              <w:rPr>
                <w:lang w:val="en-GB"/>
                <w:rPrChange w:id="3048" w:author="Nils Hailer" w:date="2021-05-17T11:11:00Z">
                  <w:rPr/>
                </w:rPrChange>
              </w:rPr>
              <w:t>Danish</w:t>
            </w:r>
          </w:p>
        </w:tc>
        <w:tc>
          <w:tcPr>
            <w:tcW w:w="0" w:type="auto"/>
            <w:tcBorders>
              <w:bottom w:val="single" w:sz="0" w:space="0" w:color="auto"/>
            </w:tcBorders>
            <w:vAlign w:val="bottom"/>
          </w:tcPr>
          <w:p w14:paraId="430567D1" w14:textId="77777777" w:rsidR="00DE1FF7" w:rsidRPr="00414C19" w:rsidRDefault="00F5325D">
            <w:pPr>
              <w:pStyle w:val="Compact"/>
              <w:rPr>
                <w:lang w:val="en-GB"/>
                <w:rPrChange w:id="3049" w:author="Nils Hailer" w:date="2021-05-17T11:11:00Z">
                  <w:rPr/>
                </w:rPrChange>
              </w:rPr>
            </w:pPr>
            <w:r w:rsidRPr="00414C19">
              <w:rPr>
                <w:lang w:val="en-GB"/>
                <w:rPrChange w:id="3050" w:author="Nils Hailer" w:date="2021-05-17T11:11:00Z">
                  <w:rPr/>
                </w:rPrChange>
              </w:rPr>
              <w:t>CI</w:t>
            </w:r>
          </w:p>
        </w:tc>
      </w:tr>
      <w:tr w:rsidR="00DE1FF7" w:rsidRPr="00414C19" w14:paraId="3DE9E649" w14:textId="77777777">
        <w:tc>
          <w:tcPr>
            <w:tcW w:w="0" w:type="auto"/>
          </w:tcPr>
          <w:p w14:paraId="7F61DD8B" w14:textId="77777777" w:rsidR="00DE1FF7" w:rsidRPr="00414C19" w:rsidRDefault="00F5325D">
            <w:pPr>
              <w:pStyle w:val="Compact"/>
              <w:rPr>
                <w:lang w:val="en-GB"/>
                <w:rPrChange w:id="3051" w:author="Nils Hailer" w:date="2021-05-17T11:11:00Z">
                  <w:rPr/>
                </w:rPrChange>
              </w:rPr>
            </w:pPr>
            <w:r w:rsidRPr="00414C19">
              <w:rPr>
                <w:lang w:val="en-GB"/>
                <w:rPrChange w:id="3052" w:author="Nils Hailer" w:date="2021-05-17T11:11:00Z">
                  <w:rPr/>
                </w:rPrChange>
              </w:rPr>
              <w:t>(Intercept)</w:t>
            </w:r>
          </w:p>
        </w:tc>
        <w:tc>
          <w:tcPr>
            <w:tcW w:w="0" w:type="auto"/>
          </w:tcPr>
          <w:p w14:paraId="687D0E1C" w14:textId="77777777" w:rsidR="00DE1FF7" w:rsidRPr="00414C19" w:rsidRDefault="00DE1FF7">
            <w:pPr>
              <w:rPr>
                <w:lang w:val="en-GB"/>
                <w:rPrChange w:id="3053" w:author="Nils Hailer" w:date="2021-05-17T11:11:00Z">
                  <w:rPr/>
                </w:rPrChange>
              </w:rPr>
            </w:pPr>
          </w:p>
        </w:tc>
        <w:tc>
          <w:tcPr>
            <w:tcW w:w="0" w:type="auto"/>
          </w:tcPr>
          <w:p w14:paraId="209348AD" w14:textId="77777777" w:rsidR="00DE1FF7" w:rsidRPr="00414C19" w:rsidRDefault="00F5325D">
            <w:pPr>
              <w:pStyle w:val="Compact"/>
              <w:jc w:val="right"/>
              <w:rPr>
                <w:lang w:val="en-GB"/>
                <w:rPrChange w:id="3054" w:author="Nils Hailer" w:date="2021-05-17T11:11:00Z">
                  <w:rPr/>
                </w:rPrChange>
              </w:rPr>
            </w:pPr>
            <w:r w:rsidRPr="00414C19">
              <w:rPr>
                <w:lang w:val="en-GB"/>
                <w:rPrChange w:id="3055" w:author="Nils Hailer" w:date="2021-05-17T11:11:00Z">
                  <w:rPr/>
                </w:rPrChange>
              </w:rPr>
              <w:t>-6.31</w:t>
            </w:r>
          </w:p>
        </w:tc>
        <w:tc>
          <w:tcPr>
            <w:tcW w:w="0" w:type="auto"/>
          </w:tcPr>
          <w:p w14:paraId="4D57DC07" w14:textId="77777777" w:rsidR="00DE1FF7" w:rsidRPr="00414C19" w:rsidRDefault="00F5325D">
            <w:pPr>
              <w:pStyle w:val="Compact"/>
              <w:jc w:val="right"/>
              <w:rPr>
                <w:lang w:val="en-GB"/>
                <w:rPrChange w:id="3056" w:author="Nils Hailer" w:date="2021-05-17T11:11:00Z">
                  <w:rPr/>
                </w:rPrChange>
              </w:rPr>
            </w:pPr>
            <w:r w:rsidRPr="00414C19">
              <w:rPr>
                <w:lang w:val="en-GB"/>
                <w:rPrChange w:id="3057" w:author="Nils Hailer" w:date="2021-05-17T11:11:00Z">
                  <w:rPr/>
                </w:rPrChange>
              </w:rPr>
              <w:t>-6.26</w:t>
            </w:r>
          </w:p>
        </w:tc>
        <w:tc>
          <w:tcPr>
            <w:tcW w:w="0" w:type="auto"/>
          </w:tcPr>
          <w:p w14:paraId="3EA0E7D0" w14:textId="77777777" w:rsidR="00DE1FF7" w:rsidRPr="00414C19" w:rsidRDefault="00DE1FF7">
            <w:pPr>
              <w:rPr>
                <w:lang w:val="en-GB"/>
                <w:rPrChange w:id="3058" w:author="Nils Hailer" w:date="2021-05-17T11:11:00Z">
                  <w:rPr/>
                </w:rPrChange>
              </w:rPr>
            </w:pPr>
          </w:p>
        </w:tc>
      </w:tr>
      <w:tr w:rsidR="00DE1FF7" w:rsidRPr="00414C19" w14:paraId="5C90DD73" w14:textId="77777777">
        <w:tc>
          <w:tcPr>
            <w:tcW w:w="0" w:type="auto"/>
          </w:tcPr>
          <w:p w14:paraId="5134628C" w14:textId="77777777" w:rsidR="00DE1FF7" w:rsidRPr="00414C19" w:rsidRDefault="00F5325D">
            <w:pPr>
              <w:pStyle w:val="Compact"/>
              <w:rPr>
                <w:lang w:val="en-GB"/>
                <w:rPrChange w:id="3059" w:author="Nils Hailer" w:date="2021-05-17T11:11:00Z">
                  <w:rPr/>
                </w:rPrChange>
              </w:rPr>
            </w:pPr>
            <w:r w:rsidRPr="00414C19">
              <w:rPr>
                <w:lang w:val="en-GB"/>
                <w:rPrChange w:id="3060" w:author="Nils Hailer" w:date="2021-05-17T11:11:00Z">
                  <w:rPr/>
                </w:rPrChange>
              </w:rPr>
              <w:t>Age</w:t>
            </w:r>
          </w:p>
        </w:tc>
        <w:tc>
          <w:tcPr>
            <w:tcW w:w="0" w:type="auto"/>
          </w:tcPr>
          <w:p w14:paraId="61B58181" w14:textId="77777777" w:rsidR="00DE1FF7" w:rsidRPr="00414C19" w:rsidRDefault="00DE1FF7">
            <w:pPr>
              <w:rPr>
                <w:lang w:val="en-GB"/>
                <w:rPrChange w:id="3061" w:author="Nils Hailer" w:date="2021-05-17T11:11:00Z">
                  <w:rPr/>
                </w:rPrChange>
              </w:rPr>
            </w:pPr>
          </w:p>
        </w:tc>
        <w:tc>
          <w:tcPr>
            <w:tcW w:w="0" w:type="auto"/>
          </w:tcPr>
          <w:p w14:paraId="0B361A3E" w14:textId="77777777" w:rsidR="00DE1FF7" w:rsidRPr="00414C19" w:rsidRDefault="00F5325D">
            <w:pPr>
              <w:pStyle w:val="Compact"/>
              <w:jc w:val="right"/>
              <w:rPr>
                <w:lang w:val="en-GB"/>
                <w:rPrChange w:id="3062" w:author="Nils Hailer" w:date="2021-05-17T11:11:00Z">
                  <w:rPr/>
                </w:rPrChange>
              </w:rPr>
            </w:pPr>
            <w:r w:rsidRPr="00414C19">
              <w:rPr>
                <w:lang w:val="en-GB"/>
                <w:rPrChange w:id="3063" w:author="Nils Hailer" w:date="2021-05-17T11:11:00Z">
                  <w:rPr/>
                </w:rPrChange>
              </w:rPr>
              <w:t>0.02</w:t>
            </w:r>
          </w:p>
        </w:tc>
        <w:tc>
          <w:tcPr>
            <w:tcW w:w="0" w:type="auto"/>
          </w:tcPr>
          <w:p w14:paraId="359970F9" w14:textId="77777777" w:rsidR="00DE1FF7" w:rsidRPr="00414C19" w:rsidRDefault="00F5325D">
            <w:pPr>
              <w:pStyle w:val="Compact"/>
              <w:jc w:val="right"/>
              <w:rPr>
                <w:lang w:val="en-GB"/>
                <w:rPrChange w:id="3064" w:author="Nils Hailer" w:date="2021-05-17T11:11:00Z">
                  <w:rPr/>
                </w:rPrChange>
              </w:rPr>
            </w:pPr>
            <w:r w:rsidRPr="00414C19">
              <w:rPr>
                <w:lang w:val="en-GB"/>
                <w:rPrChange w:id="3065" w:author="Nils Hailer" w:date="2021-05-17T11:11:00Z">
                  <w:rPr/>
                </w:rPrChange>
              </w:rPr>
              <w:t>0.02</w:t>
            </w:r>
          </w:p>
        </w:tc>
        <w:tc>
          <w:tcPr>
            <w:tcW w:w="0" w:type="auto"/>
          </w:tcPr>
          <w:p w14:paraId="5A8FDFFD" w14:textId="77777777" w:rsidR="00DE1FF7" w:rsidRPr="00414C19" w:rsidRDefault="00F5325D">
            <w:pPr>
              <w:pStyle w:val="Compact"/>
              <w:rPr>
                <w:lang w:val="en-GB"/>
                <w:rPrChange w:id="3066" w:author="Nils Hailer" w:date="2021-05-17T11:11:00Z">
                  <w:rPr/>
                </w:rPrChange>
              </w:rPr>
            </w:pPr>
            <w:r w:rsidRPr="00414C19">
              <w:rPr>
                <w:lang w:val="en-GB"/>
                <w:rPrChange w:id="3067" w:author="Nils Hailer" w:date="2021-05-17T11:11:00Z">
                  <w:rPr/>
                </w:rPrChange>
              </w:rPr>
              <w:t>(0.01, 0.03)</w:t>
            </w:r>
          </w:p>
        </w:tc>
      </w:tr>
      <w:tr w:rsidR="00DE1FF7" w:rsidRPr="00414C19" w14:paraId="350B2990" w14:textId="77777777">
        <w:tc>
          <w:tcPr>
            <w:tcW w:w="0" w:type="auto"/>
          </w:tcPr>
          <w:p w14:paraId="3C8C7E3D" w14:textId="77777777" w:rsidR="00DE1FF7" w:rsidRPr="00414C19" w:rsidRDefault="00F5325D">
            <w:pPr>
              <w:pStyle w:val="Compact"/>
              <w:rPr>
                <w:lang w:val="en-GB"/>
                <w:rPrChange w:id="3068" w:author="Nils Hailer" w:date="2021-05-17T11:11:00Z">
                  <w:rPr/>
                </w:rPrChange>
              </w:rPr>
            </w:pPr>
            <w:r w:rsidRPr="00414C19">
              <w:rPr>
                <w:lang w:val="en-GB"/>
                <w:rPrChange w:id="3069" w:author="Nils Hailer" w:date="2021-05-17T11:11:00Z">
                  <w:rPr/>
                </w:rPrChange>
              </w:rPr>
              <w:t>Arrhythmia</w:t>
            </w:r>
          </w:p>
        </w:tc>
        <w:tc>
          <w:tcPr>
            <w:tcW w:w="0" w:type="auto"/>
          </w:tcPr>
          <w:p w14:paraId="74D3AE7E" w14:textId="77777777" w:rsidR="00DE1FF7" w:rsidRPr="00414C19" w:rsidRDefault="00DE1FF7">
            <w:pPr>
              <w:rPr>
                <w:lang w:val="en-GB"/>
                <w:rPrChange w:id="3070" w:author="Nils Hailer" w:date="2021-05-17T11:11:00Z">
                  <w:rPr/>
                </w:rPrChange>
              </w:rPr>
            </w:pPr>
          </w:p>
        </w:tc>
        <w:tc>
          <w:tcPr>
            <w:tcW w:w="0" w:type="auto"/>
          </w:tcPr>
          <w:p w14:paraId="77DA0AC9" w14:textId="77777777" w:rsidR="00DE1FF7" w:rsidRPr="00414C19" w:rsidRDefault="00F5325D">
            <w:pPr>
              <w:pStyle w:val="Compact"/>
              <w:jc w:val="right"/>
              <w:rPr>
                <w:lang w:val="en-GB"/>
                <w:rPrChange w:id="3071" w:author="Nils Hailer" w:date="2021-05-17T11:11:00Z">
                  <w:rPr/>
                </w:rPrChange>
              </w:rPr>
            </w:pPr>
            <w:r w:rsidRPr="00414C19">
              <w:rPr>
                <w:lang w:val="en-GB"/>
                <w:rPrChange w:id="3072" w:author="Nils Hailer" w:date="2021-05-17T11:11:00Z">
                  <w:rPr/>
                </w:rPrChange>
              </w:rPr>
              <w:t>0.27</w:t>
            </w:r>
          </w:p>
        </w:tc>
        <w:tc>
          <w:tcPr>
            <w:tcW w:w="0" w:type="auto"/>
          </w:tcPr>
          <w:p w14:paraId="02DCBA55" w14:textId="77777777" w:rsidR="00DE1FF7" w:rsidRPr="00414C19" w:rsidRDefault="00F5325D">
            <w:pPr>
              <w:pStyle w:val="Compact"/>
              <w:jc w:val="right"/>
              <w:rPr>
                <w:lang w:val="en-GB"/>
                <w:rPrChange w:id="3073" w:author="Nils Hailer" w:date="2021-05-17T11:11:00Z">
                  <w:rPr/>
                </w:rPrChange>
              </w:rPr>
            </w:pPr>
            <w:r w:rsidRPr="00414C19">
              <w:rPr>
                <w:lang w:val="en-GB"/>
                <w:rPrChange w:id="3074" w:author="Nils Hailer" w:date="2021-05-17T11:11:00Z">
                  <w:rPr/>
                </w:rPrChange>
              </w:rPr>
              <w:t>0.14</w:t>
            </w:r>
          </w:p>
        </w:tc>
        <w:tc>
          <w:tcPr>
            <w:tcW w:w="0" w:type="auto"/>
          </w:tcPr>
          <w:p w14:paraId="68E50559" w14:textId="77777777" w:rsidR="00DE1FF7" w:rsidRPr="00414C19" w:rsidRDefault="00F5325D">
            <w:pPr>
              <w:pStyle w:val="Compact"/>
              <w:rPr>
                <w:lang w:val="en-GB"/>
                <w:rPrChange w:id="3075" w:author="Nils Hailer" w:date="2021-05-17T11:11:00Z">
                  <w:rPr/>
                </w:rPrChange>
              </w:rPr>
            </w:pPr>
            <w:r w:rsidRPr="00414C19">
              <w:rPr>
                <w:lang w:val="en-GB"/>
                <w:rPrChange w:id="3076" w:author="Nils Hailer" w:date="2021-05-17T11:11:00Z">
                  <w:rPr/>
                </w:rPrChange>
              </w:rPr>
              <w:t>(-0.04, 0.52)</w:t>
            </w:r>
          </w:p>
        </w:tc>
      </w:tr>
      <w:tr w:rsidR="00DE1FF7" w:rsidRPr="00414C19" w14:paraId="6E08B512" w14:textId="77777777">
        <w:tc>
          <w:tcPr>
            <w:tcW w:w="0" w:type="auto"/>
          </w:tcPr>
          <w:p w14:paraId="084637F5" w14:textId="77777777" w:rsidR="00DE1FF7" w:rsidRPr="00414C19" w:rsidRDefault="00F5325D">
            <w:pPr>
              <w:pStyle w:val="Compact"/>
              <w:rPr>
                <w:lang w:val="en-GB"/>
                <w:rPrChange w:id="3077" w:author="Nils Hailer" w:date="2021-05-17T11:11:00Z">
                  <w:rPr/>
                </w:rPrChange>
              </w:rPr>
            </w:pPr>
            <w:r w:rsidRPr="00414C19">
              <w:rPr>
                <w:lang w:val="en-GB"/>
                <w:rPrChange w:id="3078" w:author="Nils Hailer" w:date="2021-05-17T11:11:00Z">
                  <w:rPr/>
                </w:rPrChange>
              </w:rPr>
              <w:t>ASA class</w:t>
            </w:r>
          </w:p>
        </w:tc>
        <w:tc>
          <w:tcPr>
            <w:tcW w:w="0" w:type="auto"/>
          </w:tcPr>
          <w:p w14:paraId="08DD5FCA" w14:textId="77777777" w:rsidR="00DE1FF7" w:rsidRPr="00414C19" w:rsidRDefault="00F5325D">
            <w:pPr>
              <w:pStyle w:val="Compact"/>
              <w:rPr>
                <w:lang w:val="en-GB"/>
                <w:rPrChange w:id="3079" w:author="Nils Hailer" w:date="2021-05-17T11:11:00Z">
                  <w:rPr/>
                </w:rPrChange>
              </w:rPr>
            </w:pPr>
            <w:r w:rsidRPr="00414C19">
              <w:rPr>
                <w:lang w:val="en-GB"/>
                <w:rPrChange w:id="3080" w:author="Nils Hailer" w:date="2021-05-17T11:11:00Z">
                  <w:rPr/>
                </w:rPrChange>
              </w:rPr>
              <w:t>I</w:t>
            </w:r>
          </w:p>
        </w:tc>
        <w:tc>
          <w:tcPr>
            <w:tcW w:w="0" w:type="auto"/>
          </w:tcPr>
          <w:p w14:paraId="2FB07B2F" w14:textId="77777777" w:rsidR="00DE1FF7" w:rsidRPr="00414C19" w:rsidRDefault="00F5325D">
            <w:pPr>
              <w:pStyle w:val="Compact"/>
              <w:jc w:val="right"/>
              <w:rPr>
                <w:lang w:val="en-GB"/>
                <w:rPrChange w:id="3081" w:author="Nils Hailer" w:date="2021-05-17T11:11:00Z">
                  <w:rPr/>
                </w:rPrChange>
              </w:rPr>
            </w:pPr>
            <w:r w:rsidRPr="00414C19">
              <w:rPr>
                <w:lang w:val="en-GB"/>
                <w:rPrChange w:id="3082" w:author="Nils Hailer" w:date="2021-05-17T11:11:00Z">
                  <w:rPr/>
                </w:rPrChange>
              </w:rPr>
              <w:t>0.00</w:t>
            </w:r>
          </w:p>
        </w:tc>
        <w:tc>
          <w:tcPr>
            <w:tcW w:w="0" w:type="auto"/>
          </w:tcPr>
          <w:p w14:paraId="207299C3" w14:textId="77777777" w:rsidR="00DE1FF7" w:rsidRPr="00414C19" w:rsidRDefault="00F5325D">
            <w:pPr>
              <w:pStyle w:val="Compact"/>
              <w:jc w:val="right"/>
              <w:rPr>
                <w:lang w:val="en-GB"/>
                <w:rPrChange w:id="3083" w:author="Nils Hailer" w:date="2021-05-17T11:11:00Z">
                  <w:rPr/>
                </w:rPrChange>
              </w:rPr>
            </w:pPr>
            <w:r w:rsidRPr="00414C19">
              <w:rPr>
                <w:lang w:val="en-GB"/>
                <w:rPrChange w:id="3084" w:author="Nils Hailer" w:date="2021-05-17T11:11:00Z">
                  <w:rPr/>
                </w:rPrChange>
              </w:rPr>
              <w:t>0.00</w:t>
            </w:r>
          </w:p>
        </w:tc>
        <w:tc>
          <w:tcPr>
            <w:tcW w:w="0" w:type="auto"/>
          </w:tcPr>
          <w:p w14:paraId="67817F97" w14:textId="77777777" w:rsidR="00DE1FF7" w:rsidRPr="00414C19" w:rsidRDefault="00DE1FF7">
            <w:pPr>
              <w:rPr>
                <w:lang w:val="en-GB"/>
                <w:rPrChange w:id="3085" w:author="Nils Hailer" w:date="2021-05-17T11:11:00Z">
                  <w:rPr/>
                </w:rPrChange>
              </w:rPr>
            </w:pPr>
          </w:p>
        </w:tc>
      </w:tr>
      <w:tr w:rsidR="00DE1FF7" w:rsidRPr="00414C19" w14:paraId="3ED0ED8F" w14:textId="77777777">
        <w:tc>
          <w:tcPr>
            <w:tcW w:w="0" w:type="auto"/>
          </w:tcPr>
          <w:p w14:paraId="5F175EFC" w14:textId="77777777" w:rsidR="00DE1FF7" w:rsidRPr="00414C19" w:rsidRDefault="00DE1FF7">
            <w:pPr>
              <w:rPr>
                <w:lang w:val="en-GB"/>
                <w:rPrChange w:id="3086" w:author="Nils Hailer" w:date="2021-05-17T11:11:00Z">
                  <w:rPr/>
                </w:rPrChange>
              </w:rPr>
            </w:pPr>
          </w:p>
        </w:tc>
        <w:tc>
          <w:tcPr>
            <w:tcW w:w="0" w:type="auto"/>
          </w:tcPr>
          <w:p w14:paraId="1EA3D5AC" w14:textId="77777777" w:rsidR="00DE1FF7" w:rsidRPr="00414C19" w:rsidRDefault="00F5325D">
            <w:pPr>
              <w:pStyle w:val="Compact"/>
              <w:rPr>
                <w:lang w:val="en-GB"/>
                <w:rPrChange w:id="3087" w:author="Nils Hailer" w:date="2021-05-17T11:11:00Z">
                  <w:rPr/>
                </w:rPrChange>
              </w:rPr>
            </w:pPr>
            <w:r w:rsidRPr="00414C19">
              <w:rPr>
                <w:lang w:val="en-GB"/>
                <w:rPrChange w:id="3088" w:author="Nils Hailer" w:date="2021-05-17T11:11:00Z">
                  <w:rPr/>
                </w:rPrChange>
              </w:rPr>
              <w:t>II</w:t>
            </w:r>
          </w:p>
        </w:tc>
        <w:tc>
          <w:tcPr>
            <w:tcW w:w="0" w:type="auto"/>
          </w:tcPr>
          <w:p w14:paraId="0E48DF16" w14:textId="77777777" w:rsidR="00DE1FF7" w:rsidRPr="00414C19" w:rsidRDefault="00F5325D">
            <w:pPr>
              <w:pStyle w:val="Compact"/>
              <w:jc w:val="right"/>
              <w:rPr>
                <w:lang w:val="en-GB"/>
                <w:rPrChange w:id="3089" w:author="Nils Hailer" w:date="2021-05-17T11:11:00Z">
                  <w:rPr/>
                </w:rPrChange>
              </w:rPr>
            </w:pPr>
            <w:r w:rsidRPr="00414C19">
              <w:rPr>
                <w:lang w:val="en-GB"/>
                <w:rPrChange w:id="3090" w:author="Nils Hailer" w:date="2021-05-17T11:11:00Z">
                  <w:rPr/>
                </w:rPrChange>
              </w:rPr>
              <w:t>0.18</w:t>
            </w:r>
          </w:p>
        </w:tc>
        <w:tc>
          <w:tcPr>
            <w:tcW w:w="0" w:type="auto"/>
          </w:tcPr>
          <w:p w14:paraId="1CA2F9EE" w14:textId="77777777" w:rsidR="00DE1FF7" w:rsidRPr="00414C19" w:rsidRDefault="00F5325D">
            <w:pPr>
              <w:pStyle w:val="Compact"/>
              <w:jc w:val="right"/>
              <w:rPr>
                <w:lang w:val="en-GB"/>
                <w:rPrChange w:id="3091" w:author="Nils Hailer" w:date="2021-05-17T11:11:00Z">
                  <w:rPr/>
                </w:rPrChange>
              </w:rPr>
            </w:pPr>
            <w:r w:rsidRPr="00414C19">
              <w:rPr>
                <w:lang w:val="en-GB"/>
                <w:rPrChange w:id="3092" w:author="Nils Hailer" w:date="2021-05-17T11:11:00Z">
                  <w:rPr/>
                </w:rPrChange>
              </w:rPr>
              <w:t>0.38</w:t>
            </w:r>
          </w:p>
        </w:tc>
        <w:tc>
          <w:tcPr>
            <w:tcW w:w="0" w:type="auto"/>
          </w:tcPr>
          <w:p w14:paraId="335AD603" w14:textId="77777777" w:rsidR="00DE1FF7" w:rsidRPr="00414C19" w:rsidRDefault="00F5325D">
            <w:pPr>
              <w:pStyle w:val="Compact"/>
              <w:rPr>
                <w:lang w:val="en-GB"/>
                <w:rPrChange w:id="3093" w:author="Nils Hailer" w:date="2021-05-17T11:11:00Z">
                  <w:rPr/>
                </w:rPrChange>
              </w:rPr>
            </w:pPr>
            <w:r w:rsidRPr="00414C19">
              <w:rPr>
                <w:lang w:val="en-GB"/>
                <w:rPrChange w:id="3094" w:author="Nils Hailer" w:date="2021-05-17T11:11:00Z">
                  <w:rPr/>
                </w:rPrChange>
              </w:rPr>
              <w:t>(-0.06, 0.45)</w:t>
            </w:r>
          </w:p>
        </w:tc>
      </w:tr>
      <w:tr w:rsidR="00DE1FF7" w:rsidRPr="00414C19" w14:paraId="7693D6E7" w14:textId="77777777">
        <w:tc>
          <w:tcPr>
            <w:tcW w:w="0" w:type="auto"/>
          </w:tcPr>
          <w:p w14:paraId="703650D3" w14:textId="77777777" w:rsidR="00DE1FF7" w:rsidRPr="00414C19" w:rsidRDefault="00DE1FF7">
            <w:pPr>
              <w:rPr>
                <w:lang w:val="en-GB"/>
                <w:rPrChange w:id="3095" w:author="Nils Hailer" w:date="2021-05-17T11:11:00Z">
                  <w:rPr/>
                </w:rPrChange>
              </w:rPr>
            </w:pPr>
          </w:p>
        </w:tc>
        <w:tc>
          <w:tcPr>
            <w:tcW w:w="0" w:type="auto"/>
          </w:tcPr>
          <w:p w14:paraId="6EC7B299" w14:textId="77777777" w:rsidR="00DE1FF7" w:rsidRPr="00414C19" w:rsidRDefault="00F5325D">
            <w:pPr>
              <w:pStyle w:val="Compact"/>
              <w:rPr>
                <w:lang w:val="en-GB"/>
                <w:rPrChange w:id="3096" w:author="Nils Hailer" w:date="2021-05-17T11:11:00Z">
                  <w:rPr/>
                </w:rPrChange>
              </w:rPr>
            </w:pPr>
            <w:r w:rsidRPr="00414C19">
              <w:rPr>
                <w:lang w:val="en-GB"/>
                <w:rPrChange w:id="3097" w:author="Nils Hailer" w:date="2021-05-17T11:11:00Z">
                  <w:rPr/>
                </w:rPrChange>
              </w:rPr>
              <w:t>III</w:t>
            </w:r>
          </w:p>
        </w:tc>
        <w:tc>
          <w:tcPr>
            <w:tcW w:w="0" w:type="auto"/>
          </w:tcPr>
          <w:p w14:paraId="7E1B92D6" w14:textId="77777777" w:rsidR="00DE1FF7" w:rsidRPr="00414C19" w:rsidRDefault="00F5325D">
            <w:pPr>
              <w:pStyle w:val="Compact"/>
              <w:jc w:val="right"/>
              <w:rPr>
                <w:lang w:val="en-GB"/>
                <w:rPrChange w:id="3098" w:author="Nils Hailer" w:date="2021-05-17T11:11:00Z">
                  <w:rPr/>
                </w:rPrChange>
              </w:rPr>
            </w:pPr>
            <w:r w:rsidRPr="00414C19">
              <w:rPr>
                <w:lang w:val="en-GB"/>
                <w:rPrChange w:id="3099" w:author="Nils Hailer" w:date="2021-05-17T11:11:00Z">
                  <w:rPr/>
                </w:rPrChange>
              </w:rPr>
              <w:t>0.44</w:t>
            </w:r>
          </w:p>
        </w:tc>
        <w:tc>
          <w:tcPr>
            <w:tcW w:w="0" w:type="auto"/>
          </w:tcPr>
          <w:p w14:paraId="02DD144E" w14:textId="77777777" w:rsidR="00DE1FF7" w:rsidRPr="00414C19" w:rsidRDefault="00F5325D">
            <w:pPr>
              <w:pStyle w:val="Compact"/>
              <w:jc w:val="right"/>
              <w:rPr>
                <w:lang w:val="en-GB"/>
                <w:rPrChange w:id="3100" w:author="Nils Hailer" w:date="2021-05-17T11:11:00Z">
                  <w:rPr/>
                </w:rPrChange>
              </w:rPr>
            </w:pPr>
            <w:r w:rsidRPr="00414C19">
              <w:rPr>
                <w:lang w:val="en-GB"/>
                <w:rPrChange w:id="3101" w:author="Nils Hailer" w:date="2021-05-17T11:11:00Z">
                  <w:rPr/>
                </w:rPrChange>
              </w:rPr>
              <w:t>0.51</w:t>
            </w:r>
          </w:p>
        </w:tc>
        <w:tc>
          <w:tcPr>
            <w:tcW w:w="0" w:type="auto"/>
          </w:tcPr>
          <w:p w14:paraId="7660B1D9" w14:textId="77777777" w:rsidR="00DE1FF7" w:rsidRPr="00414C19" w:rsidRDefault="00F5325D">
            <w:pPr>
              <w:pStyle w:val="Compact"/>
              <w:rPr>
                <w:lang w:val="en-GB"/>
                <w:rPrChange w:id="3102" w:author="Nils Hailer" w:date="2021-05-17T11:11:00Z">
                  <w:rPr/>
                </w:rPrChange>
              </w:rPr>
            </w:pPr>
            <w:r w:rsidRPr="00414C19">
              <w:rPr>
                <w:lang w:val="en-GB"/>
                <w:rPrChange w:id="3103" w:author="Nils Hailer" w:date="2021-05-17T11:11:00Z">
                  <w:rPr/>
                </w:rPrChange>
              </w:rPr>
              <w:t>(0.12, 0.76)</w:t>
            </w:r>
          </w:p>
        </w:tc>
      </w:tr>
      <w:tr w:rsidR="00DE1FF7" w:rsidRPr="00414C19" w14:paraId="6411CF7F" w14:textId="77777777">
        <w:tc>
          <w:tcPr>
            <w:tcW w:w="0" w:type="auto"/>
          </w:tcPr>
          <w:p w14:paraId="20A8639E" w14:textId="77777777" w:rsidR="00DE1FF7" w:rsidRPr="00414C19" w:rsidRDefault="00F5325D">
            <w:pPr>
              <w:pStyle w:val="Compact"/>
              <w:rPr>
                <w:lang w:val="en-GB"/>
                <w:rPrChange w:id="3104" w:author="Nils Hailer" w:date="2021-05-17T11:11:00Z">
                  <w:rPr/>
                </w:rPrChange>
              </w:rPr>
            </w:pPr>
            <w:r w:rsidRPr="00414C19">
              <w:rPr>
                <w:lang w:val="en-GB"/>
                <w:rPrChange w:id="3105" w:author="Nils Hailer" w:date="2021-05-17T11:11:00Z">
                  <w:rPr/>
                </w:rPrChange>
              </w:rPr>
              <w:lastRenderedPageBreak/>
              <w:t>BMI</w:t>
            </w:r>
          </w:p>
        </w:tc>
        <w:tc>
          <w:tcPr>
            <w:tcW w:w="0" w:type="auto"/>
          </w:tcPr>
          <w:p w14:paraId="77025613" w14:textId="77777777" w:rsidR="00DE1FF7" w:rsidRPr="00414C19" w:rsidRDefault="00F5325D">
            <w:pPr>
              <w:pStyle w:val="Compact"/>
              <w:rPr>
                <w:lang w:val="en-GB"/>
                <w:rPrChange w:id="3106" w:author="Nils Hailer" w:date="2021-05-17T11:11:00Z">
                  <w:rPr/>
                </w:rPrChange>
              </w:rPr>
            </w:pPr>
            <w:r w:rsidRPr="00414C19">
              <w:rPr>
                <w:lang w:val="en-GB"/>
                <w:rPrChange w:id="3107" w:author="Nils Hailer" w:date="2021-05-17T11:11:00Z">
                  <w:rPr/>
                </w:rPrChange>
              </w:rPr>
              <w:t>under/normal weight</w:t>
            </w:r>
          </w:p>
        </w:tc>
        <w:tc>
          <w:tcPr>
            <w:tcW w:w="0" w:type="auto"/>
          </w:tcPr>
          <w:p w14:paraId="2FAD0127" w14:textId="77777777" w:rsidR="00DE1FF7" w:rsidRPr="00414C19" w:rsidRDefault="00F5325D">
            <w:pPr>
              <w:pStyle w:val="Compact"/>
              <w:jc w:val="right"/>
              <w:rPr>
                <w:lang w:val="en-GB"/>
                <w:rPrChange w:id="3108" w:author="Nils Hailer" w:date="2021-05-17T11:11:00Z">
                  <w:rPr/>
                </w:rPrChange>
              </w:rPr>
            </w:pPr>
            <w:r w:rsidRPr="00414C19">
              <w:rPr>
                <w:lang w:val="en-GB"/>
                <w:rPrChange w:id="3109" w:author="Nils Hailer" w:date="2021-05-17T11:11:00Z">
                  <w:rPr/>
                </w:rPrChange>
              </w:rPr>
              <w:t>0.00</w:t>
            </w:r>
          </w:p>
        </w:tc>
        <w:tc>
          <w:tcPr>
            <w:tcW w:w="0" w:type="auto"/>
          </w:tcPr>
          <w:p w14:paraId="1B11FE86" w14:textId="77777777" w:rsidR="00DE1FF7" w:rsidRPr="00414C19" w:rsidRDefault="00F5325D">
            <w:pPr>
              <w:pStyle w:val="Compact"/>
              <w:jc w:val="right"/>
              <w:rPr>
                <w:lang w:val="en-GB"/>
                <w:rPrChange w:id="3110" w:author="Nils Hailer" w:date="2021-05-17T11:11:00Z">
                  <w:rPr/>
                </w:rPrChange>
              </w:rPr>
            </w:pPr>
            <w:r w:rsidRPr="00414C19">
              <w:rPr>
                <w:lang w:val="en-GB"/>
                <w:rPrChange w:id="3111" w:author="Nils Hailer" w:date="2021-05-17T11:11:00Z">
                  <w:rPr/>
                </w:rPrChange>
              </w:rPr>
              <w:t>0.00</w:t>
            </w:r>
          </w:p>
        </w:tc>
        <w:tc>
          <w:tcPr>
            <w:tcW w:w="0" w:type="auto"/>
          </w:tcPr>
          <w:p w14:paraId="1C5E2DDA" w14:textId="77777777" w:rsidR="00DE1FF7" w:rsidRPr="00414C19" w:rsidRDefault="00DE1FF7">
            <w:pPr>
              <w:rPr>
                <w:lang w:val="en-GB"/>
                <w:rPrChange w:id="3112" w:author="Nils Hailer" w:date="2021-05-17T11:11:00Z">
                  <w:rPr/>
                </w:rPrChange>
              </w:rPr>
            </w:pPr>
          </w:p>
        </w:tc>
      </w:tr>
      <w:tr w:rsidR="00DE1FF7" w:rsidRPr="00414C19" w14:paraId="36EC6929" w14:textId="77777777">
        <w:tc>
          <w:tcPr>
            <w:tcW w:w="0" w:type="auto"/>
          </w:tcPr>
          <w:p w14:paraId="1A522A09" w14:textId="77777777" w:rsidR="00DE1FF7" w:rsidRPr="00414C19" w:rsidRDefault="00DE1FF7">
            <w:pPr>
              <w:rPr>
                <w:lang w:val="en-GB"/>
                <w:rPrChange w:id="3113" w:author="Nils Hailer" w:date="2021-05-17T11:11:00Z">
                  <w:rPr/>
                </w:rPrChange>
              </w:rPr>
            </w:pPr>
          </w:p>
        </w:tc>
        <w:tc>
          <w:tcPr>
            <w:tcW w:w="0" w:type="auto"/>
          </w:tcPr>
          <w:p w14:paraId="5D234826" w14:textId="77777777" w:rsidR="00DE1FF7" w:rsidRPr="00414C19" w:rsidRDefault="00F5325D">
            <w:pPr>
              <w:pStyle w:val="Compact"/>
              <w:rPr>
                <w:lang w:val="en-GB"/>
                <w:rPrChange w:id="3114" w:author="Nils Hailer" w:date="2021-05-17T11:11:00Z">
                  <w:rPr/>
                </w:rPrChange>
              </w:rPr>
            </w:pPr>
            <w:r w:rsidRPr="00414C19">
              <w:rPr>
                <w:lang w:val="en-GB"/>
                <w:rPrChange w:id="3115" w:author="Nils Hailer" w:date="2021-05-17T11:11:00Z">
                  <w:rPr/>
                </w:rPrChange>
              </w:rPr>
              <w:t>overweight</w:t>
            </w:r>
          </w:p>
        </w:tc>
        <w:tc>
          <w:tcPr>
            <w:tcW w:w="0" w:type="auto"/>
          </w:tcPr>
          <w:p w14:paraId="2D93D271" w14:textId="77777777" w:rsidR="00DE1FF7" w:rsidRPr="00414C19" w:rsidRDefault="00F5325D">
            <w:pPr>
              <w:pStyle w:val="Compact"/>
              <w:jc w:val="right"/>
              <w:rPr>
                <w:lang w:val="en-GB"/>
                <w:rPrChange w:id="3116" w:author="Nils Hailer" w:date="2021-05-17T11:11:00Z">
                  <w:rPr/>
                </w:rPrChange>
              </w:rPr>
            </w:pPr>
            <w:r w:rsidRPr="00414C19">
              <w:rPr>
                <w:lang w:val="en-GB"/>
                <w:rPrChange w:id="3117" w:author="Nils Hailer" w:date="2021-05-17T11:11:00Z">
                  <w:rPr/>
                </w:rPrChange>
              </w:rPr>
              <w:t>0.39</w:t>
            </w:r>
          </w:p>
        </w:tc>
        <w:tc>
          <w:tcPr>
            <w:tcW w:w="0" w:type="auto"/>
          </w:tcPr>
          <w:p w14:paraId="1AFCFD77" w14:textId="77777777" w:rsidR="00DE1FF7" w:rsidRPr="00414C19" w:rsidRDefault="00F5325D">
            <w:pPr>
              <w:pStyle w:val="Compact"/>
              <w:jc w:val="right"/>
              <w:rPr>
                <w:lang w:val="en-GB"/>
                <w:rPrChange w:id="3118" w:author="Nils Hailer" w:date="2021-05-17T11:11:00Z">
                  <w:rPr/>
                </w:rPrChange>
              </w:rPr>
            </w:pPr>
            <w:r w:rsidRPr="00414C19">
              <w:rPr>
                <w:lang w:val="en-GB"/>
                <w:rPrChange w:id="3119" w:author="Nils Hailer" w:date="2021-05-17T11:11:00Z">
                  <w:rPr/>
                </w:rPrChange>
              </w:rPr>
              <w:t>0.42</w:t>
            </w:r>
          </w:p>
        </w:tc>
        <w:tc>
          <w:tcPr>
            <w:tcW w:w="0" w:type="auto"/>
          </w:tcPr>
          <w:p w14:paraId="76946B7C" w14:textId="77777777" w:rsidR="00DE1FF7" w:rsidRPr="00414C19" w:rsidRDefault="00F5325D">
            <w:pPr>
              <w:pStyle w:val="Compact"/>
              <w:rPr>
                <w:lang w:val="en-GB"/>
                <w:rPrChange w:id="3120" w:author="Nils Hailer" w:date="2021-05-17T11:11:00Z">
                  <w:rPr/>
                </w:rPrChange>
              </w:rPr>
            </w:pPr>
            <w:r w:rsidRPr="00414C19">
              <w:rPr>
                <w:lang w:val="en-GB"/>
                <w:rPrChange w:id="3121" w:author="Nils Hailer" w:date="2021-05-17T11:11:00Z">
                  <w:rPr/>
                </w:rPrChange>
              </w:rPr>
              <w:t>(0.16, 0.62)</w:t>
            </w:r>
          </w:p>
        </w:tc>
      </w:tr>
      <w:tr w:rsidR="00DE1FF7" w:rsidRPr="00414C19" w14:paraId="2D058E9E" w14:textId="77777777">
        <w:tc>
          <w:tcPr>
            <w:tcW w:w="0" w:type="auto"/>
          </w:tcPr>
          <w:p w14:paraId="268B2024" w14:textId="77777777" w:rsidR="00DE1FF7" w:rsidRPr="00414C19" w:rsidRDefault="00DE1FF7">
            <w:pPr>
              <w:rPr>
                <w:lang w:val="en-GB"/>
                <w:rPrChange w:id="3122" w:author="Nils Hailer" w:date="2021-05-17T11:11:00Z">
                  <w:rPr/>
                </w:rPrChange>
              </w:rPr>
            </w:pPr>
          </w:p>
        </w:tc>
        <w:tc>
          <w:tcPr>
            <w:tcW w:w="0" w:type="auto"/>
          </w:tcPr>
          <w:p w14:paraId="425CBB2D" w14:textId="77777777" w:rsidR="00DE1FF7" w:rsidRPr="00414C19" w:rsidRDefault="00F5325D">
            <w:pPr>
              <w:pStyle w:val="Compact"/>
              <w:rPr>
                <w:lang w:val="en-GB"/>
                <w:rPrChange w:id="3123" w:author="Nils Hailer" w:date="2021-05-17T11:11:00Z">
                  <w:rPr/>
                </w:rPrChange>
              </w:rPr>
            </w:pPr>
            <w:r w:rsidRPr="00414C19">
              <w:rPr>
                <w:lang w:val="en-GB"/>
                <w:rPrChange w:id="3124" w:author="Nils Hailer" w:date="2021-05-17T11:11:00Z">
                  <w:rPr/>
                </w:rPrChange>
              </w:rPr>
              <w:t>class I obesity</w:t>
            </w:r>
          </w:p>
        </w:tc>
        <w:tc>
          <w:tcPr>
            <w:tcW w:w="0" w:type="auto"/>
          </w:tcPr>
          <w:p w14:paraId="7A858CBA" w14:textId="77777777" w:rsidR="00DE1FF7" w:rsidRPr="00414C19" w:rsidRDefault="00F5325D">
            <w:pPr>
              <w:pStyle w:val="Compact"/>
              <w:jc w:val="right"/>
              <w:rPr>
                <w:lang w:val="en-GB"/>
                <w:rPrChange w:id="3125" w:author="Nils Hailer" w:date="2021-05-17T11:11:00Z">
                  <w:rPr/>
                </w:rPrChange>
              </w:rPr>
            </w:pPr>
            <w:r w:rsidRPr="00414C19">
              <w:rPr>
                <w:lang w:val="en-GB"/>
                <w:rPrChange w:id="3126" w:author="Nils Hailer" w:date="2021-05-17T11:11:00Z">
                  <w:rPr/>
                </w:rPrChange>
              </w:rPr>
              <w:t>0.81</w:t>
            </w:r>
          </w:p>
        </w:tc>
        <w:tc>
          <w:tcPr>
            <w:tcW w:w="0" w:type="auto"/>
          </w:tcPr>
          <w:p w14:paraId="7074C489" w14:textId="77777777" w:rsidR="00DE1FF7" w:rsidRPr="00414C19" w:rsidRDefault="00F5325D">
            <w:pPr>
              <w:pStyle w:val="Compact"/>
              <w:jc w:val="right"/>
              <w:rPr>
                <w:lang w:val="en-GB"/>
                <w:rPrChange w:id="3127" w:author="Nils Hailer" w:date="2021-05-17T11:11:00Z">
                  <w:rPr/>
                </w:rPrChange>
              </w:rPr>
            </w:pPr>
            <w:r w:rsidRPr="00414C19">
              <w:rPr>
                <w:lang w:val="en-GB"/>
                <w:rPrChange w:id="3128" w:author="Nils Hailer" w:date="2021-05-17T11:11:00Z">
                  <w:rPr/>
                </w:rPrChange>
              </w:rPr>
              <w:t>0.69</w:t>
            </w:r>
          </w:p>
        </w:tc>
        <w:tc>
          <w:tcPr>
            <w:tcW w:w="0" w:type="auto"/>
          </w:tcPr>
          <w:p w14:paraId="4AA4BD78" w14:textId="77777777" w:rsidR="00DE1FF7" w:rsidRPr="00414C19" w:rsidRDefault="00F5325D">
            <w:pPr>
              <w:pStyle w:val="Compact"/>
              <w:rPr>
                <w:lang w:val="en-GB"/>
                <w:rPrChange w:id="3129" w:author="Nils Hailer" w:date="2021-05-17T11:11:00Z">
                  <w:rPr/>
                </w:rPrChange>
              </w:rPr>
            </w:pPr>
            <w:r w:rsidRPr="00414C19">
              <w:rPr>
                <w:lang w:val="en-GB"/>
                <w:rPrChange w:id="3130" w:author="Nils Hailer" w:date="2021-05-17T11:11:00Z">
                  <w:rPr/>
                </w:rPrChange>
              </w:rPr>
              <w:t>(0.56, 1.08)</w:t>
            </w:r>
          </w:p>
        </w:tc>
      </w:tr>
      <w:tr w:rsidR="00DE1FF7" w:rsidRPr="00414C19" w14:paraId="0543B274" w14:textId="77777777">
        <w:tc>
          <w:tcPr>
            <w:tcW w:w="0" w:type="auto"/>
          </w:tcPr>
          <w:p w14:paraId="493D1E10" w14:textId="77777777" w:rsidR="00DE1FF7" w:rsidRPr="00414C19" w:rsidRDefault="00DE1FF7">
            <w:pPr>
              <w:rPr>
                <w:lang w:val="en-GB"/>
                <w:rPrChange w:id="3131" w:author="Nils Hailer" w:date="2021-05-17T11:11:00Z">
                  <w:rPr/>
                </w:rPrChange>
              </w:rPr>
            </w:pPr>
          </w:p>
        </w:tc>
        <w:tc>
          <w:tcPr>
            <w:tcW w:w="0" w:type="auto"/>
          </w:tcPr>
          <w:p w14:paraId="48B71D69" w14:textId="77777777" w:rsidR="00DE1FF7" w:rsidRPr="00414C19" w:rsidRDefault="00F5325D">
            <w:pPr>
              <w:pStyle w:val="Compact"/>
              <w:rPr>
                <w:lang w:val="en-GB"/>
                <w:rPrChange w:id="3132" w:author="Nils Hailer" w:date="2021-05-17T11:11:00Z">
                  <w:rPr/>
                </w:rPrChange>
              </w:rPr>
            </w:pPr>
            <w:r w:rsidRPr="00414C19">
              <w:rPr>
                <w:lang w:val="en-GB"/>
                <w:rPrChange w:id="3133" w:author="Nils Hailer" w:date="2021-05-17T11:11:00Z">
                  <w:rPr/>
                </w:rPrChange>
              </w:rPr>
              <w:t>class II-III obesity</w:t>
            </w:r>
          </w:p>
        </w:tc>
        <w:tc>
          <w:tcPr>
            <w:tcW w:w="0" w:type="auto"/>
          </w:tcPr>
          <w:p w14:paraId="33F01791" w14:textId="77777777" w:rsidR="00DE1FF7" w:rsidRPr="00414C19" w:rsidRDefault="00F5325D">
            <w:pPr>
              <w:pStyle w:val="Compact"/>
              <w:jc w:val="right"/>
              <w:rPr>
                <w:lang w:val="en-GB"/>
                <w:rPrChange w:id="3134" w:author="Nils Hailer" w:date="2021-05-17T11:11:00Z">
                  <w:rPr/>
                </w:rPrChange>
              </w:rPr>
            </w:pPr>
            <w:r w:rsidRPr="00414C19">
              <w:rPr>
                <w:lang w:val="en-GB"/>
                <w:rPrChange w:id="3135" w:author="Nils Hailer" w:date="2021-05-17T11:11:00Z">
                  <w:rPr/>
                </w:rPrChange>
              </w:rPr>
              <w:t>1.40</w:t>
            </w:r>
          </w:p>
        </w:tc>
        <w:tc>
          <w:tcPr>
            <w:tcW w:w="0" w:type="auto"/>
          </w:tcPr>
          <w:p w14:paraId="1CC4E806" w14:textId="77777777" w:rsidR="00DE1FF7" w:rsidRPr="00414C19" w:rsidRDefault="00F5325D">
            <w:pPr>
              <w:pStyle w:val="Compact"/>
              <w:jc w:val="right"/>
              <w:rPr>
                <w:lang w:val="en-GB"/>
                <w:rPrChange w:id="3136" w:author="Nils Hailer" w:date="2021-05-17T11:11:00Z">
                  <w:rPr/>
                </w:rPrChange>
              </w:rPr>
            </w:pPr>
            <w:r w:rsidRPr="00414C19">
              <w:rPr>
                <w:lang w:val="en-GB"/>
                <w:rPrChange w:id="3137" w:author="Nils Hailer" w:date="2021-05-17T11:11:00Z">
                  <w:rPr/>
                </w:rPrChange>
              </w:rPr>
              <w:t>1.55</w:t>
            </w:r>
          </w:p>
        </w:tc>
        <w:tc>
          <w:tcPr>
            <w:tcW w:w="0" w:type="auto"/>
          </w:tcPr>
          <w:p w14:paraId="4905F98F" w14:textId="77777777" w:rsidR="00DE1FF7" w:rsidRPr="00414C19" w:rsidRDefault="00F5325D">
            <w:pPr>
              <w:pStyle w:val="Compact"/>
              <w:rPr>
                <w:lang w:val="en-GB"/>
                <w:rPrChange w:id="3138" w:author="Nils Hailer" w:date="2021-05-17T11:11:00Z">
                  <w:rPr/>
                </w:rPrChange>
              </w:rPr>
            </w:pPr>
            <w:r w:rsidRPr="00414C19">
              <w:rPr>
                <w:lang w:val="en-GB"/>
                <w:rPrChange w:id="3139" w:author="Nils Hailer" w:date="2021-05-17T11:11:00Z">
                  <w:rPr/>
                </w:rPrChange>
              </w:rPr>
              <w:t>(1.08, 1.70)</w:t>
            </w:r>
          </w:p>
        </w:tc>
      </w:tr>
      <w:tr w:rsidR="00DE1FF7" w:rsidRPr="00414C19" w14:paraId="6C9702A8" w14:textId="77777777">
        <w:tc>
          <w:tcPr>
            <w:tcW w:w="0" w:type="auto"/>
          </w:tcPr>
          <w:p w14:paraId="1121B4E8" w14:textId="77777777" w:rsidR="00DE1FF7" w:rsidRPr="00414C19" w:rsidRDefault="00F5325D">
            <w:pPr>
              <w:pStyle w:val="Compact"/>
              <w:rPr>
                <w:lang w:val="en-GB"/>
                <w:rPrChange w:id="3140" w:author="Nils Hailer" w:date="2021-05-17T11:11:00Z">
                  <w:rPr/>
                </w:rPrChange>
              </w:rPr>
            </w:pPr>
            <w:r w:rsidRPr="00414C19">
              <w:rPr>
                <w:lang w:val="en-GB"/>
                <w:rPrChange w:id="3141" w:author="Nils Hailer" w:date="2021-05-17T11:11:00Z">
                  <w:rPr/>
                </w:rPrChange>
              </w:rPr>
              <w:t>CNS disease</w:t>
            </w:r>
          </w:p>
        </w:tc>
        <w:tc>
          <w:tcPr>
            <w:tcW w:w="0" w:type="auto"/>
          </w:tcPr>
          <w:p w14:paraId="5525D490" w14:textId="77777777" w:rsidR="00DE1FF7" w:rsidRPr="00414C19" w:rsidRDefault="00DE1FF7">
            <w:pPr>
              <w:rPr>
                <w:lang w:val="en-GB"/>
                <w:rPrChange w:id="3142" w:author="Nils Hailer" w:date="2021-05-17T11:11:00Z">
                  <w:rPr/>
                </w:rPrChange>
              </w:rPr>
            </w:pPr>
          </w:p>
        </w:tc>
        <w:tc>
          <w:tcPr>
            <w:tcW w:w="0" w:type="auto"/>
          </w:tcPr>
          <w:p w14:paraId="27587F91" w14:textId="77777777" w:rsidR="00DE1FF7" w:rsidRPr="00414C19" w:rsidRDefault="00F5325D">
            <w:pPr>
              <w:pStyle w:val="Compact"/>
              <w:jc w:val="right"/>
              <w:rPr>
                <w:lang w:val="en-GB"/>
                <w:rPrChange w:id="3143" w:author="Nils Hailer" w:date="2021-05-17T11:11:00Z">
                  <w:rPr/>
                </w:rPrChange>
              </w:rPr>
            </w:pPr>
            <w:r w:rsidRPr="00414C19">
              <w:rPr>
                <w:lang w:val="en-GB"/>
                <w:rPrChange w:id="3144" w:author="Nils Hailer" w:date="2021-05-17T11:11:00Z">
                  <w:rPr/>
                </w:rPrChange>
              </w:rPr>
              <w:t>0.69</w:t>
            </w:r>
          </w:p>
        </w:tc>
        <w:tc>
          <w:tcPr>
            <w:tcW w:w="0" w:type="auto"/>
          </w:tcPr>
          <w:p w14:paraId="09229CB2" w14:textId="77777777" w:rsidR="00DE1FF7" w:rsidRPr="00414C19" w:rsidRDefault="00F5325D">
            <w:pPr>
              <w:pStyle w:val="Compact"/>
              <w:jc w:val="right"/>
              <w:rPr>
                <w:lang w:val="en-GB"/>
                <w:rPrChange w:id="3145" w:author="Nils Hailer" w:date="2021-05-17T11:11:00Z">
                  <w:rPr/>
                </w:rPrChange>
              </w:rPr>
            </w:pPr>
            <w:r w:rsidRPr="00414C19">
              <w:rPr>
                <w:lang w:val="en-GB"/>
                <w:rPrChange w:id="3146" w:author="Nils Hailer" w:date="2021-05-17T11:11:00Z">
                  <w:rPr/>
                </w:rPrChange>
              </w:rPr>
              <w:t>0.79</w:t>
            </w:r>
          </w:p>
        </w:tc>
        <w:tc>
          <w:tcPr>
            <w:tcW w:w="0" w:type="auto"/>
          </w:tcPr>
          <w:p w14:paraId="0FE202ED" w14:textId="77777777" w:rsidR="00DE1FF7" w:rsidRPr="00414C19" w:rsidRDefault="00F5325D">
            <w:pPr>
              <w:pStyle w:val="Compact"/>
              <w:rPr>
                <w:lang w:val="en-GB"/>
                <w:rPrChange w:id="3147" w:author="Nils Hailer" w:date="2021-05-17T11:11:00Z">
                  <w:rPr/>
                </w:rPrChange>
              </w:rPr>
            </w:pPr>
            <w:r w:rsidRPr="00414C19">
              <w:rPr>
                <w:lang w:val="en-GB"/>
                <w:rPrChange w:id="3148" w:author="Nils Hailer" w:date="2021-05-17T11:11:00Z">
                  <w:rPr/>
                </w:rPrChange>
              </w:rPr>
              <w:t>(0.32, 0.99)</w:t>
            </w:r>
          </w:p>
        </w:tc>
      </w:tr>
      <w:tr w:rsidR="00DE1FF7" w:rsidRPr="00414C19" w14:paraId="3F4031C2" w14:textId="77777777">
        <w:tc>
          <w:tcPr>
            <w:tcW w:w="0" w:type="auto"/>
          </w:tcPr>
          <w:p w14:paraId="784DC896" w14:textId="77777777" w:rsidR="00DE1FF7" w:rsidRPr="00414C19" w:rsidRDefault="00F5325D">
            <w:pPr>
              <w:pStyle w:val="Compact"/>
              <w:rPr>
                <w:lang w:val="en-GB"/>
                <w:rPrChange w:id="3149" w:author="Nils Hailer" w:date="2021-05-17T11:11:00Z">
                  <w:rPr/>
                </w:rPrChange>
              </w:rPr>
            </w:pPr>
            <w:r w:rsidRPr="00414C19">
              <w:rPr>
                <w:lang w:val="en-GB"/>
                <w:rPrChange w:id="3150" w:author="Nils Hailer" w:date="2021-05-17T11:11:00Z">
                  <w:rPr/>
                </w:rPrChange>
              </w:rPr>
              <w:t>Diagnosis</w:t>
            </w:r>
          </w:p>
        </w:tc>
        <w:tc>
          <w:tcPr>
            <w:tcW w:w="0" w:type="auto"/>
          </w:tcPr>
          <w:p w14:paraId="5B150F83" w14:textId="77777777" w:rsidR="00DE1FF7" w:rsidRPr="00414C19" w:rsidRDefault="00F5325D">
            <w:pPr>
              <w:pStyle w:val="Compact"/>
              <w:rPr>
                <w:lang w:val="en-GB"/>
                <w:rPrChange w:id="3151" w:author="Nils Hailer" w:date="2021-05-17T11:11:00Z">
                  <w:rPr/>
                </w:rPrChange>
              </w:rPr>
            </w:pPr>
            <w:r w:rsidRPr="00414C19">
              <w:rPr>
                <w:lang w:val="en-GB"/>
                <w:rPrChange w:id="3152" w:author="Nils Hailer" w:date="2021-05-17T11:11:00Z">
                  <w:rPr/>
                </w:rPrChange>
              </w:rPr>
              <w:t>Primary osteoarthritis</w:t>
            </w:r>
          </w:p>
        </w:tc>
        <w:tc>
          <w:tcPr>
            <w:tcW w:w="0" w:type="auto"/>
          </w:tcPr>
          <w:p w14:paraId="5200F984" w14:textId="77777777" w:rsidR="00DE1FF7" w:rsidRPr="00414C19" w:rsidRDefault="00F5325D">
            <w:pPr>
              <w:pStyle w:val="Compact"/>
              <w:jc w:val="right"/>
              <w:rPr>
                <w:lang w:val="en-GB"/>
                <w:rPrChange w:id="3153" w:author="Nils Hailer" w:date="2021-05-17T11:11:00Z">
                  <w:rPr/>
                </w:rPrChange>
              </w:rPr>
            </w:pPr>
            <w:r w:rsidRPr="00414C19">
              <w:rPr>
                <w:lang w:val="en-GB"/>
                <w:rPrChange w:id="3154" w:author="Nils Hailer" w:date="2021-05-17T11:11:00Z">
                  <w:rPr/>
                </w:rPrChange>
              </w:rPr>
              <w:t>0.00</w:t>
            </w:r>
          </w:p>
        </w:tc>
        <w:tc>
          <w:tcPr>
            <w:tcW w:w="0" w:type="auto"/>
          </w:tcPr>
          <w:p w14:paraId="0A71307F" w14:textId="77777777" w:rsidR="00DE1FF7" w:rsidRPr="00414C19" w:rsidRDefault="00F5325D">
            <w:pPr>
              <w:pStyle w:val="Compact"/>
              <w:jc w:val="right"/>
              <w:rPr>
                <w:lang w:val="en-GB"/>
                <w:rPrChange w:id="3155" w:author="Nils Hailer" w:date="2021-05-17T11:11:00Z">
                  <w:rPr/>
                </w:rPrChange>
              </w:rPr>
            </w:pPr>
            <w:r w:rsidRPr="00414C19">
              <w:rPr>
                <w:lang w:val="en-GB"/>
                <w:rPrChange w:id="3156" w:author="Nils Hailer" w:date="2021-05-17T11:11:00Z">
                  <w:rPr/>
                </w:rPrChange>
              </w:rPr>
              <w:t>0.00</w:t>
            </w:r>
          </w:p>
        </w:tc>
        <w:tc>
          <w:tcPr>
            <w:tcW w:w="0" w:type="auto"/>
          </w:tcPr>
          <w:p w14:paraId="335E2F0F" w14:textId="77777777" w:rsidR="00DE1FF7" w:rsidRPr="00414C19" w:rsidRDefault="00DE1FF7">
            <w:pPr>
              <w:rPr>
                <w:lang w:val="en-GB"/>
                <w:rPrChange w:id="3157" w:author="Nils Hailer" w:date="2021-05-17T11:11:00Z">
                  <w:rPr/>
                </w:rPrChange>
              </w:rPr>
            </w:pPr>
          </w:p>
        </w:tc>
      </w:tr>
      <w:tr w:rsidR="00DE1FF7" w:rsidRPr="00414C19" w14:paraId="107046C0" w14:textId="77777777">
        <w:tc>
          <w:tcPr>
            <w:tcW w:w="0" w:type="auto"/>
          </w:tcPr>
          <w:p w14:paraId="1CC1BB1E" w14:textId="77777777" w:rsidR="00DE1FF7" w:rsidRPr="00414C19" w:rsidRDefault="00DE1FF7">
            <w:pPr>
              <w:rPr>
                <w:lang w:val="en-GB"/>
                <w:rPrChange w:id="3158" w:author="Nils Hailer" w:date="2021-05-17T11:11:00Z">
                  <w:rPr/>
                </w:rPrChange>
              </w:rPr>
            </w:pPr>
          </w:p>
        </w:tc>
        <w:tc>
          <w:tcPr>
            <w:tcW w:w="0" w:type="auto"/>
          </w:tcPr>
          <w:p w14:paraId="4F3426FE" w14:textId="77777777" w:rsidR="00DE1FF7" w:rsidRPr="00414C19" w:rsidRDefault="00F5325D">
            <w:pPr>
              <w:pStyle w:val="Compact"/>
              <w:rPr>
                <w:lang w:val="en-GB"/>
                <w:rPrChange w:id="3159" w:author="Nils Hailer" w:date="2021-05-17T11:11:00Z">
                  <w:rPr/>
                </w:rPrChange>
              </w:rPr>
            </w:pPr>
            <w:r w:rsidRPr="00414C19">
              <w:rPr>
                <w:lang w:val="en-GB"/>
                <w:rPrChange w:id="3160" w:author="Nils Hailer" w:date="2021-05-17T11:11:00Z">
                  <w:rPr/>
                </w:rPrChange>
              </w:rPr>
              <w:t>Sequelae after childhood hip disease</w:t>
            </w:r>
          </w:p>
        </w:tc>
        <w:tc>
          <w:tcPr>
            <w:tcW w:w="0" w:type="auto"/>
          </w:tcPr>
          <w:p w14:paraId="1EC8C7DA" w14:textId="77777777" w:rsidR="00DE1FF7" w:rsidRPr="00414C19" w:rsidRDefault="00F5325D">
            <w:pPr>
              <w:pStyle w:val="Compact"/>
              <w:jc w:val="right"/>
              <w:rPr>
                <w:lang w:val="en-GB"/>
                <w:rPrChange w:id="3161" w:author="Nils Hailer" w:date="2021-05-17T11:11:00Z">
                  <w:rPr/>
                </w:rPrChange>
              </w:rPr>
            </w:pPr>
            <w:r w:rsidRPr="00414C19">
              <w:rPr>
                <w:lang w:val="en-GB"/>
                <w:rPrChange w:id="3162" w:author="Nils Hailer" w:date="2021-05-17T11:11:00Z">
                  <w:rPr/>
                </w:rPrChange>
              </w:rPr>
              <w:t>0.39</w:t>
            </w:r>
          </w:p>
        </w:tc>
        <w:tc>
          <w:tcPr>
            <w:tcW w:w="0" w:type="auto"/>
          </w:tcPr>
          <w:p w14:paraId="17A7A70D" w14:textId="77777777" w:rsidR="00DE1FF7" w:rsidRPr="00414C19" w:rsidRDefault="00F5325D">
            <w:pPr>
              <w:pStyle w:val="Compact"/>
              <w:jc w:val="right"/>
              <w:rPr>
                <w:lang w:val="en-GB"/>
                <w:rPrChange w:id="3163" w:author="Nils Hailer" w:date="2021-05-17T11:11:00Z">
                  <w:rPr/>
                </w:rPrChange>
              </w:rPr>
            </w:pPr>
            <w:r w:rsidRPr="00414C19">
              <w:rPr>
                <w:lang w:val="en-GB"/>
                <w:rPrChange w:id="3164" w:author="Nils Hailer" w:date="2021-05-17T11:11:00Z">
                  <w:rPr/>
                </w:rPrChange>
              </w:rPr>
              <w:t>-0.52</w:t>
            </w:r>
          </w:p>
        </w:tc>
        <w:tc>
          <w:tcPr>
            <w:tcW w:w="0" w:type="auto"/>
          </w:tcPr>
          <w:p w14:paraId="15C061AF" w14:textId="77777777" w:rsidR="00DE1FF7" w:rsidRPr="00414C19" w:rsidRDefault="00F5325D">
            <w:pPr>
              <w:pStyle w:val="Compact"/>
              <w:rPr>
                <w:lang w:val="en-GB"/>
                <w:rPrChange w:id="3165" w:author="Nils Hailer" w:date="2021-05-17T11:11:00Z">
                  <w:rPr/>
                </w:rPrChange>
              </w:rPr>
            </w:pPr>
            <w:r w:rsidRPr="00414C19">
              <w:rPr>
                <w:lang w:val="en-GB"/>
                <w:rPrChange w:id="3166" w:author="Nils Hailer" w:date="2021-05-17T11:11:00Z">
                  <w:rPr/>
                </w:rPrChange>
              </w:rPr>
              <w:t>(-0.37, 0.89)</w:t>
            </w:r>
          </w:p>
        </w:tc>
      </w:tr>
      <w:tr w:rsidR="00DE1FF7" w:rsidRPr="00414C19" w14:paraId="41C3EE6A" w14:textId="77777777">
        <w:tc>
          <w:tcPr>
            <w:tcW w:w="0" w:type="auto"/>
          </w:tcPr>
          <w:p w14:paraId="3E56F4DD" w14:textId="77777777" w:rsidR="00DE1FF7" w:rsidRPr="00414C19" w:rsidRDefault="00DE1FF7">
            <w:pPr>
              <w:rPr>
                <w:lang w:val="en-GB"/>
                <w:rPrChange w:id="3167" w:author="Nils Hailer" w:date="2021-05-17T11:11:00Z">
                  <w:rPr/>
                </w:rPrChange>
              </w:rPr>
            </w:pPr>
          </w:p>
        </w:tc>
        <w:tc>
          <w:tcPr>
            <w:tcW w:w="0" w:type="auto"/>
          </w:tcPr>
          <w:p w14:paraId="28FC9635" w14:textId="77777777" w:rsidR="00DE1FF7" w:rsidRPr="00414C19" w:rsidRDefault="00F5325D">
            <w:pPr>
              <w:pStyle w:val="Compact"/>
              <w:rPr>
                <w:lang w:val="en-GB"/>
                <w:rPrChange w:id="3168" w:author="Nils Hailer" w:date="2021-05-17T11:11:00Z">
                  <w:rPr/>
                </w:rPrChange>
              </w:rPr>
            </w:pPr>
            <w:r w:rsidRPr="00414C19">
              <w:rPr>
                <w:lang w:val="en-GB"/>
                <w:rPrChange w:id="3169" w:author="Nils Hailer" w:date="2021-05-17T11:11:00Z">
                  <w:rPr/>
                </w:rPrChange>
              </w:rPr>
              <w:t>Avascular necrosis of the femoral head ((AVN))</w:t>
            </w:r>
          </w:p>
        </w:tc>
        <w:tc>
          <w:tcPr>
            <w:tcW w:w="0" w:type="auto"/>
          </w:tcPr>
          <w:p w14:paraId="7D1B3383" w14:textId="77777777" w:rsidR="00DE1FF7" w:rsidRPr="00414C19" w:rsidRDefault="00F5325D">
            <w:pPr>
              <w:pStyle w:val="Compact"/>
              <w:jc w:val="right"/>
              <w:rPr>
                <w:lang w:val="en-GB"/>
                <w:rPrChange w:id="3170" w:author="Nils Hailer" w:date="2021-05-17T11:11:00Z">
                  <w:rPr/>
                </w:rPrChange>
              </w:rPr>
            </w:pPr>
            <w:r w:rsidRPr="00414C19">
              <w:rPr>
                <w:lang w:val="en-GB"/>
                <w:rPrChange w:id="3171" w:author="Nils Hailer" w:date="2021-05-17T11:11:00Z">
                  <w:rPr/>
                </w:rPrChange>
              </w:rPr>
              <w:t>0.58</w:t>
            </w:r>
          </w:p>
        </w:tc>
        <w:tc>
          <w:tcPr>
            <w:tcW w:w="0" w:type="auto"/>
          </w:tcPr>
          <w:p w14:paraId="179414A4" w14:textId="77777777" w:rsidR="00DE1FF7" w:rsidRPr="00414C19" w:rsidRDefault="00F5325D">
            <w:pPr>
              <w:pStyle w:val="Compact"/>
              <w:jc w:val="right"/>
              <w:rPr>
                <w:lang w:val="en-GB"/>
                <w:rPrChange w:id="3172" w:author="Nils Hailer" w:date="2021-05-17T11:11:00Z">
                  <w:rPr/>
                </w:rPrChange>
              </w:rPr>
            </w:pPr>
            <w:r w:rsidRPr="00414C19">
              <w:rPr>
                <w:lang w:val="en-GB"/>
                <w:rPrChange w:id="3173" w:author="Nils Hailer" w:date="2021-05-17T11:11:00Z">
                  <w:rPr/>
                </w:rPrChange>
              </w:rPr>
              <w:t>0.82</w:t>
            </w:r>
          </w:p>
        </w:tc>
        <w:tc>
          <w:tcPr>
            <w:tcW w:w="0" w:type="auto"/>
          </w:tcPr>
          <w:p w14:paraId="26E8885C" w14:textId="77777777" w:rsidR="00DE1FF7" w:rsidRPr="00414C19" w:rsidRDefault="00F5325D">
            <w:pPr>
              <w:pStyle w:val="Compact"/>
              <w:rPr>
                <w:lang w:val="en-GB"/>
                <w:rPrChange w:id="3174" w:author="Nils Hailer" w:date="2021-05-17T11:11:00Z">
                  <w:rPr/>
                </w:rPrChange>
              </w:rPr>
            </w:pPr>
            <w:r w:rsidRPr="00414C19">
              <w:rPr>
                <w:lang w:val="en-GB"/>
                <w:rPrChange w:id="3175" w:author="Nils Hailer" w:date="2021-05-17T11:11:00Z">
                  <w:rPr/>
                </w:rPrChange>
              </w:rPr>
              <w:t>(0.00, 0.99)</w:t>
            </w:r>
          </w:p>
        </w:tc>
      </w:tr>
      <w:tr w:rsidR="00DE1FF7" w:rsidRPr="00414C19" w14:paraId="04B89654" w14:textId="77777777">
        <w:tc>
          <w:tcPr>
            <w:tcW w:w="0" w:type="auto"/>
          </w:tcPr>
          <w:p w14:paraId="149E2CCE" w14:textId="77777777" w:rsidR="00DE1FF7" w:rsidRPr="00414C19" w:rsidRDefault="00DE1FF7">
            <w:pPr>
              <w:rPr>
                <w:lang w:val="en-GB"/>
                <w:rPrChange w:id="3176" w:author="Nils Hailer" w:date="2021-05-17T11:11:00Z">
                  <w:rPr/>
                </w:rPrChange>
              </w:rPr>
            </w:pPr>
          </w:p>
        </w:tc>
        <w:tc>
          <w:tcPr>
            <w:tcW w:w="0" w:type="auto"/>
          </w:tcPr>
          <w:p w14:paraId="13299B94" w14:textId="77777777" w:rsidR="00DE1FF7" w:rsidRPr="00414C19" w:rsidRDefault="00F5325D">
            <w:pPr>
              <w:pStyle w:val="Compact"/>
              <w:rPr>
                <w:lang w:val="en-GB"/>
                <w:rPrChange w:id="3177" w:author="Nils Hailer" w:date="2021-05-17T11:11:00Z">
                  <w:rPr/>
                </w:rPrChange>
              </w:rPr>
            </w:pPr>
            <w:r w:rsidRPr="00414C19">
              <w:rPr>
                <w:lang w:val="en-GB"/>
                <w:rPrChange w:id="3178" w:author="Nils Hailer" w:date="2021-05-17T11:11:00Z">
                  <w:rPr/>
                </w:rPrChange>
              </w:rPr>
              <w:t>Secondary osteoarthritis</w:t>
            </w:r>
          </w:p>
        </w:tc>
        <w:tc>
          <w:tcPr>
            <w:tcW w:w="0" w:type="auto"/>
          </w:tcPr>
          <w:p w14:paraId="3E422DD8" w14:textId="77777777" w:rsidR="00DE1FF7" w:rsidRPr="00414C19" w:rsidRDefault="00F5325D">
            <w:pPr>
              <w:pStyle w:val="Compact"/>
              <w:jc w:val="right"/>
              <w:rPr>
                <w:lang w:val="en-GB"/>
                <w:rPrChange w:id="3179" w:author="Nils Hailer" w:date="2021-05-17T11:11:00Z">
                  <w:rPr/>
                </w:rPrChange>
              </w:rPr>
            </w:pPr>
            <w:r w:rsidRPr="00414C19">
              <w:rPr>
                <w:lang w:val="en-GB"/>
                <w:rPrChange w:id="3180" w:author="Nils Hailer" w:date="2021-05-17T11:11:00Z">
                  <w:rPr/>
                </w:rPrChange>
              </w:rPr>
              <w:t>0.74</w:t>
            </w:r>
          </w:p>
        </w:tc>
        <w:tc>
          <w:tcPr>
            <w:tcW w:w="0" w:type="auto"/>
          </w:tcPr>
          <w:p w14:paraId="0BE59056" w14:textId="77777777" w:rsidR="00DE1FF7" w:rsidRPr="00414C19" w:rsidRDefault="00F5325D">
            <w:pPr>
              <w:pStyle w:val="Compact"/>
              <w:jc w:val="right"/>
              <w:rPr>
                <w:lang w:val="en-GB"/>
                <w:rPrChange w:id="3181" w:author="Nils Hailer" w:date="2021-05-17T11:11:00Z">
                  <w:rPr/>
                </w:rPrChange>
              </w:rPr>
            </w:pPr>
            <w:r w:rsidRPr="00414C19">
              <w:rPr>
                <w:lang w:val="en-GB"/>
                <w:rPrChange w:id="3182" w:author="Nils Hailer" w:date="2021-05-17T11:11:00Z">
                  <w:rPr/>
                </w:rPrChange>
              </w:rPr>
              <w:t>0.44</w:t>
            </w:r>
          </w:p>
        </w:tc>
        <w:tc>
          <w:tcPr>
            <w:tcW w:w="0" w:type="auto"/>
          </w:tcPr>
          <w:p w14:paraId="00DEF70E" w14:textId="77777777" w:rsidR="00DE1FF7" w:rsidRPr="00414C19" w:rsidRDefault="00F5325D">
            <w:pPr>
              <w:pStyle w:val="Compact"/>
              <w:rPr>
                <w:lang w:val="en-GB"/>
                <w:rPrChange w:id="3183" w:author="Nils Hailer" w:date="2021-05-17T11:11:00Z">
                  <w:rPr/>
                </w:rPrChange>
              </w:rPr>
            </w:pPr>
            <w:r w:rsidRPr="00414C19">
              <w:rPr>
                <w:lang w:val="en-GB"/>
                <w:rPrChange w:id="3184" w:author="Nils Hailer" w:date="2021-05-17T11:11:00Z">
                  <w:rPr/>
                </w:rPrChange>
              </w:rPr>
              <w:t>(0.44, 1.00)</w:t>
            </w:r>
          </w:p>
        </w:tc>
      </w:tr>
      <w:tr w:rsidR="00DE1FF7" w:rsidRPr="00414C19" w14:paraId="46D4127B" w14:textId="77777777">
        <w:tc>
          <w:tcPr>
            <w:tcW w:w="0" w:type="auto"/>
          </w:tcPr>
          <w:p w14:paraId="386BB782" w14:textId="77777777" w:rsidR="00DE1FF7" w:rsidRPr="00414C19" w:rsidRDefault="00DE1FF7">
            <w:pPr>
              <w:rPr>
                <w:lang w:val="en-GB"/>
                <w:rPrChange w:id="3185" w:author="Nils Hailer" w:date="2021-05-17T11:11:00Z">
                  <w:rPr/>
                </w:rPrChange>
              </w:rPr>
            </w:pPr>
          </w:p>
        </w:tc>
        <w:tc>
          <w:tcPr>
            <w:tcW w:w="0" w:type="auto"/>
          </w:tcPr>
          <w:p w14:paraId="176BD4E6" w14:textId="77777777" w:rsidR="00DE1FF7" w:rsidRPr="00414C19" w:rsidRDefault="00F5325D">
            <w:pPr>
              <w:pStyle w:val="Compact"/>
              <w:rPr>
                <w:lang w:val="en-GB"/>
                <w:rPrChange w:id="3186" w:author="Nils Hailer" w:date="2021-05-17T11:11:00Z">
                  <w:rPr/>
                </w:rPrChange>
              </w:rPr>
            </w:pPr>
            <w:r w:rsidRPr="00414C19">
              <w:rPr>
                <w:lang w:val="en-GB"/>
                <w:rPrChange w:id="3187" w:author="Nils Hailer" w:date="2021-05-17T11:11:00Z">
                  <w:rPr/>
                </w:rPrChange>
              </w:rPr>
              <w:t>Inflammatory joint disease</w:t>
            </w:r>
          </w:p>
        </w:tc>
        <w:tc>
          <w:tcPr>
            <w:tcW w:w="0" w:type="auto"/>
          </w:tcPr>
          <w:p w14:paraId="1ED3278A" w14:textId="77777777" w:rsidR="00DE1FF7" w:rsidRPr="00414C19" w:rsidRDefault="00F5325D">
            <w:pPr>
              <w:pStyle w:val="Compact"/>
              <w:jc w:val="right"/>
              <w:rPr>
                <w:lang w:val="en-GB"/>
                <w:rPrChange w:id="3188" w:author="Nils Hailer" w:date="2021-05-17T11:11:00Z">
                  <w:rPr/>
                </w:rPrChange>
              </w:rPr>
            </w:pPr>
            <w:r w:rsidRPr="00414C19">
              <w:rPr>
                <w:lang w:val="en-GB"/>
                <w:rPrChange w:id="3189" w:author="Nils Hailer" w:date="2021-05-17T11:11:00Z">
                  <w:rPr/>
                </w:rPrChange>
              </w:rPr>
              <w:t>0.94</w:t>
            </w:r>
          </w:p>
        </w:tc>
        <w:tc>
          <w:tcPr>
            <w:tcW w:w="0" w:type="auto"/>
          </w:tcPr>
          <w:p w14:paraId="25A0A483" w14:textId="77777777" w:rsidR="00DE1FF7" w:rsidRPr="00414C19" w:rsidRDefault="00F5325D">
            <w:pPr>
              <w:pStyle w:val="Compact"/>
              <w:jc w:val="right"/>
              <w:rPr>
                <w:lang w:val="en-GB"/>
                <w:rPrChange w:id="3190" w:author="Nils Hailer" w:date="2021-05-17T11:11:00Z">
                  <w:rPr/>
                </w:rPrChange>
              </w:rPr>
            </w:pPr>
            <w:r w:rsidRPr="00414C19">
              <w:rPr>
                <w:lang w:val="en-GB"/>
                <w:rPrChange w:id="3191" w:author="Nils Hailer" w:date="2021-05-17T11:11:00Z">
                  <w:rPr/>
                </w:rPrChange>
              </w:rPr>
              <w:t>0.41</w:t>
            </w:r>
          </w:p>
        </w:tc>
        <w:tc>
          <w:tcPr>
            <w:tcW w:w="0" w:type="auto"/>
          </w:tcPr>
          <w:p w14:paraId="1ED40517" w14:textId="77777777" w:rsidR="00DE1FF7" w:rsidRPr="00414C19" w:rsidRDefault="00F5325D">
            <w:pPr>
              <w:pStyle w:val="Compact"/>
              <w:rPr>
                <w:lang w:val="en-GB"/>
                <w:rPrChange w:id="3192" w:author="Nils Hailer" w:date="2021-05-17T11:11:00Z">
                  <w:rPr/>
                </w:rPrChange>
              </w:rPr>
            </w:pPr>
            <w:r w:rsidRPr="00414C19">
              <w:rPr>
                <w:lang w:val="en-GB"/>
                <w:rPrChange w:id="3193" w:author="Nils Hailer" w:date="2021-05-17T11:11:00Z">
                  <w:rPr/>
                </w:rPrChange>
              </w:rPr>
              <w:t>(0.27, 1.38)</w:t>
            </w:r>
          </w:p>
        </w:tc>
      </w:tr>
      <w:tr w:rsidR="00DE1FF7" w:rsidRPr="00414C19" w14:paraId="30A52C0B" w14:textId="77777777">
        <w:tc>
          <w:tcPr>
            <w:tcW w:w="0" w:type="auto"/>
          </w:tcPr>
          <w:p w14:paraId="50D5CB54" w14:textId="77777777" w:rsidR="00DE1FF7" w:rsidRPr="00414C19" w:rsidRDefault="00F5325D">
            <w:pPr>
              <w:pStyle w:val="Compact"/>
              <w:rPr>
                <w:lang w:val="en-GB"/>
                <w:rPrChange w:id="3194" w:author="Nils Hailer" w:date="2021-05-17T11:11:00Z">
                  <w:rPr/>
                </w:rPrChange>
              </w:rPr>
            </w:pPr>
            <w:r w:rsidRPr="00414C19">
              <w:rPr>
                <w:lang w:val="en-GB"/>
                <w:rPrChange w:id="3195" w:author="Nils Hailer" w:date="2021-05-17T11:11:00Z">
                  <w:rPr/>
                </w:rPrChange>
              </w:rPr>
              <w:t>Fluid electrolyte disorders</w:t>
            </w:r>
          </w:p>
        </w:tc>
        <w:tc>
          <w:tcPr>
            <w:tcW w:w="0" w:type="auto"/>
          </w:tcPr>
          <w:p w14:paraId="34E63CC5" w14:textId="77777777" w:rsidR="00DE1FF7" w:rsidRPr="00414C19" w:rsidRDefault="00DE1FF7">
            <w:pPr>
              <w:rPr>
                <w:lang w:val="en-GB"/>
                <w:rPrChange w:id="3196" w:author="Nils Hailer" w:date="2021-05-17T11:11:00Z">
                  <w:rPr/>
                </w:rPrChange>
              </w:rPr>
            </w:pPr>
          </w:p>
        </w:tc>
        <w:tc>
          <w:tcPr>
            <w:tcW w:w="0" w:type="auto"/>
          </w:tcPr>
          <w:p w14:paraId="7FB61094" w14:textId="77777777" w:rsidR="00DE1FF7" w:rsidRPr="00414C19" w:rsidRDefault="00F5325D">
            <w:pPr>
              <w:pStyle w:val="Compact"/>
              <w:jc w:val="right"/>
              <w:rPr>
                <w:lang w:val="en-GB"/>
                <w:rPrChange w:id="3197" w:author="Nils Hailer" w:date="2021-05-17T11:11:00Z">
                  <w:rPr/>
                </w:rPrChange>
              </w:rPr>
            </w:pPr>
            <w:r w:rsidRPr="00414C19">
              <w:rPr>
                <w:lang w:val="en-GB"/>
                <w:rPrChange w:id="3198" w:author="Nils Hailer" w:date="2021-05-17T11:11:00Z">
                  <w:rPr/>
                </w:rPrChange>
              </w:rPr>
              <w:t>0.42</w:t>
            </w:r>
          </w:p>
        </w:tc>
        <w:tc>
          <w:tcPr>
            <w:tcW w:w="0" w:type="auto"/>
          </w:tcPr>
          <w:p w14:paraId="06A6F4C1" w14:textId="77777777" w:rsidR="00DE1FF7" w:rsidRPr="00414C19" w:rsidRDefault="00F5325D">
            <w:pPr>
              <w:pStyle w:val="Compact"/>
              <w:jc w:val="right"/>
              <w:rPr>
                <w:lang w:val="en-GB"/>
                <w:rPrChange w:id="3199" w:author="Nils Hailer" w:date="2021-05-17T11:11:00Z">
                  <w:rPr/>
                </w:rPrChange>
              </w:rPr>
            </w:pPr>
            <w:r w:rsidRPr="00414C19">
              <w:rPr>
                <w:lang w:val="en-GB"/>
                <w:rPrChange w:id="3200" w:author="Nils Hailer" w:date="2021-05-17T11:11:00Z">
                  <w:rPr/>
                </w:rPrChange>
              </w:rPr>
              <w:t>0.27</w:t>
            </w:r>
          </w:p>
        </w:tc>
        <w:tc>
          <w:tcPr>
            <w:tcW w:w="0" w:type="auto"/>
          </w:tcPr>
          <w:p w14:paraId="4E0854AC" w14:textId="77777777" w:rsidR="00DE1FF7" w:rsidRPr="00414C19" w:rsidRDefault="00F5325D">
            <w:pPr>
              <w:pStyle w:val="Compact"/>
              <w:rPr>
                <w:lang w:val="en-GB"/>
                <w:rPrChange w:id="3201" w:author="Nils Hailer" w:date="2021-05-17T11:11:00Z">
                  <w:rPr/>
                </w:rPrChange>
              </w:rPr>
            </w:pPr>
            <w:r w:rsidRPr="00414C19">
              <w:rPr>
                <w:lang w:val="en-GB"/>
                <w:rPrChange w:id="3202" w:author="Nils Hailer" w:date="2021-05-17T11:11:00Z">
                  <w:rPr/>
                </w:rPrChange>
              </w:rPr>
              <w:t>(-0.70, 1.05)</w:t>
            </w:r>
          </w:p>
        </w:tc>
      </w:tr>
      <w:tr w:rsidR="00DE1FF7" w:rsidRPr="00414C19" w14:paraId="21F51414" w14:textId="77777777">
        <w:tc>
          <w:tcPr>
            <w:tcW w:w="0" w:type="auto"/>
          </w:tcPr>
          <w:p w14:paraId="4B976881" w14:textId="77777777" w:rsidR="00DE1FF7" w:rsidRPr="00414C19" w:rsidRDefault="00F5325D">
            <w:pPr>
              <w:pStyle w:val="Compact"/>
              <w:rPr>
                <w:lang w:val="en-GB"/>
                <w:rPrChange w:id="3203" w:author="Nils Hailer" w:date="2021-05-17T11:11:00Z">
                  <w:rPr/>
                </w:rPrChange>
              </w:rPr>
            </w:pPr>
            <w:r w:rsidRPr="00414C19">
              <w:rPr>
                <w:lang w:val="en-GB"/>
                <w:rPrChange w:id="3204" w:author="Nils Hailer" w:date="2021-05-17T11:11:00Z">
                  <w:rPr/>
                </w:rPrChange>
              </w:rPr>
              <w:t>Liver disease</w:t>
            </w:r>
          </w:p>
        </w:tc>
        <w:tc>
          <w:tcPr>
            <w:tcW w:w="0" w:type="auto"/>
          </w:tcPr>
          <w:p w14:paraId="0A90F3C9" w14:textId="77777777" w:rsidR="00DE1FF7" w:rsidRPr="00414C19" w:rsidRDefault="00DE1FF7">
            <w:pPr>
              <w:rPr>
                <w:lang w:val="en-GB"/>
                <w:rPrChange w:id="3205" w:author="Nils Hailer" w:date="2021-05-17T11:11:00Z">
                  <w:rPr/>
                </w:rPrChange>
              </w:rPr>
            </w:pPr>
          </w:p>
        </w:tc>
        <w:tc>
          <w:tcPr>
            <w:tcW w:w="0" w:type="auto"/>
          </w:tcPr>
          <w:p w14:paraId="75E50E1A" w14:textId="77777777" w:rsidR="00DE1FF7" w:rsidRPr="00414C19" w:rsidRDefault="00F5325D">
            <w:pPr>
              <w:pStyle w:val="Compact"/>
              <w:jc w:val="right"/>
              <w:rPr>
                <w:lang w:val="en-GB"/>
                <w:rPrChange w:id="3206" w:author="Nils Hailer" w:date="2021-05-17T11:11:00Z">
                  <w:rPr/>
                </w:rPrChange>
              </w:rPr>
            </w:pPr>
            <w:r w:rsidRPr="00414C19">
              <w:rPr>
                <w:lang w:val="en-GB"/>
                <w:rPrChange w:id="3207" w:author="Nils Hailer" w:date="2021-05-17T11:11:00Z">
                  <w:rPr/>
                </w:rPrChange>
              </w:rPr>
              <w:t>0.75</w:t>
            </w:r>
          </w:p>
        </w:tc>
        <w:tc>
          <w:tcPr>
            <w:tcW w:w="0" w:type="auto"/>
          </w:tcPr>
          <w:p w14:paraId="6F5B0277" w14:textId="77777777" w:rsidR="00DE1FF7" w:rsidRPr="00414C19" w:rsidRDefault="00F5325D">
            <w:pPr>
              <w:pStyle w:val="Compact"/>
              <w:jc w:val="right"/>
              <w:rPr>
                <w:lang w:val="en-GB"/>
                <w:rPrChange w:id="3208" w:author="Nils Hailer" w:date="2021-05-17T11:11:00Z">
                  <w:rPr/>
                </w:rPrChange>
              </w:rPr>
            </w:pPr>
            <w:r w:rsidRPr="00414C19">
              <w:rPr>
                <w:lang w:val="en-GB"/>
                <w:rPrChange w:id="3209" w:author="Nils Hailer" w:date="2021-05-17T11:11:00Z">
                  <w:rPr/>
                </w:rPrChange>
              </w:rPr>
              <w:t>0.48</w:t>
            </w:r>
          </w:p>
        </w:tc>
        <w:tc>
          <w:tcPr>
            <w:tcW w:w="0" w:type="auto"/>
          </w:tcPr>
          <w:p w14:paraId="117A755C" w14:textId="77777777" w:rsidR="00DE1FF7" w:rsidRPr="00414C19" w:rsidRDefault="00F5325D">
            <w:pPr>
              <w:pStyle w:val="Compact"/>
              <w:rPr>
                <w:lang w:val="en-GB"/>
                <w:rPrChange w:id="3210" w:author="Nils Hailer" w:date="2021-05-17T11:11:00Z">
                  <w:rPr/>
                </w:rPrChange>
              </w:rPr>
            </w:pPr>
            <w:r w:rsidRPr="00414C19">
              <w:rPr>
                <w:lang w:val="en-GB"/>
                <w:rPrChange w:id="3211" w:author="Nils Hailer" w:date="2021-05-17T11:11:00Z">
                  <w:rPr/>
                </w:rPrChange>
              </w:rPr>
              <w:t>(-0.20, 1.39)</w:t>
            </w:r>
          </w:p>
        </w:tc>
      </w:tr>
      <w:tr w:rsidR="00DE1FF7" w:rsidRPr="00414C19" w14:paraId="0B86E16E" w14:textId="77777777">
        <w:tc>
          <w:tcPr>
            <w:tcW w:w="0" w:type="auto"/>
          </w:tcPr>
          <w:p w14:paraId="52100BF2" w14:textId="77777777" w:rsidR="00DE1FF7" w:rsidRPr="00414C19" w:rsidRDefault="00F5325D">
            <w:pPr>
              <w:pStyle w:val="Compact"/>
              <w:rPr>
                <w:lang w:val="en-GB"/>
                <w:rPrChange w:id="3212" w:author="Nils Hailer" w:date="2021-05-17T11:11:00Z">
                  <w:rPr/>
                </w:rPrChange>
              </w:rPr>
            </w:pPr>
            <w:r w:rsidRPr="00414C19">
              <w:rPr>
                <w:lang w:val="en-GB"/>
                <w:rPrChange w:id="3213" w:author="Nils Hailer" w:date="2021-05-17T11:11:00Z">
                  <w:rPr/>
                </w:rPrChange>
              </w:rPr>
              <w:t>Lung airways disease</w:t>
            </w:r>
          </w:p>
        </w:tc>
        <w:tc>
          <w:tcPr>
            <w:tcW w:w="0" w:type="auto"/>
          </w:tcPr>
          <w:p w14:paraId="4CA72418" w14:textId="77777777" w:rsidR="00DE1FF7" w:rsidRPr="00414C19" w:rsidRDefault="00DE1FF7">
            <w:pPr>
              <w:rPr>
                <w:lang w:val="en-GB"/>
                <w:rPrChange w:id="3214" w:author="Nils Hailer" w:date="2021-05-17T11:11:00Z">
                  <w:rPr/>
                </w:rPrChange>
              </w:rPr>
            </w:pPr>
          </w:p>
        </w:tc>
        <w:tc>
          <w:tcPr>
            <w:tcW w:w="0" w:type="auto"/>
          </w:tcPr>
          <w:p w14:paraId="43209D1C" w14:textId="77777777" w:rsidR="00DE1FF7" w:rsidRPr="00414C19" w:rsidRDefault="00F5325D">
            <w:pPr>
              <w:pStyle w:val="Compact"/>
              <w:jc w:val="right"/>
              <w:rPr>
                <w:lang w:val="en-GB"/>
                <w:rPrChange w:id="3215" w:author="Nils Hailer" w:date="2021-05-17T11:11:00Z">
                  <w:rPr/>
                </w:rPrChange>
              </w:rPr>
            </w:pPr>
            <w:r w:rsidRPr="00414C19">
              <w:rPr>
                <w:lang w:val="en-GB"/>
                <w:rPrChange w:id="3216" w:author="Nils Hailer" w:date="2021-05-17T11:11:00Z">
                  <w:rPr/>
                </w:rPrChange>
              </w:rPr>
              <w:t>0.27</w:t>
            </w:r>
          </w:p>
        </w:tc>
        <w:tc>
          <w:tcPr>
            <w:tcW w:w="0" w:type="auto"/>
          </w:tcPr>
          <w:p w14:paraId="553826B1" w14:textId="77777777" w:rsidR="00DE1FF7" w:rsidRPr="00414C19" w:rsidRDefault="00F5325D">
            <w:pPr>
              <w:pStyle w:val="Compact"/>
              <w:jc w:val="right"/>
              <w:rPr>
                <w:lang w:val="en-GB"/>
                <w:rPrChange w:id="3217" w:author="Nils Hailer" w:date="2021-05-17T11:11:00Z">
                  <w:rPr/>
                </w:rPrChange>
              </w:rPr>
            </w:pPr>
            <w:r w:rsidRPr="00414C19">
              <w:rPr>
                <w:lang w:val="en-GB"/>
                <w:rPrChange w:id="3218" w:author="Nils Hailer" w:date="2021-05-17T11:11:00Z">
                  <w:rPr/>
                </w:rPrChange>
              </w:rPr>
              <w:t>0.30</w:t>
            </w:r>
          </w:p>
        </w:tc>
        <w:tc>
          <w:tcPr>
            <w:tcW w:w="0" w:type="auto"/>
          </w:tcPr>
          <w:p w14:paraId="6631473D" w14:textId="77777777" w:rsidR="00DE1FF7" w:rsidRPr="00414C19" w:rsidRDefault="00F5325D">
            <w:pPr>
              <w:pStyle w:val="Compact"/>
              <w:rPr>
                <w:lang w:val="en-GB"/>
                <w:rPrChange w:id="3219" w:author="Nils Hailer" w:date="2021-05-17T11:11:00Z">
                  <w:rPr/>
                </w:rPrChange>
              </w:rPr>
            </w:pPr>
            <w:r w:rsidRPr="00414C19">
              <w:rPr>
                <w:lang w:val="en-GB"/>
                <w:rPrChange w:id="3220" w:author="Nils Hailer" w:date="2021-05-17T11:11:00Z">
                  <w:rPr/>
                </w:rPrChange>
              </w:rPr>
              <w:t>(-0.07, 0.55)</w:t>
            </w:r>
          </w:p>
        </w:tc>
      </w:tr>
      <w:tr w:rsidR="00DE1FF7" w:rsidRPr="00414C19" w14:paraId="78B95B98" w14:textId="77777777">
        <w:tc>
          <w:tcPr>
            <w:tcW w:w="0" w:type="auto"/>
          </w:tcPr>
          <w:p w14:paraId="5082EC83" w14:textId="77777777" w:rsidR="00DE1FF7" w:rsidRPr="00414C19" w:rsidRDefault="00F5325D">
            <w:pPr>
              <w:pStyle w:val="Compact"/>
              <w:rPr>
                <w:lang w:val="en-GB"/>
                <w:rPrChange w:id="3221" w:author="Nils Hailer" w:date="2021-05-17T11:11:00Z">
                  <w:rPr/>
                </w:rPrChange>
              </w:rPr>
            </w:pPr>
            <w:r w:rsidRPr="00414C19">
              <w:rPr>
                <w:lang w:val="en-GB"/>
                <w:rPrChange w:id="3222" w:author="Nils Hailer" w:date="2021-05-17T11:11:00Z">
                  <w:rPr/>
                </w:rPrChange>
              </w:rPr>
              <w:t>Sex</w:t>
            </w:r>
          </w:p>
        </w:tc>
        <w:tc>
          <w:tcPr>
            <w:tcW w:w="0" w:type="auto"/>
          </w:tcPr>
          <w:p w14:paraId="49B8363B" w14:textId="77777777" w:rsidR="00DE1FF7" w:rsidRPr="00414C19" w:rsidRDefault="00F5325D">
            <w:pPr>
              <w:pStyle w:val="Compact"/>
              <w:rPr>
                <w:lang w:val="en-GB"/>
                <w:rPrChange w:id="3223" w:author="Nils Hailer" w:date="2021-05-17T11:11:00Z">
                  <w:rPr/>
                </w:rPrChange>
              </w:rPr>
            </w:pPr>
            <w:r w:rsidRPr="00414C19">
              <w:rPr>
                <w:lang w:val="en-GB"/>
                <w:rPrChange w:id="3224" w:author="Nils Hailer" w:date="2021-05-17T11:11:00Z">
                  <w:rPr/>
                </w:rPrChange>
              </w:rPr>
              <w:t>Female</w:t>
            </w:r>
          </w:p>
        </w:tc>
        <w:tc>
          <w:tcPr>
            <w:tcW w:w="0" w:type="auto"/>
          </w:tcPr>
          <w:p w14:paraId="3B054AB4" w14:textId="77777777" w:rsidR="00DE1FF7" w:rsidRPr="00414C19" w:rsidRDefault="00F5325D">
            <w:pPr>
              <w:pStyle w:val="Compact"/>
              <w:jc w:val="right"/>
              <w:rPr>
                <w:lang w:val="en-GB"/>
                <w:rPrChange w:id="3225" w:author="Nils Hailer" w:date="2021-05-17T11:11:00Z">
                  <w:rPr/>
                </w:rPrChange>
              </w:rPr>
            </w:pPr>
            <w:r w:rsidRPr="00414C19">
              <w:rPr>
                <w:lang w:val="en-GB"/>
                <w:rPrChange w:id="3226" w:author="Nils Hailer" w:date="2021-05-17T11:11:00Z">
                  <w:rPr/>
                </w:rPrChange>
              </w:rPr>
              <w:t>0.00</w:t>
            </w:r>
          </w:p>
        </w:tc>
        <w:tc>
          <w:tcPr>
            <w:tcW w:w="0" w:type="auto"/>
          </w:tcPr>
          <w:p w14:paraId="550FA9FD" w14:textId="77777777" w:rsidR="00DE1FF7" w:rsidRPr="00414C19" w:rsidRDefault="00F5325D">
            <w:pPr>
              <w:pStyle w:val="Compact"/>
              <w:jc w:val="right"/>
              <w:rPr>
                <w:lang w:val="en-GB"/>
                <w:rPrChange w:id="3227" w:author="Nils Hailer" w:date="2021-05-17T11:11:00Z">
                  <w:rPr/>
                </w:rPrChange>
              </w:rPr>
            </w:pPr>
            <w:r w:rsidRPr="00414C19">
              <w:rPr>
                <w:lang w:val="en-GB"/>
                <w:rPrChange w:id="3228" w:author="Nils Hailer" w:date="2021-05-17T11:11:00Z">
                  <w:rPr/>
                </w:rPrChange>
              </w:rPr>
              <w:t>0.00</w:t>
            </w:r>
          </w:p>
        </w:tc>
        <w:tc>
          <w:tcPr>
            <w:tcW w:w="0" w:type="auto"/>
          </w:tcPr>
          <w:p w14:paraId="54F93D81" w14:textId="77777777" w:rsidR="00DE1FF7" w:rsidRPr="00414C19" w:rsidRDefault="00DE1FF7">
            <w:pPr>
              <w:rPr>
                <w:lang w:val="en-GB"/>
                <w:rPrChange w:id="3229" w:author="Nils Hailer" w:date="2021-05-17T11:11:00Z">
                  <w:rPr/>
                </w:rPrChange>
              </w:rPr>
            </w:pPr>
          </w:p>
        </w:tc>
      </w:tr>
      <w:tr w:rsidR="00DE1FF7" w:rsidRPr="00414C19" w14:paraId="1E77DFCC" w14:textId="77777777">
        <w:tc>
          <w:tcPr>
            <w:tcW w:w="0" w:type="auto"/>
          </w:tcPr>
          <w:p w14:paraId="79FBDF56" w14:textId="77777777" w:rsidR="00DE1FF7" w:rsidRPr="00414C19" w:rsidRDefault="00DE1FF7">
            <w:pPr>
              <w:rPr>
                <w:lang w:val="en-GB"/>
                <w:rPrChange w:id="3230" w:author="Nils Hailer" w:date="2021-05-17T11:11:00Z">
                  <w:rPr/>
                </w:rPrChange>
              </w:rPr>
            </w:pPr>
          </w:p>
        </w:tc>
        <w:tc>
          <w:tcPr>
            <w:tcW w:w="0" w:type="auto"/>
          </w:tcPr>
          <w:p w14:paraId="4EB3CFAA" w14:textId="77777777" w:rsidR="00DE1FF7" w:rsidRPr="00414C19" w:rsidRDefault="00F5325D">
            <w:pPr>
              <w:pStyle w:val="Compact"/>
              <w:rPr>
                <w:lang w:val="en-GB"/>
                <w:rPrChange w:id="3231" w:author="Nils Hailer" w:date="2021-05-17T11:11:00Z">
                  <w:rPr/>
                </w:rPrChange>
              </w:rPr>
            </w:pPr>
            <w:r w:rsidRPr="00414C19">
              <w:rPr>
                <w:lang w:val="en-GB"/>
                <w:rPrChange w:id="3232" w:author="Nils Hailer" w:date="2021-05-17T11:11:00Z">
                  <w:rPr/>
                </w:rPrChange>
              </w:rPr>
              <w:t>Male</w:t>
            </w:r>
          </w:p>
        </w:tc>
        <w:tc>
          <w:tcPr>
            <w:tcW w:w="0" w:type="auto"/>
          </w:tcPr>
          <w:p w14:paraId="63329C79" w14:textId="77777777" w:rsidR="00DE1FF7" w:rsidRPr="00414C19" w:rsidRDefault="00F5325D">
            <w:pPr>
              <w:pStyle w:val="Compact"/>
              <w:jc w:val="right"/>
              <w:rPr>
                <w:lang w:val="en-GB"/>
                <w:rPrChange w:id="3233" w:author="Nils Hailer" w:date="2021-05-17T11:11:00Z">
                  <w:rPr/>
                </w:rPrChange>
              </w:rPr>
            </w:pPr>
            <w:r w:rsidRPr="00414C19">
              <w:rPr>
                <w:lang w:val="en-GB"/>
                <w:rPrChange w:id="3234" w:author="Nils Hailer" w:date="2021-05-17T11:11:00Z">
                  <w:rPr/>
                </w:rPrChange>
              </w:rPr>
              <w:t>0.37</w:t>
            </w:r>
          </w:p>
        </w:tc>
        <w:tc>
          <w:tcPr>
            <w:tcW w:w="0" w:type="auto"/>
          </w:tcPr>
          <w:p w14:paraId="27A9C77E" w14:textId="77777777" w:rsidR="00DE1FF7" w:rsidRPr="00414C19" w:rsidRDefault="00F5325D">
            <w:pPr>
              <w:pStyle w:val="Compact"/>
              <w:jc w:val="right"/>
              <w:rPr>
                <w:lang w:val="en-GB"/>
                <w:rPrChange w:id="3235" w:author="Nils Hailer" w:date="2021-05-17T11:11:00Z">
                  <w:rPr/>
                </w:rPrChange>
              </w:rPr>
            </w:pPr>
            <w:r w:rsidRPr="00414C19">
              <w:rPr>
                <w:lang w:val="en-GB"/>
                <w:rPrChange w:id="3236" w:author="Nils Hailer" w:date="2021-05-17T11:11:00Z">
                  <w:rPr/>
                </w:rPrChange>
              </w:rPr>
              <w:t>0.32</w:t>
            </w:r>
          </w:p>
        </w:tc>
        <w:tc>
          <w:tcPr>
            <w:tcW w:w="0" w:type="auto"/>
          </w:tcPr>
          <w:p w14:paraId="3756F814" w14:textId="77777777" w:rsidR="00DE1FF7" w:rsidRPr="00414C19" w:rsidRDefault="00DE1FF7">
            <w:pPr>
              <w:rPr>
                <w:lang w:val="en-GB"/>
                <w:rPrChange w:id="3237" w:author="Nils Hailer" w:date="2021-05-17T11:11:00Z">
                  <w:rPr/>
                </w:rPrChange>
              </w:rPr>
            </w:pPr>
          </w:p>
        </w:tc>
      </w:tr>
    </w:tbl>
    <w:p w14:paraId="77D1685A" w14:textId="77777777" w:rsidR="00DE1FF7" w:rsidRPr="00414C19" w:rsidRDefault="00F5325D">
      <w:pPr>
        <w:pStyle w:val="CaptionedFigure"/>
        <w:rPr>
          <w:lang w:val="en-GB"/>
          <w:rPrChange w:id="3238" w:author="Nils Hailer" w:date="2021-05-17T11:11:00Z">
            <w:rPr/>
          </w:rPrChange>
        </w:rPr>
      </w:pPr>
      <w:r w:rsidRPr="00414C19">
        <w:rPr>
          <w:noProof/>
          <w:lang w:val="en-GB"/>
          <w:rPrChange w:id="3239" w:author="Nils Hailer" w:date="2021-05-17T11:11:00Z">
            <w:rPr>
              <w:noProof/>
            </w:rPr>
          </w:rPrChange>
        </w:rPr>
        <w:drawing>
          <wp:inline distT="0" distB="0" distL="0" distR="0" wp14:anchorId="1DF795C8" wp14:editId="3E39EC61">
            <wp:extent cx="5969000" cy="2984500"/>
            <wp:effectExtent l="0" t="0" r="0" b="0"/>
            <wp:docPr id="8" name="Picture" descr="Figure 8: Estimated coefficient values for the reduced model. Red triangles indicate estimates from the Swedish derivation data set. Red circles indicates re-estimated coefficient values for the same model based on the Danish validation cohort. Small colored dots are emperical estimates from 1000 subsamples based on the Swedish data set, of the same sample size as used in the Danish validation cohort. Black dots indicates the outer limits of empirical confidence intervals based on the 2.5th and 97.5th percentiles. It is seen that the Swedish and Danish estimates are similar. The Dansih estimates almost always fall within the 95 % emperical CIs. The sole exception is for the rare diagnose group of ‘sequelae after childhood hip disease’."/>
            <wp:cNvGraphicFramePr/>
            <a:graphic xmlns:a="http://schemas.openxmlformats.org/drawingml/2006/main">
              <a:graphicData uri="http://schemas.openxmlformats.org/drawingml/2006/picture">
                <pic:pic xmlns:pic="http://schemas.openxmlformats.org/drawingml/2006/picture">
                  <pic:nvPicPr>
                    <pic:cNvPr id="0" name="Picture" descr="../validation/Swedish_model.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379D3D55" w14:textId="77777777" w:rsidR="00DE1FF7" w:rsidRPr="00414C19" w:rsidRDefault="00F5325D">
      <w:pPr>
        <w:pStyle w:val="ImageCaption"/>
        <w:rPr>
          <w:lang w:val="en-GB"/>
          <w:rPrChange w:id="3240" w:author="Nils Hailer" w:date="2021-05-17T11:11:00Z">
            <w:rPr/>
          </w:rPrChange>
        </w:rPr>
      </w:pPr>
      <w:r w:rsidRPr="00414C19">
        <w:rPr>
          <w:lang w:val="en-GB"/>
          <w:rPrChange w:id="3241" w:author="Nils Hailer" w:date="2021-05-17T11:11:00Z">
            <w:rPr/>
          </w:rPrChange>
        </w:rPr>
        <w:t xml:space="preserve">Figure 8: Estimated coefficient values for the reduced model. Red triangles indicate estimates from the Swedish derivation data set. Red circles </w:t>
      </w:r>
      <w:proofErr w:type="gramStart"/>
      <w:r w:rsidRPr="00414C19">
        <w:rPr>
          <w:lang w:val="en-GB"/>
          <w:rPrChange w:id="3242" w:author="Nils Hailer" w:date="2021-05-17T11:11:00Z">
            <w:rPr/>
          </w:rPrChange>
        </w:rPr>
        <w:t>indicates</w:t>
      </w:r>
      <w:proofErr w:type="gramEnd"/>
      <w:r w:rsidRPr="00414C19">
        <w:rPr>
          <w:lang w:val="en-GB"/>
          <w:rPrChange w:id="3243" w:author="Nils Hailer" w:date="2021-05-17T11:11:00Z">
            <w:rPr/>
          </w:rPrChange>
        </w:rPr>
        <w:t xml:space="preserve"> re-estimated coefficient values for the same model based on the Danish validation cohort. Small </w:t>
      </w:r>
      <w:proofErr w:type="spellStart"/>
      <w:r w:rsidRPr="00414C19">
        <w:rPr>
          <w:lang w:val="en-GB"/>
          <w:rPrChange w:id="3244" w:author="Nils Hailer" w:date="2021-05-17T11:11:00Z">
            <w:rPr/>
          </w:rPrChange>
        </w:rPr>
        <w:t>colored</w:t>
      </w:r>
      <w:proofErr w:type="spellEnd"/>
      <w:r w:rsidRPr="00414C19">
        <w:rPr>
          <w:lang w:val="en-GB"/>
          <w:rPrChange w:id="3245" w:author="Nils Hailer" w:date="2021-05-17T11:11:00Z">
            <w:rPr/>
          </w:rPrChange>
        </w:rPr>
        <w:t xml:space="preserve"> dots are </w:t>
      </w:r>
      <w:proofErr w:type="spellStart"/>
      <w:r w:rsidRPr="00414C19">
        <w:rPr>
          <w:lang w:val="en-GB"/>
          <w:rPrChange w:id="3246" w:author="Nils Hailer" w:date="2021-05-17T11:11:00Z">
            <w:rPr/>
          </w:rPrChange>
        </w:rPr>
        <w:t>emperical</w:t>
      </w:r>
      <w:proofErr w:type="spellEnd"/>
      <w:r w:rsidRPr="00414C19">
        <w:rPr>
          <w:lang w:val="en-GB"/>
          <w:rPrChange w:id="3247" w:author="Nils Hailer" w:date="2021-05-17T11:11:00Z">
            <w:rPr/>
          </w:rPrChange>
        </w:rPr>
        <w:t xml:space="preserve"> estimates from 1000 subsamples based on the Swedish data set, of the same sample size as used in the Danish validation cohort. Black dots </w:t>
      </w:r>
      <w:proofErr w:type="gramStart"/>
      <w:r w:rsidRPr="00414C19">
        <w:rPr>
          <w:lang w:val="en-GB"/>
          <w:rPrChange w:id="3248" w:author="Nils Hailer" w:date="2021-05-17T11:11:00Z">
            <w:rPr/>
          </w:rPrChange>
        </w:rPr>
        <w:t>indicates</w:t>
      </w:r>
      <w:proofErr w:type="gramEnd"/>
      <w:r w:rsidRPr="00414C19">
        <w:rPr>
          <w:lang w:val="en-GB"/>
          <w:rPrChange w:id="3249" w:author="Nils Hailer" w:date="2021-05-17T11:11:00Z">
            <w:rPr/>
          </w:rPrChange>
        </w:rPr>
        <w:t xml:space="preserve"> the outer limits of empirical </w:t>
      </w:r>
      <w:r w:rsidRPr="00414C19">
        <w:rPr>
          <w:lang w:val="en-GB"/>
          <w:rPrChange w:id="3250" w:author="Nils Hailer" w:date="2021-05-17T11:11:00Z">
            <w:rPr/>
          </w:rPrChange>
        </w:rPr>
        <w:lastRenderedPageBreak/>
        <w:t xml:space="preserve">confidence intervals based on the 2.5th and 97.5th percentiles. It is seen that the Swedish and Danish estimates are similar. The </w:t>
      </w:r>
      <w:proofErr w:type="spellStart"/>
      <w:r w:rsidRPr="00414C19">
        <w:rPr>
          <w:lang w:val="en-GB"/>
          <w:rPrChange w:id="3251" w:author="Nils Hailer" w:date="2021-05-17T11:11:00Z">
            <w:rPr/>
          </w:rPrChange>
        </w:rPr>
        <w:t>Dansih</w:t>
      </w:r>
      <w:proofErr w:type="spellEnd"/>
      <w:r w:rsidRPr="00414C19">
        <w:rPr>
          <w:lang w:val="en-GB"/>
          <w:rPrChange w:id="3252" w:author="Nils Hailer" w:date="2021-05-17T11:11:00Z">
            <w:rPr/>
          </w:rPrChange>
        </w:rPr>
        <w:t xml:space="preserve"> estimates almost always fall within the 95 % </w:t>
      </w:r>
      <w:proofErr w:type="spellStart"/>
      <w:r w:rsidRPr="00414C19">
        <w:rPr>
          <w:lang w:val="en-GB"/>
          <w:rPrChange w:id="3253" w:author="Nils Hailer" w:date="2021-05-17T11:11:00Z">
            <w:rPr/>
          </w:rPrChange>
        </w:rPr>
        <w:t>emperical</w:t>
      </w:r>
      <w:proofErr w:type="spellEnd"/>
      <w:r w:rsidRPr="00414C19">
        <w:rPr>
          <w:lang w:val="en-GB"/>
          <w:rPrChange w:id="3254" w:author="Nils Hailer" w:date="2021-05-17T11:11:00Z">
            <w:rPr/>
          </w:rPrChange>
        </w:rPr>
        <w:t xml:space="preserve"> CIs. The sole exception is for the rare diagnose group of ‘sequelae after childhood hip disease’.</w:t>
      </w:r>
    </w:p>
    <w:p w14:paraId="2646AA71" w14:textId="77777777" w:rsidR="00DE1FF7" w:rsidRPr="00414C19" w:rsidRDefault="00F5325D">
      <w:pPr>
        <w:pStyle w:val="Rubrik2"/>
        <w:rPr>
          <w:lang w:val="en-GB"/>
          <w:rPrChange w:id="3255" w:author="Nils Hailer" w:date="2021-05-17T11:11:00Z">
            <w:rPr/>
          </w:rPrChange>
        </w:rPr>
      </w:pPr>
      <w:bookmarkStart w:id="3256" w:name="stratified-separation"/>
      <w:bookmarkEnd w:id="3029"/>
      <w:r w:rsidRPr="00414C19">
        <w:rPr>
          <w:lang w:val="en-GB"/>
          <w:rPrChange w:id="3257" w:author="Nils Hailer" w:date="2021-05-17T11:11:00Z">
            <w:rPr/>
          </w:rPrChange>
        </w:rPr>
        <w:t>Stratified separation</w:t>
      </w:r>
    </w:p>
    <w:p w14:paraId="00056C40" w14:textId="77777777" w:rsidR="00DE1FF7" w:rsidRPr="00414C19" w:rsidRDefault="00F5325D">
      <w:pPr>
        <w:pStyle w:val="FirstParagraph"/>
        <w:rPr>
          <w:lang w:val="en-GB"/>
          <w:rPrChange w:id="3258" w:author="Nils Hailer" w:date="2021-05-17T11:11:00Z">
            <w:rPr/>
          </w:rPrChange>
        </w:rPr>
      </w:pPr>
      <w:r w:rsidRPr="00414C19">
        <w:rPr>
          <w:b/>
          <w:lang w:val="en-GB"/>
          <w:rPrChange w:id="3259" w:author="Nils Hailer" w:date="2021-05-17T11:11:00Z">
            <w:rPr>
              <w:b/>
            </w:rPr>
          </w:rPrChange>
        </w:rPr>
        <w:t>TODO: If we decide to include those figures, could we get the Danish ggplot2-objects as well? Would you also like to add some descriptive text in that case Ute?</w:t>
      </w:r>
    </w:p>
    <w:p w14:paraId="6B167364" w14:textId="77777777" w:rsidR="00DE1FF7" w:rsidRPr="00414C19" w:rsidRDefault="00F5325D">
      <w:pPr>
        <w:pStyle w:val="CaptionedFigure"/>
        <w:rPr>
          <w:lang w:val="en-GB"/>
          <w:rPrChange w:id="3260" w:author="Nils Hailer" w:date="2021-05-17T11:11:00Z">
            <w:rPr/>
          </w:rPrChange>
        </w:rPr>
      </w:pPr>
      <w:r w:rsidRPr="00414C19">
        <w:rPr>
          <w:noProof/>
          <w:lang w:val="en-GB"/>
          <w:rPrChange w:id="3261" w:author="Nils Hailer" w:date="2021-05-17T11:11:00Z">
            <w:rPr>
              <w:noProof/>
            </w:rPr>
          </w:rPrChange>
        </w:rPr>
        <w:drawing>
          <wp:inline distT="0" distB="0" distL="0" distR="0" wp14:anchorId="4F2E0D18" wp14:editId="34B932FA">
            <wp:extent cx="3611727" cy="3611727"/>
            <wp:effectExtent l="0" t="0" r="0" b="0"/>
            <wp:docPr id="9" name="Picture" descr="Figure 9: Predicted probability by the reduced model, stratified by outcome and sex."/>
            <wp:cNvGraphicFramePr/>
            <a:graphic xmlns:a="http://schemas.openxmlformats.org/drawingml/2006/main">
              <a:graphicData uri="http://schemas.openxmlformats.org/drawingml/2006/picture">
                <pic:pic xmlns:pic="http://schemas.openxmlformats.org/drawingml/2006/picture">
                  <pic:nvPicPr>
                    <pic:cNvPr id="0" name="Picture" descr="../graphs/separation_strata_sex.png"/>
                    <pic:cNvPicPr>
                      <a:picLocks noChangeAspect="1" noChangeArrowheads="1"/>
                    </pic:cNvPicPr>
                  </pic:nvPicPr>
                  <pic:blipFill>
                    <a:blip r:embed="rId19"/>
                    <a:stretch>
                      <a:fillRect/>
                    </a:stretch>
                  </pic:blipFill>
                  <pic:spPr bwMode="auto">
                    <a:xfrm>
                      <a:off x="0" y="0"/>
                      <a:ext cx="3611727" cy="3611727"/>
                    </a:xfrm>
                    <a:prstGeom prst="rect">
                      <a:avLst/>
                    </a:prstGeom>
                    <a:noFill/>
                    <a:ln w="9525">
                      <a:noFill/>
                      <a:headEnd/>
                      <a:tailEnd/>
                    </a:ln>
                  </pic:spPr>
                </pic:pic>
              </a:graphicData>
            </a:graphic>
          </wp:inline>
        </w:drawing>
      </w:r>
    </w:p>
    <w:p w14:paraId="5755C09C" w14:textId="77777777" w:rsidR="00DE1FF7" w:rsidRPr="00414C19" w:rsidRDefault="00F5325D">
      <w:pPr>
        <w:pStyle w:val="ImageCaption"/>
        <w:rPr>
          <w:lang w:val="en-GB"/>
          <w:rPrChange w:id="3262" w:author="Nils Hailer" w:date="2021-05-17T11:11:00Z">
            <w:rPr/>
          </w:rPrChange>
        </w:rPr>
      </w:pPr>
      <w:r w:rsidRPr="00414C19">
        <w:rPr>
          <w:lang w:val="en-GB"/>
          <w:rPrChange w:id="3263" w:author="Nils Hailer" w:date="2021-05-17T11:11:00Z">
            <w:rPr/>
          </w:rPrChange>
        </w:rPr>
        <w:t>Figure 9: Predicted probability by the reduced model, stratified by outcome and sex.</w:t>
      </w:r>
    </w:p>
    <w:p w14:paraId="0FCAFD10" w14:textId="77777777" w:rsidR="00DE1FF7" w:rsidRPr="00414C19" w:rsidRDefault="00F5325D">
      <w:pPr>
        <w:pStyle w:val="CaptionedFigure"/>
        <w:rPr>
          <w:lang w:val="en-GB"/>
          <w:rPrChange w:id="3264" w:author="Nils Hailer" w:date="2021-05-17T11:11:00Z">
            <w:rPr/>
          </w:rPrChange>
        </w:rPr>
      </w:pPr>
      <w:r w:rsidRPr="00414C19">
        <w:rPr>
          <w:noProof/>
          <w:lang w:val="en-GB"/>
          <w:rPrChange w:id="3265" w:author="Nils Hailer" w:date="2021-05-17T11:11:00Z">
            <w:rPr>
              <w:noProof/>
            </w:rPr>
          </w:rPrChange>
        </w:rPr>
        <w:lastRenderedPageBreak/>
        <w:drawing>
          <wp:inline distT="0" distB="0" distL="0" distR="0" wp14:anchorId="3FE571D1" wp14:editId="604C4653">
            <wp:extent cx="3611727" cy="5416061"/>
            <wp:effectExtent l="0" t="0" r="0" b="0"/>
            <wp:docPr id="10" name="Picture" descr="Figure 10: Predicted probability by the reduced model, stratified by outcome and ASA class."/>
            <wp:cNvGraphicFramePr/>
            <a:graphic xmlns:a="http://schemas.openxmlformats.org/drawingml/2006/main">
              <a:graphicData uri="http://schemas.openxmlformats.org/drawingml/2006/picture">
                <pic:pic xmlns:pic="http://schemas.openxmlformats.org/drawingml/2006/picture">
                  <pic:nvPicPr>
                    <pic:cNvPr id="0" name="Picture" descr="../graphs/separation_strata_asa.png"/>
                    <pic:cNvPicPr>
                      <a:picLocks noChangeAspect="1" noChangeArrowheads="1"/>
                    </pic:cNvPicPr>
                  </pic:nvPicPr>
                  <pic:blipFill>
                    <a:blip r:embed="rId20"/>
                    <a:stretch>
                      <a:fillRect/>
                    </a:stretch>
                  </pic:blipFill>
                  <pic:spPr bwMode="auto">
                    <a:xfrm>
                      <a:off x="0" y="0"/>
                      <a:ext cx="3611727" cy="5416061"/>
                    </a:xfrm>
                    <a:prstGeom prst="rect">
                      <a:avLst/>
                    </a:prstGeom>
                    <a:noFill/>
                    <a:ln w="9525">
                      <a:noFill/>
                      <a:headEnd/>
                      <a:tailEnd/>
                    </a:ln>
                  </pic:spPr>
                </pic:pic>
              </a:graphicData>
            </a:graphic>
          </wp:inline>
        </w:drawing>
      </w:r>
    </w:p>
    <w:p w14:paraId="795B00DD" w14:textId="77777777" w:rsidR="00DE1FF7" w:rsidRPr="00414C19" w:rsidRDefault="00F5325D">
      <w:pPr>
        <w:pStyle w:val="ImageCaption"/>
        <w:rPr>
          <w:lang w:val="en-GB"/>
          <w:rPrChange w:id="3266" w:author="Nils Hailer" w:date="2021-05-17T11:11:00Z">
            <w:rPr/>
          </w:rPrChange>
        </w:rPr>
      </w:pPr>
      <w:r w:rsidRPr="00414C19">
        <w:rPr>
          <w:lang w:val="en-GB"/>
          <w:rPrChange w:id="3267" w:author="Nils Hailer" w:date="2021-05-17T11:11:00Z">
            <w:rPr/>
          </w:rPrChange>
        </w:rPr>
        <w:t>Figure 10: Predicted probability by the reduced model, stratified by outcome and ASA class.</w:t>
      </w:r>
    </w:p>
    <w:p w14:paraId="333D0503" w14:textId="77777777" w:rsidR="00DE1FF7" w:rsidRPr="00414C19" w:rsidRDefault="00F5325D">
      <w:pPr>
        <w:pStyle w:val="CaptionedFigure"/>
        <w:rPr>
          <w:lang w:val="en-GB"/>
          <w:rPrChange w:id="3268" w:author="Nils Hailer" w:date="2021-05-17T11:11:00Z">
            <w:rPr/>
          </w:rPrChange>
        </w:rPr>
      </w:pPr>
      <w:r w:rsidRPr="00414C19">
        <w:rPr>
          <w:noProof/>
          <w:lang w:val="en-GB"/>
          <w:rPrChange w:id="3269" w:author="Nils Hailer" w:date="2021-05-17T11:11:00Z">
            <w:rPr>
              <w:noProof/>
            </w:rPr>
          </w:rPrChange>
        </w:rPr>
        <w:lastRenderedPageBreak/>
        <w:drawing>
          <wp:inline distT="0" distB="0" distL="0" distR="0" wp14:anchorId="6932D177" wp14:editId="5D9AB0F9">
            <wp:extent cx="3611727" cy="5416061"/>
            <wp:effectExtent l="0" t="0" r="0" b="0"/>
            <wp:docPr id="11" name="Picture" descr="Figure 11: Predicted probability by the reduced model, stratified by outcome and Body Mass index (BMI)."/>
            <wp:cNvGraphicFramePr/>
            <a:graphic xmlns:a="http://schemas.openxmlformats.org/drawingml/2006/main">
              <a:graphicData uri="http://schemas.openxmlformats.org/drawingml/2006/picture">
                <pic:pic xmlns:pic="http://schemas.openxmlformats.org/drawingml/2006/picture">
                  <pic:nvPicPr>
                    <pic:cNvPr id="0" name="Picture" descr="../graphs/separation_strata_bmi.png"/>
                    <pic:cNvPicPr>
                      <a:picLocks noChangeAspect="1" noChangeArrowheads="1"/>
                    </pic:cNvPicPr>
                  </pic:nvPicPr>
                  <pic:blipFill>
                    <a:blip r:embed="rId21"/>
                    <a:stretch>
                      <a:fillRect/>
                    </a:stretch>
                  </pic:blipFill>
                  <pic:spPr bwMode="auto">
                    <a:xfrm>
                      <a:off x="0" y="0"/>
                      <a:ext cx="3611727" cy="5416061"/>
                    </a:xfrm>
                    <a:prstGeom prst="rect">
                      <a:avLst/>
                    </a:prstGeom>
                    <a:noFill/>
                    <a:ln w="9525">
                      <a:noFill/>
                      <a:headEnd/>
                      <a:tailEnd/>
                    </a:ln>
                  </pic:spPr>
                </pic:pic>
              </a:graphicData>
            </a:graphic>
          </wp:inline>
        </w:drawing>
      </w:r>
    </w:p>
    <w:p w14:paraId="46F61F21" w14:textId="77777777" w:rsidR="00DE1FF7" w:rsidRPr="00414C19" w:rsidRDefault="00F5325D">
      <w:pPr>
        <w:pStyle w:val="ImageCaption"/>
        <w:rPr>
          <w:lang w:val="en-GB"/>
          <w:rPrChange w:id="3270" w:author="Nils Hailer" w:date="2021-05-17T11:11:00Z">
            <w:rPr/>
          </w:rPrChange>
        </w:rPr>
      </w:pPr>
      <w:r w:rsidRPr="00414C19">
        <w:rPr>
          <w:lang w:val="en-GB"/>
          <w:rPrChange w:id="3271" w:author="Nils Hailer" w:date="2021-05-17T11:11:00Z">
            <w:rPr/>
          </w:rPrChange>
        </w:rPr>
        <w:t>Figure 11: Predicted probability by the reduced model, stratified by outcome and Body Mass index (BMI).</w:t>
      </w:r>
    </w:p>
    <w:p w14:paraId="6B150310" w14:textId="77777777" w:rsidR="00DE1FF7" w:rsidRPr="00414C19" w:rsidRDefault="00F5325D">
      <w:pPr>
        <w:pStyle w:val="CaptionedFigure"/>
        <w:rPr>
          <w:lang w:val="en-GB"/>
          <w:rPrChange w:id="3272" w:author="Nils Hailer" w:date="2021-05-17T11:11:00Z">
            <w:rPr/>
          </w:rPrChange>
        </w:rPr>
      </w:pPr>
      <w:r w:rsidRPr="00414C19">
        <w:rPr>
          <w:noProof/>
          <w:lang w:val="en-GB"/>
          <w:rPrChange w:id="3273" w:author="Nils Hailer" w:date="2021-05-17T11:11:00Z">
            <w:rPr>
              <w:noProof/>
            </w:rPr>
          </w:rPrChange>
        </w:rPr>
        <w:lastRenderedPageBreak/>
        <w:drawing>
          <wp:inline distT="0" distB="0" distL="0" distR="0" wp14:anchorId="12842C22" wp14:editId="739DC880">
            <wp:extent cx="5969000" cy="4475486"/>
            <wp:effectExtent l="0" t="0" r="0" b="0"/>
            <wp:docPr id="12" name="Picture" descr="Figure 12: Predicted probability by the reduced model, stratified by outcome and diagnose group."/>
            <wp:cNvGraphicFramePr/>
            <a:graphic xmlns:a="http://schemas.openxmlformats.org/drawingml/2006/main">
              <a:graphicData uri="http://schemas.openxmlformats.org/drawingml/2006/picture">
                <pic:pic xmlns:pic="http://schemas.openxmlformats.org/drawingml/2006/picture">
                  <pic:nvPicPr>
                    <pic:cNvPr id="0" name="Picture" descr="../graphs/separation_strata_diagrp.png"/>
                    <pic:cNvPicPr>
                      <a:picLocks noChangeAspect="1" noChangeArrowheads="1"/>
                    </pic:cNvPicPr>
                  </pic:nvPicPr>
                  <pic:blipFill>
                    <a:blip r:embed="rId22"/>
                    <a:stretch>
                      <a:fillRect/>
                    </a:stretch>
                  </pic:blipFill>
                  <pic:spPr bwMode="auto">
                    <a:xfrm>
                      <a:off x="0" y="0"/>
                      <a:ext cx="5969000" cy="4475486"/>
                    </a:xfrm>
                    <a:prstGeom prst="rect">
                      <a:avLst/>
                    </a:prstGeom>
                    <a:noFill/>
                    <a:ln w="9525">
                      <a:noFill/>
                      <a:headEnd/>
                      <a:tailEnd/>
                    </a:ln>
                  </pic:spPr>
                </pic:pic>
              </a:graphicData>
            </a:graphic>
          </wp:inline>
        </w:drawing>
      </w:r>
    </w:p>
    <w:p w14:paraId="202360FE" w14:textId="77777777" w:rsidR="00DE1FF7" w:rsidRPr="00414C19" w:rsidRDefault="00F5325D">
      <w:pPr>
        <w:pStyle w:val="ImageCaption"/>
        <w:rPr>
          <w:lang w:val="en-GB"/>
          <w:rPrChange w:id="3274" w:author="Nils Hailer" w:date="2021-05-17T11:11:00Z">
            <w:rPr/>
          </w:rPrChange>
        </w:rPr>
      </w:pPr>
      <w:r w:rsidRPr="00414C19">
        <w:rPr>
          <w:lang w:val="en-GB"/>
          <w:rPrChange w:id="3275" w:author="Nils Hailer" w:date="2021-05-17T11:11:00Z">
            <w:rPr/>
          </w:rPrChange>
        </w:rPr>
        <w:t>Figure 12: Predicted probability by the reduced model, stratified by outcome and diagnose group.</w:t>
      </w:r>
    </w:p>
    <w:p w14:paraId="084CC492" w14:textId="77777777" w:rsidR="00DE1FF7" w:rsidRPr="00414C19" w:rsidRDefault="00F5325D">
      <w:pPr>
        <w:pStyle w:val="Rubrik5"/>
        <w:rPr>
          <w:lang w:val="en-GB"/>
          <w:rPrChange w:id="3276" w:author="Nils Hailer" w:date="2021-05-17T11:11:00Z">
            <w:rPr/>
          </w:rPrChange>
        </w:rPr>
      </w:pPr>
      <w:bookmarkStart w:id="3277" w:name="page-break-15"/>
      <w:r w:rsidRPr="00414C19">
        <w:rPr>
          <w:lang w:val="en-GB"/>
          <w:rPrChange w:id="3278" w:author="Nils Hailer" w:date="2021-05-17T11:11:00Z">
            <w:rPr/>
          </w:rPrChange>
        </w:rPr>
        <w:lastRenderedPageBreak/>
        <w:t>PAGE BREAK</w:t>
      </w:r>
    </w:p>
    <w:p w14:paraId="041DD5C8" w14:textId="77777777" w:rsidR="00DE1FF7" w:rsidRPr="00414C19" w:rsidRDefault="00F5325D">
      <w:pPr>
        <w:pStyle w:val="Rubrik1"/>
        <w:rPr>
          <w:lang w:val="en-GB"/>
          <w:rPrChange w:id="3279" w:author="Nils Hailer" w:date="2021-05-17T11:11:00Z">
            <w:rPr/>
          </w:rPrChange>
        </w:rPr>
      </w:pPr>
      <w:bookmarkStart w:id="3280" w:name="bibliography"/>
      <w:bookmarkEnd w:id="3026"/>
      <w:bookmarkEnd w:id="3256"/>
      <w:bookmarkEnd w:id="3277"/>
      <w:r w:rsidRPr="00414C19">
        <w:rPr>
          <w:lang w:val="en-GB"/>
          <w:rPrChange w:id="3281" w:author="Nils Hailer" w:date="2021-05-17T11:11:00Z">
            <w:rPr/>
          </w:rPrChange>
        </w:rPr>
        <w:t>Bibliography</w:t>
      </w:r>
    </w:p>
    <w:p w14:paraId="079F0ABD" w14:textId="77777777" w:rsidR="00DE1FF7" w:rsidRPr="00414C19" w:rsidRDefault="00F5325D">
      <w:pPr>
        <w:pStyle w:val="Litteraturfrteckning"/>
        <w:rPr>
          <w:lang w:val="en-GB"/>
          <w:rPrChange w:id="3282" w:author="Nils Hailer" w:date="2021-05-17T11:11:00Z">
            <w:rPr/>
          </w:rPrChange>
        </w:rPr>
      </w:pPr>
      <w:bookmarkStart w:id="3283" w:name="ref-Zimmerli2006"/>
      <w:bookmarkStart w:id="3284" w:name="refs"/>
      <w:r w:rsidRPr="00414C19">
        <w:rPr>
          <w:lang w:val="en-GB"/>
          <w:rPrChange w:id="3285" w:author="Nils Hailer" w:date="2021-05-17T11:11:00Z">
            <w:rPr/>
          </w:rPrChange>
        </w:rPr>
        <w:t xml:space="preserve">1 </w:t>
      </w:r>
      <w:r w:rsidRPr="00414C19">
        <w:rPr>
          <w:lang w:val="en-GB"/>
          <w:rPrChange w:id="3286" w:author="Nils Hailer" w:date="2021-05-17T11:11:00Z">
            <w:rPr/>
          </w:rPrChange>
        </w:rPr>
        <w:tab/>
      </w:r>
      <w:proofErr w:type="spellStart"/>
      <w:r w:rsidRPr="00414C19">
        <w:rPr>
          <w:lang w:val="en-GB"/>
          <w:rPrChange w:id="3287" w:author="Nils Hailer" w:date="2021-05-17T11:11:00Z">
            <w:rPr/>
          </w:rPrChange>
        </w:rPr>
        <w:t>Zimmerli</w:t>
      </w:r>
      <w:proofErr w:type="spellEnd"/>
      <w:r w:rsidRPr="00414C19">
        <w:rPr>
          <w:lang w:val="en-GB"/>
          <w:rPrChange w:id="3288" w:author="Nils Hailer" w:date="2021-05-17T11:11:00Z">
            <w:rPr/>
          </w:rPrChange>
        </w:rPr>
        <w:t xml:space="preserve"> W. Prosthetic-joint-associated infections. </w:t>
      </w:r>
      <w:r w:rsidRPr="00414C19">
        <w:rPr>
          <w:i/>
          <w:lang w:val="en-GB"/>
          <w:rPrChange w:id="3289" w:author="Nils Hailer" w:date="2021-05-17T11:11:00Z">
            <w:rPr>
              <w:i/>
            </w:rPr>
          </w:rPrChange>
        </w:rPr>
        <w:t>Best Practice &amp; Research Clinical Rheumatology</w:t>
      </w:r>
      <w:r w:rsidRPr="00414C19">
        <w:rPr>
          <w:lang w:val="en-GB"/>
          <w:rPrChange w:id="3290" w:author="Nils Hailer" w:date="2021-05-17T11:11:00Z">
            <w:rPr/>
          </w:rPrChange>
        </w:rPr>
        <w:t xml:space="preserve"> 2006; </w:t>
      </w:r>
      <w:r w:rsidRPr="00414C19">
        <w:rPr>
          <w:b/>
          <w:lang w:val="en-GB"/>
          <w:rPrChange w:id="3291" w:author="Nils Hailer" w:date="2021-05-17T11:11:00Z">
            <w:rPr>
              <w:b/>
            </w:rPr>
          </w:rPrChange>
        </w:rPr>
        <w:t>20</w:t>
      </w:r>
      <w:r w:rsidRPr="00414C19">
        <w:rPr>
          <w:lang w:val="en-GB"/>
          <w:rPrChange w:id="3292" w:author="Nils Hailer" w:date="2021-05-17T11:11:00Z">
            <w:rPr/>
          </w:rPrChange>
        </w:rPr>
        <w:t>: 1045–63.</w:t>
      </w:r>
    </w:p>
    <w:p w14:paraId="7B6BA729" w14:textId="77777777" w:rsidR="00DE1FF7" w:rsidRPr="00414C19" w:rsidRDefault="00F5325D">
      <w:pPr>
        <w:pStyle w:val="Litteraturfrteckning"/>
        <w:rPr>
          <w:lang w:val="en-GB"/>
          <w:rPrChange w:id="3293" w:author="Nils Hailer" w:date="2021-05-17T11:11:00Z">
            <w:rPr/>
          </w:rPrChange>
        </w:rPr>
      </w:pPr>
      <w:bookmarkStart w:id="3294" w:name="ref-Kapadia2016"/>
      <w:bookmarkEnd w:id="3283"/>
      <w:r w:rsidRPr="00414C19">
        <w:rPr>
          <w:lang w:val="en-GB"/>
          <w:rPrChange w:id="3295" w:author="Nils Hailer" w:date="2021-05-17T11:11:00Z">
            <w:rPr>
              <w:lang w:val="sv-SE"/>
            </w:rPr>
          </w:rPrChange>
        </w:rPr>
        <w:t xml:space="preserve">2 </w:t>
      </w:r>
      <w:r w:rsidRPr="00414C19">
        <w:rPr>
          <w:lang w:val="en-GB"/>
          <w:rPrChange w:id="3296" w:author="Nils Hailer" w:date="2021-05-17T11:11:00Z">
            <w:rPr>
              <w:lang w:val="sv-SE"/>
            </w:rPr>
          </w:rPrChange>
        </w:rPr>
        <w:tab/>
        <w:t xml:space="preserve">Kapadia BH, Berg RA, Daley JA, Fritz J, </w:t>
      </w:r>
      <w:proofErr w:type="spellStart"/>
      <w:r w:rsidRPr="00414C19">
        <w:rPr>
          <w:lang w:val="en-GB"/>
          <w:rPrChange w:id="3297" w:author="Nils Hailer" w:date="2021-05-17T11:11:00Z">
            <w:rPr>
              <w:lang w:val="sv-SE"/>
            </w:rPr>
          </w:rPrChange>
        </w:rPr>
        <w:t>Bhave</w:t>
      </w:r>
      <w:proofErr w:type="spellEnd"/>
      <w:r w:rsidRPr="00414C19">
        <w:rPr>
          <w:lang w:val="en-GB"/>
          <w:rPrChange w:id="3298" w:author="Nils Hailer" w:date="2021-05-17T11:11:00Z">
            <w:rPr>
              <w:lang w:val="sv-SE"/>
            </w:rPr>
          </w:rPrChange>
        </w:rPr>
        <w:t xml:space="preserve"> A, Mont MA. </w:t>
      </w:r>
      <w:r w:rsidRPr="00414C19">
        <w:rPr>
          <w:lang w:val="en-GB"/>
          <w:rPrChange w:id="3299" w:author="Nils Hailer" w:date="2021-05-17T11:11:00Z">
            <w:rPr/>
          </w:rPrChange>
        </w:rPr>
        <w:t xml:space="preserve">Periprosthetic joint infection. </w:t>
      </w:r>
      <w:r w:rsidRPr="00414C19">
        <w:rPr>
          <w:i/>
          <w:lang w:val="en-GB"/>
          <w:rPrChange w:id="3300" w:author="Nils Hailer" w:date="2021-05-17T11:11:00Z">
            <w:rPr>
              <w:i/>
            </w:rPr>
          </w:rPrChange>
        </w:rPr>
        <w:t>The Lancet</w:t>
      </w:r>
      <w:r w:rsidRPr="00414C19">
        <w:rPr>
          <w:lang w:val="en-GB"/>
          <w:rPrChange w:id="3301" w:author="Nils Hailer" w:date="2021-05-17T11:11:00Z">
            <w:rPr/>
          </w:rPrChange>
        </w:rPr>
        <w:t xml:space="preserve"> 2016; </w:t>
      </w:r>
      <w:r w:rsidRPr="00414C19">
        <w:rPr>
          <w:b/>
          <w:lang w:val="en-GB"/>
          <w:rPrChange w:id="3302" w:author="Nils Hailer" w:date="2021-05-17T11:11:00Z">
            <w:rPr>
              <w:b/>
            </w:rPr>
          </w:rPrChange>
        </w:rPr>
        <w:t>387</w:t>
      </w:r>
      <w:r w:rsidRPr="00414C19">
        <w:rPr>
          <w:lang w:val="en-GB"/>
          <w:rPrChange w:id="3303" w:author="Nils Hailer" w:date="2021-05-17T11:11:00Z">
            <w:rPr/>
          </w:rPrChange>
        </w:rPr>
        <w:t>: 386–94.</w:t>
      </w:r>
    </w:p>
    <w:p w14:paraId="6BF8BA11" w14:textId="77777777" w:rsidR="00DE1FF7" w:rsidRPr="00414C19" w:rsidRDefault="00F5325D">
      <w:pPr>
        <w:pStyle w:val="Litteraturfrteckning"/>
        <w:rPr>
          <w:lang w:val="en-GB"/>
          <w:rPrChange w:id="3304" w:author="Nils Hailer" w:date="2021-05-17T11:11:00Z">
            <w:rPr/>
          </w:rPrChange>
        </w:rPr>
      </w:pPr>
      <w:bookmarkStart w:id="3305" w:name="ref-Shohat2019"/>
      <w:bookmarkEnd w:id="3294"/>
      <w:r w:rsidRPr="00414C19">
        <w:rPr>
          <w:lang w:val="en-GB"/>
          <w:rPrChange w:id="3306" w:author="Nils Hailer" w:date="2021-05-17T11:11:00Z">
            <w:rPr/>
          </w:rPrChange>
        </w:rPr>
        <w:t xml:space="preserve">3 </w:t>
      </w:r>
      <w:r w:rsidRPr="00414C19">
        <w:rPr>
          <w:lang w:val="en-GB"/>
          <w:rPrChange w:id="3307" w:author="Nils Hailer" w:date="2021-05-17T11:11:00Z">
            <w:rPr/>
          </w:rPrChange>
        </w:rPr>
        <w:tab/>
      </w:r>
      <w:proofErr w:type="spellStart"/>
      <w:r w:rsidRPr="00414C19">
        <w:rPr>
          <w:lang w:val="en-GB"/>
          <w:rPrChange w:id="3308" w:author="Nils Hailer" w:date="2021-05-17T11:11:00Z">
            <w:rPr/>
          </w:rPrChange>
        </w:rPr>
        <w:t>Shohat</w:t>
      </w:r>
      <w:proofErr w:type="spellEnd"/>
      <w:r w:rsidRPr="00414C19">
        <w:rPr>
          <w:lang w:val="en-GB"/>
          <w:rPrChange w:id="3309" w:author="Nils Hailer" w:date="2021-05-17T11:11:00Z">
            <w:rPr/>
          </w:rPrChange>
        </w:rPr>
        <w:t xml:space="preserve"> N, Bauer T, Buttaro M, </w:t>
      </w:r>
      <w:r w:rsidRPr="00414C19">
        <w:rPr>
          <w:i/>
          <w:lang w:val="en-GB"/>
          <w:rPrChange w:id="3310" w:author="Nils Hailer" w:date="2021-05-17T11:11:00Z">
            <w:rPr>
              <w:i/>
            </w:rPr>
          </w:rPrChange>
        </w:rPr>
        <w:t>et al.</w:t>
      </w:r>
      <w:r w:rsidRPr="00414C19">
        <w:rPr>
          <w:lang w:val="en-GB"/>
          <w:rPrChange w:id="3311" w:author="Nils Hailer" w:date="2021-05-17T11:11:00Z">
            <w:rPr/>
          </w:rPrChange>
        </w:rPr>
        <w:t xml:space="preserve"> Hip and Knee Section, </w:t>
      </w:r>
      <w:proofErr w:type="gramStart"/>
      <w:r w:rsidRPr="00414C19">
        <w:rPr>
          <w:lang w:val="en-GB"/>
          <w:rPrChange w:id="3312" w:author="Nils Hailer" w:date="2021-05-17T11:11:00Z">
            <w:rPr/>
          </w:rPrChange>
        </w:rPr>
        <w:t>What</w:t>
      </w:r>
      <w:proofErr w:type="gramEnd"/>
      <w:r w:rsidRPr="00414C19">
        <w:rPr>
          <w:lang w:val="en-GB"/>
          <w:rPrChange w:id="3313" w:author="Nils Hailer" w:date="2021-05-17T11:11:00Z">
            <w:rPr/>
          </w:rPrChange>
        </w:rPr>
        <w:t xml:space="preserve"> is the Definition of a Periprosthetic Joint Infection (PJI) of the Knee and the Hip? Can the Same Criteria be Used for Both </w:t>
      </w:r>
      <w:proofErr w:type="gramStart"/>
      <w:r w:rsidRPr="00414C19">
        <w:rPr>
          <w:lang w:val="en-GB"/>
          <w:rPrChange w:id="3314" w:author="Nils Hailer" w:date="2021-05-17T11:11:00Z">
            <w:rPr/>
          </w:rPrChange>
        </w:rPr>
        <w:t>Joints?:</w:t>
      </w:r>
      <w:proofErr w:type="gramEnd"/>
      <w:r w:rsidRPr="00414C19">
        <w:rPr>
          <w:lang w:val="en-GB"/>
          <w:rPrChange w:id="3315" w:author="Nils Hailer" w:date="2021-05-17T11:11:00Z">
            <w:rPr/>
          </w:rPrChange>
        </w:rPr>
        <w:t xml:space="preserve"> Proceedings of International Consensus on </w:t>
      </w:r>
      <w:proofErr w:type="spellStart"/>
      <w:r w:rsidRPr="00414C19">
        <w:rPr>
          <w:lang w:val="en-GB"/>
          <w:rPrChange w:id="3316" w:author="Nils Hailer" w:date="2021-05-17T11:11:00Z">
            <w:rPr/>
          </w:rPrChange>
        </w:rPr>
        <w:t>Orthopedic</w:t>
      </w:r>
      <w:proofErr w:type="spellEnd"/>
      <w:r w:rsidRPr="00414C19">
        <w:rPr>
          <w:lang w:val="en-GB"/>
          <w:rPrChange w:id="3317" w:author="Nils Hailer" w:date="2021-05-17T11:11:00Z">
            <w:rPr/>
          </w:rPrChange>
        </w:rPr>
        <w:t xml:space="preserve"> Infections. </w:t>
      </w:r>
      <w:r w:rsidRPr="00414C19">
        <w:rPr>
          <w:i/>
          <w:lang w:val="en-GB"/>
          <w:rPrChange w:id="3318" w:author="Nils Hailer" w:date="2021-05-17T11:11:00Z">
            <w:rPr>
              <w:i/>
            </w:rPr>
          </w:rPrChange>
        </w:rPr>
        <w:t>The Journal of Arthroplasty</w:t>
      </w:r>
      <w:r w:rsidRPr="00414C19">
        <w:rPr>
          <w:lang w:val="en-GB"/>
          <w:rPrChange w:id="3319" w:author="Nils Hailer" w:date="2021-05-17T11:11:00Z">
            <w:rPr/>
          </w:rPrChange>
        </w:rPr>
        <w:t xml:space="preserve"> 2019; </w:t>
      </w:r>
      <w:r w:rsidRPr="00414C19">
        <w:rPr>
          <w:b/>
          <w:lang w:val="en-GB"/>
          <w:rPrChange w:id="3320" w:author="Nils Hailer" w:date="2021-05-17T11:11:00Z">
            <w:rPr>
              <w:b/>
            </w:rPr>
          </w:rPrChange>
        </w:rPr>
        <w:t>34</w:t>
      </w:r>
      <w:r w:rsidRPr="00414C19">
        <w:rPr>
          <w:lang w:val="en-GB"/>
          <w:rPrChange w:id="3321" w:author="Nils Hailer" w:date="2021-05-17T11:11:00Z">
            <w:rPr/>
          </w:rPrChange>
        </w:rPr>
        <w:t>: S325–7.</w:t>
      </w:r>
    </w:p>
    <w:p w14:paraId="400706DA" w14:textId="77777777" w:rsidR="00DE1FF7" w:rsidRPr="00414C19" w:rsidRDefault="00F5325D">
      <w:pPr>
        <w:pStyle w:val="Litteraturfrteckning"/>
        <w:rPr>
          <w:lang w:val="en-GB"/>
          <w:rPrChange w:id="3322" w:author="Nils Hailer" w:date="2021-05-17T11:11:00Z">
            <w:rPr/>
          </w:rPrChange>
        </w:rPr>
      </w:pPr>
      <w:bookmarkStart w:id="3323" w:name="ref-Ridgeway2005"/>
      <w:bookmarkEnd w:id="3305"/>
      <w:r w:rsidRPr="00414C19">
        <w:rPr>
          <w:lang w:val="en-GB"/>
          <w:rPrChange w:id="3324" w:author="Nils Hailer" w:date="2021-05-17T11:11:00Z">
            <w:rPr/>
          </w:rPrChange>
        </w:rPr>
        <w:t xml:space="preserve">4 </w:t>
      </w:r>
      <w:r w:rsidRPr="00414C19">
        <w:rPr>
          <w:lang w:val="en-GB"/>
          <w:rPrChange w:id="3325" w:author="Nils Hailer" w:date="2021-05-17T11:11:00Z">
            <w:rPr/>
          </w:rPrChange>
        </w:rPr>
        <w:tab/>
        <w:t xml:space="preserve">Ridgeway S, Wilson J, </w:t>
      </w:r>
      <w:proofErr w:type="spellStart"/>
      <w:r w:rsidRPr="00414C19">
        <w:rPr>
          <w:lang w:val="en-GB"/>
          <w:rPrChange w:id="3326" w:author="Nils Hailer" w:date="2021-05-17T11:11:00Z">
            <w:rPr/>
          </w:rPrChange>
        </w:rPr>
        <w:t>Charlet</w:t>
      </w:r>
      <w:proofErr w:type="spellEnd"/>
      <w:r w:rsidRPr="00414C19">
        <w:rPr>
          <w:lang w:val="en-GB"/>
          <w:rPrChange w:id="3327" w:author="Nils Hailer" w:date="2021-05-17T11:11:00Z">
            <w:rPr/>
          </w:rPrChange>
        </w:rPr>
        <w:t xml:space="preserve"> A, </w:t>
      </w:r>
      <w:proofErr w:type="spellStart"/>
      <w:r w:rsidRPr="00414C19">
        <w:rPr>
          <w:lang w:val="en-GB"/>
          <w:rPrChange w:id="3328" w:author="Nils Hailer" w:date="2021-05-17T11:11:00Z">
            <w:rPr/>
          </w:rPrChange>
        </w:rPr>
        <w:t>Kafatos</w:t>
      </w:r>
      <w:proofErr w:type="spellEnd"/>
      <w:r w:rsidRPr="00414C19">
        <w:rPr>
          <w:lang w:val="en-GB"/>
          <w:rPrChange w:id="3329" w:author="Nils Hailer" w:date="2021-05-17T11:11:00Z">
            <w:rPr/>
          </w:rPrChange>
        </w:rPr>
        <w:t xml:space="preserve"> G, Pearson A, </w:t>
      </w:r>
      <w:proofErr w:type="spellStart"/>
      <w:r w:rsidRPr="00414C19">
        <w:rPr>
          <w:lang w:val="en-GB"/>
          <w:rPrChange w:id="3330" w:author="Nils Hailer" w:date="2021-05-17T11:11:00Z">
            <w:rPr/>
          </w:rPrChange>
        </w:rPr>
        <w:t>Coello</w:t>
      </w:r>
      <w:proofErr w:type="spellEnd"/>
      <w:r w:rsidRPr="00414C19">
        <w:rPr>
          <w:lang w:val="en-GB"/>
          <w:rPrChange w:id="3331" w:author="Nils Hailer" w:date="2021-05-17T11:11:00Z">
            <w:rPr/>
          </w:rPrChange>
        </w:rPr>
        <w:t xml:space="preserve"> R. Infection of the surgical site after arthroplasty of the hip. </w:t>
      </w:r>
      <w:r w:rsidRPr="00414C19">
        <w:rPr>
          <w:i/>
          <w:lang w:val="en-GB"/>
          <w:rPrChange w:id="3332" w:author="Nils Hailer" w:date="2021-05-17T11:11:00Z">
            <w:rPr>
              <w:i/>
            </w:rPr>
          </w:rPrChange>
        </w:rPr>
        <w:t>The Journal of Bone and Joint Surgery British volume</w:t>
      </w:r>
      <w:r w:rsidRPr="00414C19">
        <w:rPr>
          <w:lang w:val="en-GB"/>
          <w:rPrChange w:id="3333" w:author="Nils Hailer" w:date="2021-05-17T11:11:00Z">
            <w:rPr/>
          </w:rPrChange>
        </w:rPr>
        <w:t xml:space="preserve"> 2005; </w:t>
      </w:r>
      <w:r w:rsidRPr="00414C19">
        <w:rPr>
          <w:b/>
          <w:lang w:val="en-GB"/>
          <w:rPrChange w:id="3334" w:author="Nils Hailer" w:date="2021-05-17T11:11:00Z">
            <w:rPr>
              <w:b/>
            </w:rPr>
          </w:rPrChange>
        </w:rPr>
        <w:t>87-B</w:t>
      </w:r>
      <w:r w:rsidRPr="00414C19">
        <w:rPr>
          <w:lang w:val="en-GB"/>
          <w:rPrChange w:id="3335" w:author="Nils Hailer" w:date="2021-05-17T11:11:00Z">
            <w:rPr/>
          </w:rPrChange>
        </w:rPr>
        <w:t>: 844–50.</w:t>
      </w:r>
    </w:p>
    <w:p w14:paraId="689EA997" w14:textId="77777777" w:rsidR="00DE1FF7" w:rsidRPr="00414C19" w:rsidRDefault="00F5325D">
      <w:pPr>
        <w:pStyle w:val="Litteraturfrteckning"/>
        <w:rPr>
          <w:lang w:val="en-GB"/>
          <w:rPrChange w:id="3336" w:author="Nils Hailer" w:date="2021-05-17T11:11:00Z">
            <w:rPr/>
          </w:rPrChange>
        </w:rPr>
      </w:pPr>
      <w:bookmarkStart w:id="3337" w:name="ref-Lai2007"/>
      <w:bookmarkEnd w:id="3323"/>
      <w:r w:rsidRPr="005539C2">
        <w:rPr>
          <w:lang w:val="sv-SE"/>
        </w:rPr>
        <w:t xml:space="preserve">5 </w:t>
      </w:r>
      <w:r w:rsidRPr="005539C2">
        <w:rPr>
          <w:lang w:val="sv-SE"/>
        </w:rPr>
        <w:tab/>
        <w:t xml:space="preserve">Lai K, Bohm ER, </w:t>
      </w:r>
      <w:proofErr w:type="spellStart"/>
      <w:r w:rsidRPr="005539C2">
        <w:rPr>
          <w:lang w:val="sv-SE"/>
        </w:rPr>
        <w:t>Burnell</w:t>
      </w:r>
      <w:proofErr w:type="spellEnd"/>
      <w:r w:rsidRPr="005539C2">
        <w:rPr>
          <w:lang w:val="sv-SE"/>
        </w:rPr>
        <w:t xml:space="preserve"> C, </w:t>
      </w:r>
      <w:proofErr w:type="spellStart"/>
      <w:r w:rsidRPr="005539C2">
        <w:rPr>
          <w:lang w:val="sv-SE"/>
        </w:rPr>
        <w:t>Hedden</w:t>
      </w:r>
      <w:proofErr w:type="spellEnd"/>
      <w:r w:rsidRPr="005539C2">
        <w:rPr>
          <w:lang w:val="sv-SE"/>
        </w:rPr>
        <w:t xml:space="preserve"> DR. </w:t>
      </w:r>
      <w:r w:rsidRPr="00414C19">
        <w:rPr>
          <w:lang w:val="en-GB"/>
          <w:rPrChange w:id="3338" w:author="Nils Hailer" w:date="2021-05-17T11:11:00Z">
            <w:rPr/>
          </w:rPrChange>
        </w:rPr>
        <w:t xml:space="preserve">Presence of Medical Comorbidities in Patients </w:t>
      </w:r>
      <w:proofErr w:type="gramStart"/>
      <w:r w:rsidRPr="00414C19">
        <w:rPr>
          <w:lang w:val="en-GB"/>
          <w:rPrChange w:id="3339" w:author="Nils Hailer" w:date="2021-05-17T11:11:00Z">
            <w:rPr/>
          </w:rPrChange>
        </w:rPr>
        <w:t>With</w:t>
      </w:r>
      <w:proofErr w:type="gramEnd"/>
      <w:r w:rsidRPr="00414C19">
        <w:rPr>
          <w:lang w:val="en-GB"/>
          <w:rPrChange w:id="3340" w:author="Nils Hailer" w:date="2021-05-17T11:11:00Z">
            <w:rPr/>
          </w:rPrChange>
        </w:rPr>
        <w:t xml:space="preserve"> Infected Primary Hip or Knee Arthroplasties. </w:t>
      </w:r>
      <w:r w:rsidRPr="00414C19">
        <w:rPr>
          <w:i/>
          <w:lang w:val="en-GB"/>
          <w:rPrChange w:id="3341" w:author="Nils Hailer" w:date="2021-05-17T11:11:00Z">
            <w:rPr>
              <w:i/>
            </w:rPr>
          </w:rPrChange>
        </w:rPr>
        <w:t>The Journal of Arthroplasty</w:t>
      </w:r>
      <w:r w:rsidRPr="00414C19">
        <w:rPr>
          <w:lang w:val="en-GB"/>
          <w:rPrChange w:id="3342" w:author="Nils Hailer" w:date="2021-05-17T11:11:00Z">
            <w:rPr/>
          </w:rPrChange>
        </w:rPr>
        <w:t xml:space="preserve"> 2007; </w:t>
      </w:r>
      <w:r w:rsidRPr="00414C19">
        <w:rPr>
          <w:b/>
          <w:lang w:val="en-GB"/>
          <w:rPrChange w:id="3343" w:author="Nils Hailer" w:date="2021-05-17T11:11:00Z">
            <w:rPr>
              <w:b/>
            </w:rPr>
          </w:rPrChange>
        </w:rPr>
        <w:t>22</w:t>
      </w:r>
      <w:r w:rsidRPr="00414C19">
        <w:rPr>
          <w:lang w:val="en-GB"/>
          <w:rPrChange w:id="3344" w:author="Nils Hailer" w:date="2021-05-17T11:11:00Z">
            <w:rPr/>
          </w:rPrChange>
        </w:rPr>
        <w:t>: 651–6.</w:t>
      </w:r>
    </w:p>
    <w:p w14:paraId="29DD023D" w14:textId="77777777" w:rsidR="00DE1FF7" w:rsidRPr="00414C19" w:rsidRDefault="00F5325D">
      <w:pPr>
        <w:pStyle w:val="Litteraturfrteckning"/>
        <w:rPr>
          <w:lang w:val="en-GB"/>
          <w:rPrChange w:id="3345" w:author="Nils Hailer" w:date="2021-05-17T11:11:00Z">
            <w:rPr/>
          </w:rPrChange>
        </w:rPr>
      </w:pPr>
      <w:bookmarkStart w:id="3346" w:name="ref-Malinzak2009"/>
      <w:bookmarkEnd w:id="3337"/>
      <w:r w:rsidRPr="00414C19">
        <w:rPr>
          <w:lang w:val="en-GB"/>
          <w:rPrChange w:id="3347" w:author="Nils Hailer" w:date="2021-05-17T11:11:00Z">
            <w:rPr/>
          </w:rPrChange>
        </w:rPr>
        <w:t xml:space="preserve">6 </w:t>
      </w:r>
      <w:r w:rsidRPr="00414C19">
        <w:rPr>
          <w:lang w:val="en-GB"/>
          <w:rPrChange w:id="3348" w:author="Nils Hailer" w:date="2021-05-17T11:11:00Z">
            <w:rPr/>
          </w:rPrChange>
        </w:rPr>
        <w:tab/>
      </w:r>
      <w:proofErr w:type="spellStart"/>
      <w:r w:rsidRPr="00414C19">
        <w:rPr>
          <w:lang w:val="en-GB"/>
          <w:rPrChange w:id="3349" w:author="Nils Hailer" w:date="2021-05-17T11:11:00Z">
            <w:rPr/>
          </w:rPrChange>
        </w:rPr>
        <w:t>Malinzak</w:t>
      </w:r>
      <w:proofErr w:type="spellEnd"/>
      <w:r w:rsidRPr="00414C19">
        <w:rPr>
          <w:lang w:val="en-GB"/>
          <w:rPrChange w:id="3350" w:author="Nils Hailer" w:date="2021-05-17T11:11:00Z">
            <w:rPr/>
          </w:rPrChange>
        </w:rPr>
        <w:t xml:space="preserve"> RA, Ritter MA, Berend ME, </w:t>
      </w:r>
      <w:proofErr w:type="spellStart"/>
      <w:r w:rsidRPr="00414C19">
        <w:rPr>
          <w:lang w:val="en-GB"/>
          <w:rPrChange w:id="3351" w:author="Nils Hailer" w:date="2021-05-17T11:11:00Z">
            <w:rPr/>
          </w:rPrChange>
        </w:rPr>
        <w:t>Meding</w:t>
      </w:r>
      <w:proofErr w:type="spellEnd"/>
      <w:r w:rsidRPr="00414C19">
        <w:rPr>
          <w:lang w:val="en-GB"/>
          <w:rPrChange w:id="3352" w:author="Nils Hailer" w:date="2021-05-17T11:11:00Z">
            <w:rPr/>
          </w:rPrChange>
        </w:rPr>
        <w:t xml:space="preserve"> JB, Olberding EM, Davis KE. Morbidly Obese, Diabetic, Younger, and Unilateral Joint Arthroplasty Patients Have Elevated Total Joint Arthroplasty Infection Rates. </w:t>
      </w:r>
      <w:r w:rsidRPr="00414C19">
        <w:rPr>
          <w:i/>
          <w:lang w:val="en-GB"/>
          <w:rPrChange w:id="3353" w:author="Nils Hailer" w:date="2021-05-17T11:11:00Z">
            <w:rPr>
              <w:i/>
            </w:rPr>
          </w:rPrChange>
        </w:rPr>
        <w:t>The Journal of Arthroplasty</w:t>
      </w:r>
      <w:r w:rsidRPr="00414C19">
        <w:rPr>
          <w:lang w:val="en-GB"/>
          <w:rPrChange w:id="3354" w:author="Nils Hailer" w:date="2021-05-17T11:11:00Z">
            <w:rPr/>
          </w:rPrChange>
        </w:rPr>
        <w:t xml:space="preserve"> 2009; </w:t>
      </w:r>
      <w:r w:rsidRPr="00414C19">
        <w:rPr>
          <w:b/>
          <w:lang w:val="en-GB"/>
          <w:rPrChange w:id="3355" w:author="Nils Hailer" w:date="2021-05-17T11:11:00Z">
            <w:rPr>
              <w:b/>
            </w:rPr>
          </w:rPrChange>
        </w:rPr>
        <w:t>24</w:t>
      </w:r>
      <w:r w:rsidRPr="00414C19">
        <w:rPr>
          <w:lang w:val="en-GB"/>
          <w:rPrChange w:id="3356" w:author="Nils Hailer" w:date="2021-05-17T11:11:00Z">
            <w:rPr/>
          </w:rPrChange>
        </w:rPr>
        <w:t>: 84–8.</w:t>
      </w:r>
    </w:p>
    <w:p w14:paraId="1EABA5B8" w14:textId="77777777" w:rsidR="00DE1FF7" w:rsidRPr="00414C19" w:rsidRDefault="00F5325D">
      <w:pPr>
        <w:pStyle w:val="Litteraturfrteckning"/>
        <w:rPr>
          <w:lang w:val="en-GB"/>
          <w:rPrChange w:id="3357" w:author="Nils Hailer" w:date="2021-05-17T11:11:00Z">
            <w:rPr/>
          </w:rPrChange>
        </w:rPr>
      </w:pPr>
      <w:bookmarkStart w:id="3358" w:name="ref-Ong2009"/>
      <w:bookmarkEnd w:id="3346"/>
      <w:r w:rsidRPr="00414C19">
        <w:rPr>
          <w:lang w:val="en-GB"/>
          <w:rPrChange w:id="3359" w:author="Nils Hailer" w:date="2021-05-17T11:11:00Z">
            <w:rPr/>
          </w:rPrChange>
        </w:rPr>
        <w:t xml:space="preserve">7 </w:t>
      </w:r>
      <w:r w:rsidRPr="00414C19">
        <w:rPr>
          <w:lang w:val="en-GB"/>
          <w:rPrChange w:id="3360" w:author="Nils Hailer" w:date="2021-05-17T11:11:00Z">
            <w:rPr/>
          </w:rPrChange>
        </w:rPr>
        <w:tab/>
        <w:t xml:space="preserve">Ong KL, Kurtz SM, Lau E, </w:t>
      </w:r>
      <w:proofErr w:type="spellStart"/>
      <w:r w:rsidRPr="00414C19">
        <w:rPr>
          <w:lang w:val="en-GB"/>
          <w:rPrChange w:id="3361" w:author="Nils Hailer" w:date="2021-05-17T11:11:00Z">
            <w:rPr/>
          </w:rPrChange>
        </w:rPr>
        <w:t>Bozic</w:t>
      </w:r>
      <w:proofErr w:type="spellEnd"/>
      <w:r w:rsidRPr="00414C19">
        <w:rPr>
          <w:lang w:val="en-GB"/>
          <w:rPrChange w:id="3362" w:author="Nils Hailer" w:date="2021-05-17T11:11:00Z">
            <w:rPr/>
          </w:rPrChange>
        </w:rPr>
        <w:t xml:space="preserve"> KJ, Berry DJ, </w:t>
      </w:r>
      <w:proofErr w:type="spellStart"/>
      <w:r w:rsidRPr="00414C19">
        <w:rPr>
          <w:lang w:val="en-GB"/>
          <w:rPrChange w:id="3363" w:author="Nils Hailer" w:date="2021-05-17T11:11:00Z">
            <w:rPr/>
          </w:rPrChange>
        </w:rPr>
        <w:t>Parvizi</w:t>
      </w:r>
      <w:proofErr w:type="spellEnd"/>
      <w:r w:rsidRPr="00414C19">
        <w:rPr>
          <w:lang w:val="en-GB"/>
          <w:rPrChange w:id="3364" w:author="Nils Hailer" w:date="2021-05-17T11:11:00Z">
            <w:rPr/>
          </w:rPrChange>
        </w:rPr>
        <w:t xml:space="preserve"> J. Prosthetic Joint Infection Risk After Total Hip Arthroplasty in the Medicare Population. </w:t>
      </w:r>
      <w:r w:rsidRPr="00414C19">
        <w:rPr>
          <w:i/>
          <w:lang w:val="en-GB"/>
          <w:rPrChange w:id="3365" w:author="Nils Hailer" w:date="2021-05-17T11:11:00Z">
            <w:rPr>
              <w:i/>
            </w:rPr>
          </w:rPrChange>
        </w:rPr>
        <w:t>The Journal of Arthroplasty</w:t>
      </w:r>
      <w:r w:rsidRPr="00414C19">
        <w:rPr>
          <w:lang w:val="en-GB"/>
          <w:rPrChange w:id="3366" w:author="Nils Hailer" w:date="2021-05-17T11:11:00Z">
            <w:rPr/>
          </w:rPrChange>
        </w:rPr>
        <w:t xml:space="preserve"> 2009; </w:t>
      </w:r>
      <w:r w:rsidRPr="00414C19">
        <w:rPr>
          <w:b/>
          <w:lang w:val="en-GB"/>
          <w:rPrChange w:id="3367" w:author="Nils Hailer" w:date="2021-05-17T11:11:00Z">
            <w:rPr>
              <w:b/>
            </w:rPr>
          </w:rPrChange>
        </w:rPr>
        <w:t>24</w:t>
      </w:r>
      <w:r w:rsidRPr="00414C19">
        <w:rPr>
          <w:lang w:val="en-GB"/>
          <w:rPrChange w:id="3368" w:author="Nils Hailer" w:date="2021-05-17T11:11:00Z">
            <w:rPr/>
          </w:rPrChange>
        </w:rPr>
        <w:t>: 105–9.</w:t>
      </w:r>
    </w:p>
    <w:p w14:paraId="3A01493A" w14:textId="77777777" w:rsidR="00DE1FF7" w:rsidRPr="00414C19" w:rsidRDefault="00F5325D">
      <w:pPr>
        <w:pStyle w:val="Litteraturfrteckning"/>
        <w:rPr>
          <w:lang w:val="en-GB"/>
          <w:rPrChange w:id="3369" w:author="Nils Hailer" w:date="2021-05-17T11:11:00Z">
            <w:rPr/>
          </w:rPrChange>
        </w:rPr>
      </w:pPr>
      <w:bookmarkStart w:id="3370" w:name="ref-Pedersen2010"/>
      <w:bookmarkEnd w:id="3358"/>
      <w:r w:rsidRPr="00414C19">
        <w:rPr>
          <w:lang w:val="en-GB"/>
          <w:rPrChange w:id="3371" w:author="Nils Hailer" w:date="2021-05-17T11:11:00Z">
            <w:rPr/>
          </w:rPrChange>
        </w:rPr>
        <w:t xml:space="preserve">8 </w:t>
      </w:r>
      <w:r w:rsidRPr="00414C19">
        <w:rPr>
          <w:lang w:val="en-GB"/>
          <w:rPrChange w:id="3372" w:author="Nils Hailer" w:date="2021-05-17T11:11:00Z">
            <w:rPr/>
          </w:rPrChange>
        </w:rPr>
        <w:tab/>
        <w:t xml:space="preserve">Pedersen AB, </w:t>
      </w:r>
      <w:proofErr w:type="spellStart"/>
      <w:r w:rsidRPr="00414C19">
        <w:rPr>
          <w:lang w:val="en-GB"/>
          <w:rPrChange w:id="3373" w:author="Nils Hailer" w:date="2021-05-17T11:11:00Z">
            <w:rPr/>
          </w:rPrChange>
        </w:rPr>
        <w:t>Mehnert</w:t>
      </w:r>
      <w:proofErr w:type="spellEnd"/>
      <w:r w:rsidRPr="00414C19">
        <w:rPr>
          <w:lang w:val="en-GB"/>
          <w:rPrChange w:id="3374" w:author="Nils Hailer" w:date="2021-05-17T11:11:00Z">
            <w:rPr/>
          </w:rPrChange>
        </w:rPr>
        <w:t xml:space="preserve"> F, Johnsen SP, </w:t>
      </w:r>
      <w:proofErr w:type="spellStart"/>
      <w:r w:rsidRPr="00414C19">
        <w:rPr>
          <w:lang w:val="en-GB"/>
          <w:rPrChange w:id="3375" w:author="Nils Hailer" w:date="2021-05-17T11:11:00Z">
            <w:rPr/>
          </w:rPrChange>
        </w:rPr>
        <w:t>Sørensen</w:t>
      </w:r>
      <w:proofErr w:type="spellEnd"/>
      <w:r w:rsidRPr="00414C19">
        <w:rPr>
          <w:lang w:val="en-GB"/>
          <w:rPrChange w:id="3376" w:author="Nils Hailer" w:date="2021-05-17T11:11:00Z">
            <w:rPr/>
          </w:rPrChange>
        </w:rPr>
        <w:t xml:space="preserve"> HT. Risk of revision of a total hip replacement in patients with diabetes mellitus: A POPULATION-BASED FOLLOW UP STUDY. </w:t>
      </w:r>
      <w:r w:rsidRPr="00414C19">
        <w:rPr>
          <w:i/>
          <w:lang w:val="en-GB"/>
          <w:rPrChange w:id="3377" w:author="Nils Hailer" w:date="2021-05-17T11:11:00Z">
            <w:rPr>
              <w:i/>
            </w:rPr>
          </w:rPrChange>
        </w:rPr>
        <w:t>The Journal of Bone and Joint Surgery British volume</w:t>
      </w:r>
      <w:r w:rsidRPr="00414C19">
        <w:rPr>
          <w:lang w:val="en-GB"/>
          <w:rPrChange w:id="3378" w:author="Nils Hailer" w:date="2021-05-17T11:11:00Z">
            <w:rPr/>
          </w:rPrChange>
        </w:rPr>
        <w:t xml:space="preserve"> 2010; </w:t>
      </w:r>
      <w:r w:rsidRPr="00414C19">
        <w:rPr>
          <w:b/>
          <w:lang w:val="en-GB"/>
          <w:rPrChange w:id="3379" w:author="Nils Hailer" w:date="2021-05-17T11:11:00Z">
            <w:rPr>
              <w:b/>
            </w:rPr>
          </w:rPrChange>
        </w:rPr>
        <w:t>92-B</w:t>
      </w:r>
      <w:r w:rsidRPr="00414C19">
        <w:rPr>
          <w:lang w:val="en-GB"/>
          <w:rPrChange w:id="3380" w:author="Nils Hailer" w:date="2021-05-17T11:11:00Z">
            <w:rPr/>
          </w:rPrChange>
        </w:rPr>
        <w:t>: 929–34.</w:t>
      </w:r>
    </w:p>
    <w:p w14:paraId="5E63178D" w14:textId="77777777" w:rsidR="00DE1FF7" w:rsidRPr="00414C19" w:rsidRDefault="00F5325D">
      <w:pPr>
        <w:pStyle w:val="Litteraturfrteckning"/>
        <w:rPr>
          <w:lang w:val="en-GB"/>
          <w:rPrChange w:id="3381" w:author="Nils Hailer" w:date="2021-05-17T11:11:00Z">
            <w:rPr/>
          </w:rPrChange>
        </w:rPr>
      </w:pPr>
      <w:bookmarkStart w:id="3382" w:name="ref-Bozic2012"/>
      <w:bookmarkEnd w:id="3370"/>
      <w:r w:rsidRPr="00414C19">
        <w:rPr>
          <w:lang w:val="en-GB"/>
          <w:rPrChange w:id="3383" w:author="Nils Hailer" w:date="2021-05-17T11:11:00Z">
            <w:rPr/>
          </w:rPrChange>
        </w:rPr>
        <w:t xml:space="preserve">9 </w:t>
      </w:r>
      <w:r w:rsidRPr="00414C19">
        <w:rPr>
          <w:lang w:val="en-GB"/>
          <w:rPrChange w:id="3384" w:author="Nils Hailer" w:date="2021-05-17T11:11:00Z">
            <w:rPr/>
          </w:rPrChange>
        </w:rPr>
        <w:tab/>
      </w:r>
      <w:proofErr w:type="spellStart"/>
      <w:r w:rsidRPr="00414C19">
        <w:rPr>
          <w:lang w:val="en-GB"/>
          <w:rPrChange w:id="3385" w:author="Nils Hailer" w:date="2021-05-17T11:11:00Z">
            <w:rPr/>
          </w:rPrChange>
        </w:rPr>
        <w:t>Bozic</w:t>
      </w:r>
      <w:proofErr w:type="spellEnd"/>
      <w:r w:rsidRPr="00414C19">
        <w:rPr>
          <w:lang w:val="en-GB"/>
          <w:rPrChange w:id="3386" w:author="Nils Hailer" w:date="2021-05-17T11:11:00Z">
            <w:rPr/>
          </w:rPrChange>
        </w:rPr>
        <w:t xml:space="preserve"> KJ, Lau E, Kurtz S, </w:t>
      </w:r>
      <w:r w:rsidRPr="00414C19">
        <w:rPr>
          <w:i/>
          <w:lang w:val="en-GB"/>
          <w:rPrChange w:id="3387" w:author="Nils Hailer" w:date="2021-05-17T11:11:00Z">
            <w:rPr>
              <w:i/>
            </w:rPr>
          </w:rPrChange>
        </w:rPr>
        <w:t>et al.</w:t>
      </w:r>
      <w:r w:rsidRPr="00414C19">
        <w:rPr>
          <w:lang w:val="en-GB"/>
          <w:rPrChange w:id="3388" w:author="Nils Hailer" w:date="2021-05-17T11:11:00Z">
            <w:rPr/>
          </w:rPrChange>
        </w:rPr>
        <w:t xml:space="preserve"> Patient-related risk factors for periprosthetic joint infection and postoperative mortality following total hip arthroplasty in </w:t>
      </w:r>
      <w:proofErr w:type="spellStart"/>
      <w:r w:rsidRPr="00414C19">
        <w:rPr>
          <w:lang w:val="en-GB"/>
          <w:rPrChange w:id="3389" w:author="Nils Hailer" w:date="2021-05-17T11:11:00Z">
            <w:rPr/>
          </w:rPrChange>
        </w:rPr>
        <w:t>medicare</w:t>
      </w:r>
      <w:proofErr w:type="spellEnd"/>
      <w:r w:rsidRPr="00414C19">
        <w:rPr>
          <w:lang w:val="en-GB"/>
          <w:rPrChange w:id="3390" w:author="Nils Hailer" w:date="2021-05-17T11:11:00Z">
            <w:rPr/>
          </w:rPrChange>
        </w:rPr>
        <w:t xml:space="preserve"> patients. </w:t>
      </w:r>
      <w:r w:rsidRPr="00414C19">
        <w:rPr>
          <w:i/>
          <w:lang w:val="en-GB"/>
          <w:rPrChange w:id="3391" w:author="Nils Hailer" w:date="2021-05-17T11:11:00Z">
            <w:rPr>
              <w:i/>
            </w:rPr>
          </w:rPrChange>
        </w:rPr>
        <w:t>The Journal of Bone and Joint Surgery (American)</w:t>
      </w:r>
      <w:r w:rsidRPr="00414C19">
        <w:rPr>
          <w:lang w:val="en-GB"/>
          <w:rPrChange w:id="3392" w:author="Nils Hailer" w:date="2021-05-17T11:11:00Z">
            <w:rPr/>
          </w:rPrChange>
        </w:rPr>
        <w:t xml:space="preserve"> 2012; </w:t>
      </w:r>
      <w:r w:rsidRPr="00414C19">
        <w:rPr>
          <w:b/>
          <w:lang w:val="en-GB"/>
          <w:rPrChange w:id="3393" w:author="Nils Hailer" w:date="2021-05-17T11:11:00Z">
            <w:rPr>
              <w:b/>
            </w:rPr>
          </w:rPrChange>
        </w:rPr>
        <w:t>94</w:t>
      </w:r>
      <w:r w:rsidRPr="00414C19">
        <w:rPr>
          <w:lang w:val="en-GB"/>
          <w:rPrChange w:id="3394" w:author="Nils Hailer" w:date="2021-05-17T11:11:00Z">
            <w:rPr/>
          </w:rPrChange>
        </w:rPr>
        <w:t>: 794–800.</w:t>
      </w:r>
    </w:p>
    <w:p w14:paraId="1A8B6221" w14:textId="77777777" w:rsidR="00DE1FF7" w:rsidRPr="00414C19" w:rsidRDefault="00F5325D">
      <w:pPr>
        <w:pStyle w:val="Litteraturfrteckning"/>
        <w:rPr>
          <w:lang w:val="en-GB"/>
          <w:rPrChange w:id="3395" w:author="Nils Hailer" w:date="2021-05-17T11:11:00Z">
            <w:rPr/>
          </w:rPrChange>
        </w:rPr>
      </w:pPr>
      <w:bookmarkStart w:id="3396" w:name="ref-Jamsen2012"/>
      <w:bookmarkEnd w:id="3382"/>
      <w:r w:rsidRPr="00414C19">
        <w:rPr>
          <w:lang w:val="en-GB"/>
          <w:rPrChange w:id="3397" w:author="Nils Hailer" w:date="2021-05-17T11:11:00Z">
            <w:rPr/>
          </w:rPrChange>
        </w:rPr>
        <w:t xml:space="preserve">10 </w:t>
      </w:r>
      <w:r w:rsidRPr="00414C19">
        <w:rPr>
          <w:lang w:val="en-GB"/>
          <w:rPrChange w:id="3398" w:author="Nils Hailer" w:date="2021-05-17T11:11:00Z">
            <w:rPr/>
          </w:rPrChange>
        </w:rPr>
        <w:tab/>
      </w:r>
      <w:proofErr w:type="spellStart"/>
      <w:r w:rsidRPr="00414C19">
        <w:rPr>
          <w:lang w:val="en-GB"/>
          <w:rPrChange w:id="3399" w:author="Nils Hailer" w:date="2021-05-17T11:11:00Z">
            <w:rPr/>
          </w:rPrChange>
        </w:rPr>
        <w:t>Jämsen</w:t>
      </w:r>
      <w:proofErr w:type="spellEnd"/>
      <w:r w:rsidRPr="00414C19">
        <w:rPr>
          <w:lang w:val="en-GB"/>
          <w:rPrChange w:id="3400" w:author="Nils Hailer" w:date="2021-05-17T11:11:00Z">
            <w:rPr/>
          </w:rPrChange>
        </w:rPr>
        <w:t xml:space="preserve"> E, </w:t>
      </w:r>
      <w:proofErr w:type="spellStart"/>
      <w:r w:rsidRPr="00414C19">
        <w:rPr>
          <w:lang w:val="en-GB"/>
          <w:rPrChange w:id="3401" w:author="Nils Hailer" w:date="2021-05-17T11:11:00Z">
            <w:rPr/>
          </w:rPrChange>
        </w:rPr>
        <w:t>Nevalainen</w:t>
      </w:r>
      <w:proofErr w:type="spellEnd"/>
      <w:r w:rsidRPr="00414C19">
        <w:rPr>
          <w:lang w:val="en-GB"/>
          <w:rPrChange w:id="3402" w:author="Nils Hailer" w:date="2021-05-17T11:11:00Z">
            <w:rPr/>
          </w:rPrChange>
        </w:rPr>
        <w:t xml:space="preserve"> P, </w:t>
      </w:r>
      <w:proofErr w:type="spellStart"/>
      <w:r w:rsidRPr="00414C19">
        <w:rPr>
          <w:lang w:val="en-GB"/>
          <w:rPrChange w:id="3403" w:author="Nils Hailer" w:date="2021-05-17T11:11:00Z">
            <w:rPr/>
          </w:rPrChange>
        </w:rPr>
        <w:t>Eskelinen</w:t>
      </w:r>
      <w:proofErr w:type="spellEnd"/>
      <w:r w:rsidRPr="00414C19">
        <w:rPr>
          <w:lang w:val="en-GB"/>
          <w:rPrChange w:id="3404" w:author="Nils Hailer" w:date="2021-05-17T11:11:00Z">
            <w:rPr/>
          </w:rPrChange>
        </w:rPr>
        <w:t xml:space="preserve"> A, </w:t>
      </w:r>
      <w:proofErr w:type="spellStart"/>
      <w:r w:rsidRPr="00414C19">
        <w:rPr>
          <w:lang w:val="en-GB"/>
          <w:rPrChange w:id="3405" w:author="Nils Hailer" w:date="2021-05-17T11:11:00Z">
            <w:rPr/>
          </w:rPrChange>
        </w:rPr>
        <w:t>Huotari</w:t>
      </w:r>
      <w:proofErr w:type="spellEnd"/>
      <w:r w:rsidRPr="00414C19">
        <w:rPr>
          <w:lang w:val="en-GB"/>
          <w:rPrChange w:id="3406" w:author="Nils Hailer" w:date="2021-05-17T11:11:00Z">
            <w:rPr/>
          </w:rPrChange>
        </w:rPr>
        <w:t xml:space="preserve"> K, </w:t>
      </w:r>
      <w:proofErr w:type="spellStart"/>
      <w:r w:rsidRPr="00414C19">
        <w:rPr>
          <w:lang w:val="en-GB"/>
          <w:rPrChange w:id="3407" w:author="Nils Hailer" w:date="2021-05-17T11:11:00Z">
            <w:rPr/>
          </w:rPrChange>
        </w:rPr>
        <w:t>Kalliovalkama</w:t>
      </w:r>
      <w:proofErr w:type="spellEnd"/>
      <w:r w:rsidRPr="00414C19">
        <w:rPr>
          <w:lang w:val="en-GB"/>
          <w:rPrChange w:id="3408" w:author="Nils Hailer" w:date="2021-05-17T11:11:00Z">
            <w:rPr/>
          </w:rPrChange>
        </w:rPr>
        <w:t xml:space="preserve"> J, </w:t>
      </w:r>
      <w:proofErr w:type="spellStart"/>
      <w:r w:rsidRPr="00414C19">
        <w:rPr>
          <w:lang w:val="en-GB"/>
          <w:rPrChange w:id="3409" w:author="Nils Hailer" w:date="2021-05-17T11:11:00Z">
            <w:rPr/>
          </w:rPrChange>
        </w:rPr>
        <w:t>Moilanen</w:t>
      </w:r>
      <w:proofErr w:type="spellEnd"/>
      <w:r w:rsidRPr="00414C19">
        <w:rPr>
          <w:lang w:val="en-GB"/>
          <w:rPrChange w:id="3410" w:author="Nils Hailer" w:date="2021-05-17T11:11:00Z">
            <w:rPr/>
          </w:rPrChange>
        </w:rPr>
        <w:t xml:space="preserve"> T. Obesity, Diabetes, and Preoperative </w:t>
      </w:r>
      <w:proofErr w:type="spellStart"/>
      <w:r w:rsidRPr="00414C19">
        <w:rPr>
          <w:lang w:val="en-GB"/>
          <w:rPrChange w:id="3411" w:author="Nils Hailer" w:date="2021-05-17T11:11:00Z">
            <w:rPr/>
          </w:rPrChange>
        </w:rPr>
        <w:t>Hyperglycemia</w:t>
      </w:r>
      <w:proofErr w:type="spellEnd"/>
      <w:r w:rsidRPr="00414C19">
        <w:rPr>
          <w:lang w:val="en-GB"/>
          <w:rPrChange w:id="3412" w:author="Nils Hailer" w:date="2021-05-17T11:11:00Z">
            <w:rPr/>
          </w:rPrChange>
        </w:rPr>
        <w:t xml:space="preserve"> as Predictors of Periprosthetic Joint Infection: A Single-</w:t>
      </w:r>
      <w:proofErr w:type="spellStart"/>
      <w:r w:rsidRPr="00414C19">
        <w:rPr>
          <w:lang w:val="en-GB"/>
          <w:rPrChange w:id="3413" w:author="Nils Hailer" w:date="2021-05-17T11:11:00Z">
            <w:rPr/>
          </w:rPrChange>
        </w:rPr>
        <w:t>Center</w:t>
      </w:r>
      <w:proofErr w:type="spellEnd"/>
      <w:r w:rsidRPr="00414C19">
        <w:rPr>
          <w:lang w:val="en-GB"/>
          <w:rPrChange w:id="3414" w:author="Nils Hailer" w:date="2021-05-17T11:11:00Z">
            <w:rPr/>
          </w:rPrChange>
        </w:rPr>
        <w:t xml:space="preserve"> Analysis of 7181 Primary Hip and Knee Replacements for Osteoarthritis. </w:t>
      </w:r>
      <w:r w:rsidRPr="00414C19">
        <w:rPr>
          <w:i/>
          <w:lang w:val="en-GB"/>
          <w:rPrChange w:id="3415" w:author="Nils Hailer" w:date="2021-05-17T11:11:00Z">
            <w:rPr>
              <w:i/>
            </w:rPr>
          </w:rPrChange>
        </w:rPr>
        <w:t>The Journal of Bone and Joint Surgery-American Volume</w:t>
      </w:r>
      <w:r w:rsidRPr="00414C19">
        <w:rPr>
          <w:lang w:val="en-GB"/>
          <w:rPrChange w:id="3416" w:author="Nils Hailer" w:date="2021-05-17T11:11:00Z">
            <w:rPr/>
          </w:rPrChange>
        </w:rPr>
        <w:t xml:space="preserve"> 2012; </w:t>
      </w:r>
      <w:r w:rsidRPr="00414C19">
        <w:rPr>
          <w:b/>
          <w:lang w:val="en-GB"/>
          <w:rPrChange w:id="3417" w:author="Nils Hailer" w:date="2021-05-17T11:11:00Z">
            <w:rPr>
              <w:b/>
            </w:rPr>
          </w:rPrChange>
        </w:rPr>
        <w:t>94</w:t>
      </w:r>
      <w:r w:rsidRPr="00414C19">
        <w:rPr>
          <w:lang w:val="en-GB"/>
          <w:rPrChange w:id="3418" w:author="Nils Hailer" w:date="2021-05-17T11:11:00Z">
            <w:rPr/>
          </w:rPrChange>
        </w:rPr>
        <w:t>: e101-1-9.</w:t>
      </w:r>
    </w:p>
    <w:p w14:paraId="704040A9" w14:textId="77777777" w:rsidR="00DE1FF7" w:rsidRPr="00414C19" w:rsidRDefault="00F5325D">
      <w:pPr>
        <w:pStyle w:val="Litteraturfrteckning"/>
        <w:rPr>
          <w:lang w:val="en-GB"/>
          <w:rPrChange w:id="3419" w:author="Nils Hailer" w:date="2021-05-17T11:11:00Z">
            <w:rPr/>
          </w:rPrChange>
        </w:rPr>
      </w:pPr>
      <w:bookmarkStart w:id="3420" w:name="ref-Rasouli2014a"/>
      <w:bookmarkEnd w:id="3396"/>
      <w:r w:rsidRPr="00414C19">
        <w:rPr>
          <w:lang w:val="en-GB"/>
          <w:rPrChange w:id="3421" w:author="Nils Hailer" w:date="2021-05-17T11:11:00Z">
            <w:rPr/>
          </w:rPrChange>
        </w:rPr>
        <w:t xml:space="preserve">11 </w:t>
      </w:r>
      <w:r w:rsidRPr="00414C19">
        <w:rPr>
          <w:lang w:val="en-GB"/>
          <w:rPrChange w:id="3422" w:author="Nils Hailer" w:date="2021-05-17T11:11:00Z">
            <w:rPr/>
          </w:rPrChange>
        </w:rPr>
        <w:tab/>
      </w:r>
      <w:proofErr w:type="spellStart"/>
      <w:r w:rsidRPr="00414C19">
        <w:rPr>
          <w:lang w:val="en-GB"/>
          <w:rPrChange w:id="3423" w:author="Nils Hailer" w:date="2021-05-17T11:11:00Z">
            <w:rPr/>
          </w:rPrChange>
        </w:rPr>
        <w:t>Rasouli</w:t>
      </w:r>
      <w:proofErr w:type="spellEnd"/>
      <w:r w:rsidRPr="00414C19">
        <w:rPr>
          <w:lang w:val="en-GB"/>
          <w:rPrChange w:id="3424" w:author="Nils Hailer" w:date="2021-05-17T11:11:00Z">
            <w:rPr/>
          </w:rPrChange>
        </w:rPr>
        <w:t xml:space="preserve"> MR, Restrepo C, </w:t>
      </w:r>
      <w:proofErr w:type="spellStart"/>
      <w:r w:rsidRPr="00414C19">
        <w:rPr>
          <w:lang w:val="en-GB"/>
          <w:rPrChange w:id="3425" w:author="Nils Hailer" w:date="2021-05-17T11:11:00Z">
            <w:rPr/>
          </w:rPrChange>
        </w:rPr>
        <w:t>Maltenfort</w:t>
      </w:r>
      <w:proofErr w:type="spellEnd"/>
      <w:r w:rsidRPr="00414C19">
        <w:rPr>
          <w:lang w:val="en-GB"/>
          <w:rPrChange w:id="3426" w:author="Nils Hailer" w:date="2021-05-17T11:11:00Z">
            <w:rPr/>
          </w:rPrChange>
        </w:rPr>
        <w:t xml:space="preserve"> MG, </w:t>
      </w:r>
      <w:proofErr w:type="spellStart"/>
      <w:r w:rsidRPr="00414C19">
        <w:rPr>
          <w:lang w:val="en-GB"/>
          <w:rPrChange w:id="3427" w:author="Nils Hailer" w:date="2021-05-17T11:11:00Z">
            <w:rPr/>
          </w:rPrChange>
        </w:rPr>
        <w:t>Purtill</w:t>
      </w:r>
      <w:proofErr w:type="spellEnd"/>
      <w:r w:rsidRPr="00414C19">
        <w:rPr>
          <w:lang w:val="en-GB"/>
          <w:rPrChange w:id="3428" w:author="Nils Hailer" w:date="2021-05-17T11:11:00Z">
            <w:rPr/>
          </w:rPrChange>
        </w:rPr>
        <w:t xml:space="preserve"> JJ, </w:t>
      </w:r>
      <w:proofErr w:type="spellStart"/>
      <w:r w:rsidRPr="00414C19">
        <w:rPr>
          <w:lang w:val="en-GB"/>
          <w:rPrChange w:id="3429" w:author="Nils Hailer" w:date="2021-05-17T11:11:00Z">
            <w:rPr/>
          </w:rPrChange>
        </w:rPr>
        <w:t>Parvizi</w:t>
      </w:r>
      <w:proofErr w:type="spellEnd"/>
      <w:r w:rsidRPr="00414C19">
        <w:rPr>
          <w:lang w:val="en-GB"/>
          <w:rPrChange w:id="3430" w:author="Nils Hailer" w:date="2021-05-17T11:11:00Z">
            <w:rPr/>
          </w:rPrChange>
        </w:rPr>
        <w:t xml:space="preserve"> J. Risk Factors for Surgical Site Infection Following Total Joint Arthroplasty: </w:t>
      </w:r>
      <w:r w:rsidRPr="00414C19">
        <w:rPr>
          <w:i/>
          <w:lang w:val="en-GB"/>
          <w:rPrChange w:id="3431" w:author="Nils Hailer" w:date="2021-05-17T11:11:00Z">
            <w:rPr>
              <w:i/>
            </w:rPr>
          </w:rPrChange>
        </w:rPr>
        <w:t>The Journal of Bone and Joint Surgery-American Volume</w:t>
      </w:r>
      <w:r w:rsidRPr="00414C19">
        <w:rPr>
          <w:lang w:val="en-GB"/>
          <w:rPrChange w:id="3432" w:author="Nils Hailer" w:date="2021-05-17T11:11:00Z">
            <w:rPr/>
          </w:rPrChange>
        </w:rPr>
        <w:t xml:space="preserve"> 2014; </w:t>
      </w:r>
      <w:r w:rsidRPr="00414C19">
        <w:rPr>
          <w:b/>
          <w:lang w:val="en-GB"/>
          <w:rPrChange w:id="3433" w:author="Nils Hailer" w:date="2021-05-17T11:11:00Z">
            <w:rPr>
              <w:b/>
            </w:rPr>
          </w:rPrChange>
        </w:rPr>
        <w:t>96</w:t>
      </w:r>
      <w:r w:rsidRPr="00414C19">
        <w:rPr>
          <w:lang w:val="en-GB"/>
          <w:rPrChange w:id="3434" w:author="Nils Hailer" w:date="2021-05-17T11:11:00Z">
            <w:rPr/>
          </w:rPrChange>
        </w:rPr>
        <w:t>: e158-1-5.</w:t>
      </w:r>
    </w:p>
    <w:p w14:paraId="6BFD87D5" w14:textId="77777777" w:rsidR="00DE1FF7" w:rsidRPr="00414C19" w:rsidRDefault="00F5325D">
      <w:pPr>
        <w:pStyle w:val="Litteraturfrteckning"/>
        <w:rPr>
          <w:lang w:val="en-GB"/>
          <w:rPrChange w:id="3435" w:author="Nils Hailer" w:date="2021-05-17T11:11:00Z">
            <w:rPr/>
          </w:rPrChange>
        </w:rPr>
      </w:pPr>
      <w:bookmarkStart w:id="3436" w:name="ref-Maoz2015"/>
      <w:bookmarkEnd w:id="3420"/>
      <w:r w:rsidRPr="00414C19">
        <w:rPr>
          <w:lang w:val="en-GB"/>
          <w:rPrChange w:id="3437" w:author="Nils Hailer" w:date="2021-05-17T11:11:00Z">
            <w:rPr/>
          </w:rPrChange>
        </w:rPr>
        <w:lastRenderedPageBreak/>
        <w:t xml:space="preserve">12 </w:t>
      </w:r>
      <w:r w:rsidRPr="00414C19">
        <w:rPr>
          <w:lang w:val="en-GB"/>
          <w:rPrChange w:id="3438" w:author="Nils Hailer" w:date="2021-05-17T11:11:00Z">
            <w:rPr/>
          </w:rPrChange>
        </w:rPr>
        <w:tab/>
      </w:r>
      <w:proofErr w:type="spellStart"/>
      <w:r w:rsidRPr="00414C19">
        <w:rPr>
          <w:lang w:val="en-GB"/>
          <w:rPrChange w:id="3439" w:author="Nils Hailer" w:date="2021-05-17T11:11:00Z">
            <w:rPr/>
          </w:rPrChange>
        </w:rPr>
        <w:t>Maoz</w:t>
      </w:r>
      <w:proofErr w:type="spellEnd"/>
      <w:r w:rsidRPr="00414C19">
        <w:rPr>
          <w:lang w:val="en-GB"/>
          <w:rPrChange w:id="3440" w:author="Nils Hailer" w:date="2021-05-17T11:11:00Z">
            <w:rPr/>
          </w:rPrChange>
        </w:rPr>
        <w:t xml:space="preserve"> G, Phillips M, Bosco J, </w:t>
      </w:r>
      <w:r w:rsidRPr="00414C19">
        <w:rPr>
          <w:i/>
          <w:lang w:val="en-GB"/>
          <w:rPrChange w:id="3441" w:author="Nils Hailer" w:date="2021-05-17T11:11:00Z">
            <w:rPr>
              <w:i/>
            </w:rPr>
          </w:rPrChange>
        </w:rPr>
        <w:t>et al.</w:t>
      </w:r>
      <w:r w:rsidRPr="00414C19">
        <w:rPr>
          <w:lang w:val="en-GB"/>
          <w:rPrChange w:id="3442" w:author="Nils Hailer" w:date="2021-05-17T11:11:00Z">
            <w:rPr/>
          </w:rPrChange>
        </w:rPr>
        <w:t xml:space="preserve"> The Otto </w:t>
      </w:r>
      <w:proofErr w:type="spellStart"/>
      <w:r w:rsidRPr="00414C19">
        <w:rPr>
          <w:lang w:val="en-GB"/>
          <w:rPrChange w:id="3443" w:author="Nils Hailer" w:date="2021-05-17T11:11:00Z">
            <w:rPr/>
          </w:rPrChange>
        </w:rPr>
        <w:t>Aufranc</w:t>
      </w:r>
      <w:proofErr w:type="spellEnd"/>
      <w:r w:rsidRPr="00414C19">
        <w:rPr>
          <w:lang w:val="en-GB"/>
          <w:rPrChange w:id="3444" w:author="Nils Hailer" w:date="2021-05-17T11:11:00Z">
            <w:rPr/>
          </w:rPrChange>
        </w:rPr>
        <w:t xml:space="preserve"> Award: Modifiable versus Nonmodifiable Risk Factors for Infection After Hip Arthroplasty. </w:t>
      </w:r>
      <w:r w:rsidRPr="00414C19">
        <w:rPr>
          <w:i/>
          <w:lang w:val="en-GB"/>
          <w:rPrChange w:id="3445" w:author="Nils Hailer" w:date="2021-05-17T11:11:00Z">
            <w:rPr>
              <w:i/>
            </w:rPr>
          </w:rPrChange>
        </w:rPr>
        <w:t xml:space="preserve">Clin </w:t>
      </w:r>
      <w:proofErr w:type="spellStart"/>
      <w:r w:rsidRPr="00414C19">
        <w:rPr>
          <w:i/>
          <w:lang w:val="en-GB"/>
          <w:rPrChange w:id="3446" w:author="Nils Hailer" w:date="2021-05-17T11:11:00Z">
            <w:rPr>
              <w:i/>
            </w:rPr>
          </w:rPrChange>
        </w:rPr>
        <w:t>Orthop</w:t>
      </w:r>
      <w:proofErr w:type="spellEnd"/>
      <w:r w:rsidRPr="00414C19">
        <w:rPr>
          <w:i/>
          <w:lang w:val="en-GB"/>
          <w:rPrChange w:id="3447" w:author="Nils Hailer" w:date="2021-05-17T11:11:00Z">
            <w:rPr>
              <w:i/>
            </w:rPr>
          </w:rPrChange>
        </w:rPr>
        <w:t xml:space="preserve"> </w:t>
      </w:r>
      <w:proofErr w:type="spellStart"/>
      <w:r w:rsidRPr="00414C19">
        <w:rPr>
          <w:i/>
          <w:lang w:val="en-GB"/>
          <w:rPrChange w:id="3448" w:author="Nils Hailer" w:date="2021-05-17T11:11:00Z">
            <w:rPr>
              <w:i/>
            </w:rPr>
          </w:rPrChange>
        </w:rPr>
        <w:t>Relat</w:t>
      </w:r>
      <w:proofErr w:type="spellEnd"/>
      <w:r w:rsidRPr="00414C19">
        <w:rPr>
          <w:i/>
          <w:lang w:val="en-GB"/>
          <w:rPrChange w:id="3449" w:author="Nils Hailer" w:date="2021-05-17T11:11:00Z">
            <w:rPr>
              <w:i/>
            </w:rPr>
          </w:rPrChange>
        </w:rPr>
        <w:t xml:space="preserve"> Res</w:t>
      </w:r>
      <w:r w:rsidRPr="00414C19">
        <w:rPr>
          <w:lang w:val="en-GB"/>
          <w:rPrChange w:id="3450" w:author="Nils Hailer" w:date="2021-05-17T11:11:00Z">
            <w:rPr/>
          </w:rPrChange>
        </w:rPr>
        <w:t xml:space="preserve"> 2015; </w:t>
      </w:r>
      <w:r w:rsidRPr="00414C19">
        <w:rPr>
          <w:b/>
          <w:lang w:val="en-GB"/>
          <w:rPrChange w:id="3451" w:author="Nils Hailer" w:date="2021-05-17T11:11:00Z">
            <w:rPr>
              <w:b/>
            </w:rPr>
          </w:rPrChange>
        </w:rPr>
        <w:t>473</w:t>
      </w:r>
      <w:r w:rsidRPr="00414C19">
        <w:rPr>
          <w:lang w:val="en-GB"/>
          <w:rPrChange w:id="3452" w:author="Nils Hailer" w:date="2021-05-17T11:11:00Z">
            <w:rPr/>
          </w:rPrChange>
        </w:rPr>
        <w:t>: 453–9.</w:t>
      </w:r>
    </w:p>
    <w:p w14:paraId="7850DAB4" w14:textId="77777777" w:rsidR="00DE1FF7" w:rsidRPr="00414C19" w:rsidRDefault="00F5325D">
      <w:pPr>
        <w:pStyle w:val="Litteraturfrteckning"/>
        <w:rPr>
          <w:lang w:val="en-GB"/>
          <w:rPrChange w:id="3453" w:author="Nils Hailer" w:date="2021-05-17T11:11:00Z">
            <w:rPr/>
          </w:rPrChange>
        </w:rPr>
      </w:pPr>
      <w:bookmarkStart w:id="3454" w:name="ref-Haynes1995"/>
      <w:bookmarkEnd w:id="3436"/>
      <w:r w:rsidRPr="00414C19">
        <w:rPr>
          <w:lang w:val="en-GB"/>
          <w:rPrChange w:id="3455" w:author="Nils Hailer" w:date="2021-05-17T11:11:00Z">
            <w:rPr/>
          </w:rPrChange>
        </w:rPr>
        <w:t xml:space="preserve">13 </w:t>
      </w:r>
      <w:r w:rsidRPr="00414C19">
        <w:rPr>
          <w:lang w:val="en-GB"/>
          <w:rPrChange w:id="3456" w:author="Nils Hailer" w:date="2021-05-17T11:11:00Z">
            <w:rPr/>
          </w:rPrChange>
        </w:rPr>
        <w:tab/>
        <w:t xml:space="preserve">Haynes SR, Lawler PG. An assessment of the consistency of ASA physical status classification allocation. </w:t>
      </w:r>
      <w:r w:rsidRPr="00414C19">
        <w:rPr>
          <w:i/>
          <w:lang w:val="en-GB"/>
          <w:rPrChange w:id="3457" w:author="Nils Hailer" w:date="2021-05-17T11:11:00Z">
            <w:rPr>
              <w:i/>
            </w:rPr>
          </w:rPrChange>
        </w:rPr>
        <w:t>Anaesthesia</w:t>
      </w:r>
      <w:r w:rsidRPr="00414C19">
        <w:rPr>
          <w:lang w:val="en-GB"/>
          <w:rPrChange w:id="3458" w:author="Nils Hailer" w:date="2021-05-17T11:11:00Z">
            <w:rPr/>
          </w:rPrChange>
        </w:rPr>
        <w:t xml:space="preserve"> 1995; </w:t>
      </w:r>
      <w:r w:rsidRPr="00414C19">
        <w:rPr>
          <w:b/>
          <w:lang w:val="en-GB"/>
          <w:rPrChange w:id="3459" w:author="Nils Hailer" w:date="2021-05-17T11:11:00Z">
            <w:rPr>
              <w:b/>
            </w:rPr>
          </w:rPrChange>
        </w:rPr>
        <w:t>50</w:t>
      </w:r>
      <w:r w:rsidRPr="00414C19">
        <w:rPr>
          <w:lang w:val="en-GB"/>
          <w:rPrChange w:id="3460" w:author="Nils Hailer" w:date="2021-05-17T11:11:00Z">
            <w:rPr/>
          </w:rPrChange>
        </w:rPr>
        <w:t>: 195–9.</w:t>
      </w:r>
    </w:p>
    <w:p w14:paraId="50E333FC" w14:textId="77777777" w:rsidR="00DE1FF7" w:rsidRPr="00414C19" w:rsidRDefault="00F5325D">
      <w:pPr>
        <w:pStyle w:val="Litteraturfrteckning"/>
        <w:rPr>
          <w:lang w:val="en-GB"/>
          <w:rPrChange w:id="3461" w:author="Nils Hailer" w:date="2021-05-17T11:11:00Z">
            <w:rPr/>
          </w:rPrChange>
        </w:rPr>
      </w:pPr>
      <w:bookmarkStart w:id="3462" w:name="ref-Berbari2012"/>
      <w:bookmarkEnd w:id="3454"/>
      <w:r w:rsidRPr="00414C19">
        <w:rPr>
          <w:lang w:val="en-GB"/>
          <w:rPrChange w:id="3463" w:author="Nils Hailer" w:date="2021-05-17T11:11:00Z">
            <w:rPr/>
          </w:rPrChange>
        </w:rPr>
        <w:t xml:space="preserve">14 </w:t>
      </w:r>
      <w:r w:rsidRPr="00414C19">
        <w:rPr>
          <w:lang w:val="en-GB"/>
          <w:rPrChange w:id="3464" w:author="Nils Hailer" w:date="2021-05-17T11:11:00Z">
            <w:rPr/>
          </w:rPrChange>
        </w:rPr>
        <w:tab/>
      </w:r>
      <w:proofErr w:type="spellStart"/>
      <w:r w:rsidRPr="00414C19">
        <w:rPr>
          <w:lang w:val="en-GB"/>
          <w:rPrChange w:id="3465" w:author="Nils Hailer" w:date="2021-05-17T11:11:00Z">
            <w:rPr/>
          </w:rPrChange>
        </w:rPr>
        <w:t>Berbari</w:t>
      </w:r>
      <w:proofErr w:type="spellEnd"/>
      <w:r w:rsidRPr="00414C19">
        <w:rPr>
          <w:lang w:val="en-GB"/>
          <w:rPrChange w:id="3466" w:author="Nils Hailer" w:date="2021-05-17T11:11:00Z">
            <w:rPr/>
          </w:rPrChange>
        </w:rPr>
        <w:t xml:space="preserve"> EF, </w:t>
      </w:r>
      <w:proofErr w:type="spellStart"/>
      <w:r w:rsidRPr="00414C19">
        <w:rPr>
          <w:lang w:val="en-GB"/>
          <w:rPrChange w:id="3467" w:author="Nils Hailer" w:date="2021-05-17T11:11:00Z">
            <w:rPr/>
          </w:rPrChange>
        </w:rPr>
        <w:t>Osmon</w:t>
      </w:r>
      <w:proofErr w:type="spellEnd"/>
      <w:r w:rsidRPr="00414C19">
        <w:rPr>
          <w:lang w:val="en-GB"/>
          <w:rPrChange w:id="3468" w:author="Nils Hailer" w:date="2021-05-17T11:11:00Z">
            <w:rPr/>
          </w:rPrChange>
        </w:rPr>
        <w:t xml:space="preserve"> DR, Lahr B, </w:t>
      </w:r>
      <w:r w:rsidRPr="00414C19">
        <w:rPr>
          <w:i/>
          <w:lang w:val="en-GB"/>
          <w:rPrChange w:id="3469" w:author="Nils Hailer" w:date="2021-05-17T11:11:00Z">
            <w:rPr>
              <w:i/>
            </w:rPr>
          </w:rPrChange>
        </w:rPr>
        <w:t>et al.</w:t>
      </w:r>
      <w:r w:rsidRPr="00414C19">
        <w:rPr>
          <w:lang w:val="en-GB"/>
          <w:rPrChange w:id="3470" w:author="Nils Hailer" w:date="2021-05-17T11:11:00Z">
            <w:rPr/>
          </w:rPrChange>
        </w:rPr>
        <w:t xml:space="preserve"> The Mayo Prosthetic Joint Infection Risk Score: Implication for Surgical Site Infection Reporting and Risk Stratification. </w:t>
      </w:r>
      <w:r w:rsidRPr="00414C19">
        <w:rPr>
          <w:i/>
          <w:lang w:val="en-GB"/>
          <w:rPrChange w:id="3471" w:author="Nils Hailer" w:date="2021-05-17T11:11:00Z">
            <w:rPr>
              <w:i/>
            </w:rPr>
          </w:rPrChange>
        </w:rPr>
        <w:t xml:space="preserve">Infect Control Hosp </w:t>
      </w:r>
      <w:proofErr w:type="spellStart"/>
      <w:r w:rsidRPr="00414C19">
        <w:rPr>
          <w:i/>
          <w:lang w:val="en-GB"/>
          <w:rPrChange w:id="3472" w:author="Nils Hailer" w:date="2021-05-17T11:11:00Z">
            <w:rPr>
              <w:i/>
            </w:rPr>
          </w:rPrChange>
        </w:rPr>
        <w:t>Epidemiol</w:t>
      </w:r>
      <w:proofErr w:type="spellEnd"/>
      <w:r w:rsidRPr="00414C19">
        <w:rPr>
          <w:lang w:val="en-GB"/>
          <w:rPrChange w:id="3473" w:author="Nils Hailer" w:date="2021-05-17T11:11:00Z">
            <w:rPr/>
          </w:rPrChange>
        </w:rPr>
        <w:t xml:space="preserve"> 2012; </w:t>
      </w:r>
      <w:r w:rsidRPr="00414C19">
        <w:rPr>
          <w:b/>
          <w:lang w:val="en-GB"/>
          <w:rPrChange w:id="3474" w:author="Nils Hailer" w:date="2021-05-17T11:11:00Z">
            <w:rPr>
              <w:b/>
            </w:rPr>
          </w:rPrChange>
        </w:rPr>
        <w:t>33</w:t>
      </w:r>
      <w:r w:rsidRPr="00414C19">
        <w:rPr>
          <w:lang w:val="en-GB"/>
          <w:rPrChange w:id="3475" w:author="Nils Hailer" w:date="2021-05-17T11:11:00Z">
            <w:rPr/>
          </w:rPrChange>
        </w:rPr>
        <w:t>: 774–81.</w:t>
      </w:r>
    </w:p>
    <w:p w14:paraId="374E297B" w14:textId="77777777" w:rsidR="00DE1FF7" w:rsidRPr="00414C19" w:rsidRDefault="00F5325D">
      <w:pPr>
        <w:pStyle w:val="Litteraturfrteckning"/>
        <w:rPr>
          <w:lang w:val="en-GB"/>
          <w:rPrChange w:id="3476" w:author="Nils Hailer" w:date="2021-05-17T11:11:00Z">
            <w:rPr/>
          </w:rPrChange>
        </w:rPr>
      </w:pPr>
      <w:bookmarkStart w:id="3477" w:name="ref-Charlson1987"/>
      <w:bookmarkEnd w:id="3462"/>
      <w:r w:rsidRPr="00414C19">
        <w:rPr>
          <w:lang w:val="en-GB"/>
          <w:rPrChange w:id="3478" w:author="Nils Hailer" w:date="2021-05-17T11:11:00Z">
            <w:rPr/>
          </w:rPrChange>
        </w:rPr>
        <w:t xml:space="preserve">15 </w:t>
      </w:r>
      <w:r w:rsidRPr="00414C19">
        <w:rPr>
          <w:lang w:val="en-GB"/>
          <w:rPrChange w:id="3479" w:author="Nils Hailer" w:date="2021-05-17T11:11:00Z">
            <w:rPr/>
          </w:rPrChange>
        </w:rPr>
        <w:tab/>
        <w:t xml:space="preserve">Charlson ME, Pompei P, Ales KL, </w:t>
      </w:r>
      <w:proofErr w:type="spellStart"/>
      <w:r w:rsidRPr="00414C19">
        <w:rPr>
          <w:lang w:val="en-GB"/>
          <w:rPrChange w:id="3480" w:author="Nils Hailer" w:date="2021-05-17T11:11:00Z">
            <w:rPr/>
          </w:rPrChange>
        </w:rPr>
        <w:t>MacKenzie</w:t>
      </w:r>
      <w:proofErr w:type="spellEnd"/>
      <w:r w:rsidRPr="00414C19">
        <w:rPr>
          <w:lang w:val="en-GB"/>
          <w:rPrChange w:id="3481" w:author="Nils Hailer" w:date="2021-05-17T11:11:00Z">
            <w:rPr/>
          </w:rPrChange>
        </w:rPr>
        <w:t xml:space="preserve"> CR. A new method of classifying prognostic comorbidity in longitudinal studies: Development and validation. </w:t>
      </w:r>
      <w:r w:rsidRPr="00414C19">
        <w:rPr>
          <w:i/>
          <w:lang w:val="en-GB"/>
          <w:rPrChange w:id="3482" w:author="Nils Hailer" w:date="2021-05-17T11:11:00Z">
            <w:rPr>
              <w:i/>
            </w:rPr>
          </w:rPrChange>
        </w:rPr>
        <w:t>Journal of Chronic Diseases</w:t>
      </w:r>
      <w:r w:rsidRPr="00414C19">
        <w:rPr>
          <w:lang w:val="en-GB"/>
          <w:rPrChange w:id="3483" w:author="Nils Hailer" w:date="2021-05-17T11:11:00Z">
            <w:rPr/>
          </w:rPrChange>
        </w:rPr>
        <w:t xml:space="preserve"> 1987; </w:t>
      </w:r>
      <w:r w:rsidRPr="00414C19">
        <w:rPr>
          <w:b/>
          <w:lang w:val="en-GB"/>
          <w:rPrChange w:id="3484" w:author="Nils Hailer" w:date="2021-05-17T11:11:00Z">
            <w:rPr>
              <w:b/>
            </w:rPr>
          </w:rPrChange>
        </w:rPr>
        <w:t>40</w:t>
      </w:r>
      <w:r w:rsidRPr="00414C19">
        <w:rPr>
          <w:lang w:val="en-GB"/>
          <w:rPrChange w:id="3485" w:author="Nils Hailer" w:date="2021-05-17T11:11:00Z">
            <w:rPr/>
          </w:rPrChange>
        </w:rPr>
        <w:t>: 373–83.</w:t>
      </w:r>
    </w:p>
    <w:p w14:paraId="4C9A32D8" w14:textId="77777777" w:rsidR="00DE1FF7" w:rsidRPr="00414C19" w:rsidRDefault="00F5325D">
      <w:pPr>
        <w:pStyle w:val="Litteraturfrteckning"/>
        <w:rPr>
          <w:lang w:val="en-GB"/>
          <w:rPrChange w:id="3486" w:author="Nils Hailer" w:date="2021-05-17T11:11:00Z">
            <w:rPr/>
          </w:rPrChange>
        </w:rPr>
      </w:pPr>
      <w:bookmarkStart w:id="3487" w:name="ref-Elixhauser1998"/>
      <w:bookmarkEnd w:id="3477"/>
      <w:r w:rsidRPr="00414C19">
        <w:rPr>
          <w:lang w:val="en-GB"/>
          <w:rPrChange w:id="3488" w:author="Nils Hailer" w:date="2021-05-17T11:11:00Z">
            <w:rPr/>
          </w:rPrChange>
        </w:rPr>
        <w:t xml:space="preserve">16 </w:t>
      </w:r>
      <w:r w:rsidRPr="00414C19">
        <w:rPr>
          <w:lang w:val="en-GB"/>
          <w:rPrChange w:id="3489" w:author="Nils Hailer" w:date="2021-05-17T11:11:00Z">
            <w:rPr/>
          </w:rPrChange>
        </w:rPr>
        <w:tab/>
        <w:t xml:space="preserve">Elixhauser A, Steiner C, Harris DR, Coffey RM. Comorbidity measures for use with administrative data. </w:t>
      </w:r>
      <w:r w:rsidRPr="00414C19">
        <w:rPr>
          <w:i/>
          <w:lang w:val="en-GB"/>
          <w:rPrChange w:id="3490" w:author="Nils Hailer" w:date="2021-05-17T11:11:00Z">
            <w:rPr>
              <w:i/>
            </w:rPr>
          </w:rPrChange>
        </w:rPr>
        <w:t>Medical care</w:t>
      </w:r>
      <w:r w:rsidRPr="00414C19">
        <w:rPr>
          <w:lang w:val="en-GB"/>
          <w:rPrChange w:id="3491" w:author="Nils Hailer" w:date="2021-05-17T11:11:00Z">
            <w:rPr/>
          </w:rPrChange>
        </w:rPr>
        <w:t xml:space="preserve"> 1998; </w:t>
      </w:r>
      <w:r w:rsidRPr="00414C19">
        <w:rPr>
          <w:b/>
          <w:lang w:val="en-GB"/>
          <w:rPrChange w:id="3492" w:author="Nils Hailer" w:date="2021-05-17T11:11:00Z">
            <w:rPr>
              <w:b/>
            </w:rPr>
          </w:rPrChange>
        </w:rPr>
        <w:t>36</w:t>
      </w:r>
      <w:r w:rsidRPr="00414C19">
        <w:rPr>
          <w:lang w:val="en-GB"/>
          <w:rPrChange w:id="3493" w:author="Nils Hailer" w:date="2021-05-17T11:11:00Z">
            <w:rPr/>
          </w:rPrChange>
        </w:rPr>
        <w:t>: 8–27.</w:t>
      </w:r>
    </w:p>
    <w:p w14:paraId="529D562B" w14:textId="77777777" w:rsidR="00DE1FF7" w:rsidRPr="00414C19" w:rsidRDefault="00F5325D">
      <w:pPr>
        <w:pStyle w:val="Litteraturfrteckning"/>
        <w:rPr>
          <w:lang w:val="en-GB"/>
          <w:rPrChange w:id="3494" w:author="Nils Hailer" w:date="2021-05-17T11:11:00Z">
            <w:rPr>
              <w:lang w:val="sv-SE"/>
            </w:rPr>
          </w:rPrChange>
        </w:rPr>
      </w:pPr>
      <w:bookmarkStart w:id="3495" w:name="ref-Sloan2003"/>
      <w:bookmarkEnd w:id="3487"/>
      <w:r w:rsidRPr="00414C19">
        <w:rPr>
          <w:lang w:val="en-GB"/>
          <w:rPrChange w:id="3496" w:author="Nils Hailer" w:date="2021-05-17T11:11:00Z">
            <w:rPr/>
          </w:rPrChange>
        </w:rPr>
        <w:t xml:space="preserve">17 </w:t>
      </w:r>
      <w:r w:rsidRPr="00414C19">
        <w:rPr>
          <w:lang w:val="en-GB"/>
          <w:rPrChange w:id="3497" w:author="Nils Hailer" w:date="2021-05-17T11:11:00Z">
            <w:rPr/>
          </w:rPrChange>
        </w:rPr>
        <w:tab/>
        <w:t xml:space="preserve">Sloan KL, Sales AE, Liu C-F, </w:t>
      </w:r>
      <w:r w:rsidRPr="00414C19">
        <w:rPr>
          <w:i/>
          <w:lang w:val="en-GB"/>
          <w:rPrChange w:id="3498" w:author="Nils Hailer" w:date="2021-05-17T11:11:00Z">
            <w:rPr>
              <w:i/>
            </w:rPr>
          </w:rPrChange>
        </w:rPr>
        <w:t>et al.</w:t>
      </w:r>
      <w:r w:rsidRPr="00414C19">
        <w:rPr>
          <w:lang w:val="en-GB"/>
          <w:rPrChange w:id="3499" w:author="Nils Hailer" w:date="2021-05-17T11:11:00Z">
            <w:rPr/>
          </w:rPrChange>
        </w:rPr>
        <w:t xml:space="preserve"> Construction and characteristics of the RxRisk-V: A VA-adapted pharmacy-based case-mix instrument. </w:t>
      </w:r>
      <w:r w:rsidRPr="00414C19">
        <w:rPr>
          <w:i/>
          <w:lang w:val="en-GB"/>
          <w:rPrChange w:id="3500" w:author="Nils Hailer" w:date="2021-05-17T11:11:00Z">
            <w:rPr>
              <w:i/>
              <w:lang w:val="sv-SE"/>
            </w:rPr>
          </w:rPrChange>
        </w:rPr>
        <w:t>Medical care</w:t>
      </w:r>
      <w:r w:rsidRPr="00414C19">
        <w:rPr>
          <w:lang w:val="en-GB"/>
          <w:rPrChange w:id="3501" w:author="Nils Hailer" w:date="2021-05-17T11:11:00Z">
            <w:rPr>
              <w:lang w:val="sv-SE"/>
            </w:rPr>
          </w:rPrChange>
        </w:rPr>
        <w:t xml:space="preserve"> 2003; </w:t>
      </w:r>
      <w:r w:rsidRPr="00414C19">
        <w:rPr>
          <w:b/>
          <w:lang w:val="en-GB"/>
          <w:rPrChange w:id="3502" w:author="Nils Hailer" w:date="2021-05-17T11:11:00Z">
            <w:rPr>
              <w:b/>
              <w:lang w:val="sv-SE"/>
            </w:rPr>
          </w:rPrChange>
        </w:rPr>
        <w:t>41</w:t>
      </w:r>
      <w:r w:rsidRPr="00414C19">
        <w:rPr>
          <w:lang w:val="en-GB"/>
          <w:rPrChange w:id="3503" w:author="Nils Hailer" w:date="2021-05-17T11:11:00Z">
            <w:rPr>
              <w:lang w:val="sv-SE"/>
            </w:rPr>
          </w:rPrChange>
        </w:rPr>
        <w:t>: 761–74.</w:t>
      </w:r>
    </w:p>
    <w:p w14:paraId="78FF9752" w14:textId="77777777" w:rsidR="00DE1FF7" w:rsidRPr="00414C19" w:rsidRDefault="00F5325D">
      <w:pPr>
        <w:pStyle w:val="Litteraturfrteckning"/>
        <w:rPr>
          <w:lang w:val="en-GB"/>
          <w:rPrChange w:id="3504" w:author="Nils Hailer" w:date="2021-05-17T11:11:00Z">
            <w:rPr/>
          </w:rPrChange>
        </w:rPr>
      </w:pPr>
      <w:bookmarkStart w:id="3505" w:name="ref-Pratt2018"/>
      <w:bookmarkEnd w:id="3495"/>
      <w:r w:rsidRPr="005539C2">
        <w:rPr>
          <w:lang w:val="sv-SE"/>
        </w:rPr>
        <w:t xml:space="preserve">18 </w:t>
      </w:r>
      <w:r w:rsidRPr="005539C2">
        <w:rPr>
          <w:lang w:val="sv-SE"/>
        </w:rPr>
        <w:tab/>
        <w:t xml:space="preserve">Pratt NL, Kerr M, </w:t>
      </w:r>
      <w:proofErr w:type="spellStart"/>
      <w:r w:rsidRPr="005539C2">
        <w:rPr>
          <w:lang w:val="sv-SE"/>
        </w:rPr>
        <w:t>Barratt</w:t>
      </w:r>
      <w:proofErr w:type="spellEnd"/>
      <w:r w:rsidRPr="005539C2">
        <w:rPr>
          <w:lang w:val="sv-SE"/>
        </w:rPr>
        <w:t xml:space="preserve"> JD, </w:t>
      </w:r>
      <w:r w:rsidRPr="005539C2">
        <w:rPr>
          <w:i/>
          <w:lang w:val="sv-SE"/>
          <w:rPrChange w:id="3506" w:author="Erik Bülow" w:date="2021-05-24T22:08:00Z">
            <w:rPr>
              <w:i/>
              <w:lang w:val="sv-SE"/>
            </w:rPr>
          </w:rPrChange>
        </w:rPr>
        <w:t>et al.</w:t>
      </w:r>
      <w:r w:rsidRPr="005539C2">
        <w:rPr>
          <w:lang w:val="sv-SE"/>
          <w:rPrChange w:id="3507" w:author="Erik Bülow" w:date="2021-05-24T22:08:00Z">
            <w:rPr>
              <w:lang w:val="sv-SE"/>
            </w:rPr>
          </w:rPrChange>
        </w:rPr>
        <w:t xml:space="preserve"> </w:t>
      </w:r>
      <w:r w:rsidRPr="00414C19">
        <w:rPr>
          <w:lang w:val="en-GB"/>
          <w:rPrChange w:id="3508" w:author="Nils Hailer" w:date="2021-05-17T11:11:00Z">
            <w:rPr/>
          </w:rPrChange>
        </w:rPr>
        <w:t xml:space="preserve">The validity of the Rx-Risk comorbidity index using medicines mapped to the anatomical therapeutic chemical (ATC) classification system. </w:t>
      </w:r>
      <w:r w:rsidRPr="00414C19">
        <w:rPr>
          <w:i/>
          <w:lang w:val="en-GB"/>
          <w:rPrChange w:id="3509" w:author="Nils Hailer" w:date="2021-05-17T11:11:00Z">
            <w:rPr>
              <w:i/>
            </w:rPr>
          </w:rPrChange>
        </w:rPr>
        <w:t>BMJ Open</w:t>
      </w:r>
      <w:r w:rsidRPr="00414C19">
        <w:rPr>
          <w:lang w:val="en-GB"/>
          <w:rPrChange w:id="3510" w:author="Nils Hailer" w:date="2021-05-17T11:11:00Z">
            <w:rPr/>
          </w:rPrChange>
        </w:rPr>
        <w:t xml:space="preserve"> 2018; </w:t>
      </w:r>
      <w:r w:rsidRPr="00414C19">
        <w:rPr>
          <w:b/>
          <w:lang w:val="en-GB"/>
          <w:rPrChange w:id="3511" w:author="Nils Hailer" w:date="2021-05-17T11:11:00Z">
            <w:rPr>
              <w:b/>
            </w:rPr>
          </w:rPrChange>
        </w:rPr>
        <w:t>8</w:t>
      </w:r>
      <w:r w:rsidRPr="00414C19">
        <w:rPr>
          <w:lang w:val="en-GB"/>
          <w:rPrChange w:id="3512" w:author="Nils Hailer" w:date="2021-05-17T11:11:00Z">
            <w:rPr/>
          </w:rPrChange>
        </w:rPr>
        <w:t>. DOI:</w:t>
      </w:r>
      <w:r w:rsidR="00C37CA5" w:rsidRPr="00414C19">
        <w:rPr>
          <w:lang w:val="en-GB"/>
          <w:rPrChange w:id="3513" w:author="Nils Hailer" w:date="2021-05-17T11:11:00Z">
            <w:rPr/>
          </w:rPrChange>
        </w:rPr>
        <w:fldChar w:fldCharType="begin"/>
      </w:r>
      <w:r w:rsidR="00C37CA5" w:rsidRPr="00414C19">
        <w:rPr>
          <w:lang w:val="en-GB"/>
          <w:rPrChange w:id="3514" w:author="Nils Hailer" w:date="2021-05-17T11:11:00Z">
            <w:rPr/>
          </w:rPrChange>
        </w:rPr>
        <w:instrText xml:space="preserve"> HYPERLINK "https://doi.org/10.1136/bmjopen-2017-021122" \h </w:instrText>
      </w:r>
      <w:r w:rsidR="00C37CA5" w:rsidRPr="00414C19">
        <w:rPr>
          <w:lang w:val="en-GB"/>
          <w:rPrChange w:id="3515" w:author="Nils Hailer" w:date="2021-05-17T11:11:00Z">
            <w:rPr>
              <w:rStyle w:val="Hyperlnk"/>
            </w:rPr>
          </w:rPrChange>
        </w:rPr>
        <w:fldChar w:fldCharType="separate"/>
      </w:r>
      <w:r w:rsidRPr="00414C19">
        <w:rPr>
          <w:rStyle w:val="Hyperlnk"/>
          <w:lang w:val="en-GB"/>
          <w:rPrChange w:id="3516" w:author="Nils Hailer" w:date="2021-05-17T11:11:00Z">
            <w:rPr>
              <w:rStyle w:val="Hyperlnk"/>
            </w:rPr>
          </w:rPrChange>
        </w:rPr>
        <w:t>10.1136/bmjopen-2017-021122</w:t>
      </w:r>
      <w:r w:rsidR="00C37CA5" w:rsidRPr="00414C19">
        <w:rPr>
          <w:rStyle w:val="Hyperlnk"/>
          <w:lang w:val="en-GB"/>
          <w:rPrChange w:id="3517" w:author="Nils Hailer" w:date="2021-05-17T11:11:00Z">
            <w:rPr>
              <w:rStyle w:val="Hyperlnk"/>
            </w:rPr>
          </w:rPrChange>
        </w:rPr>
        <w:fldChar w:fldCharType="end"/>
      </w:r>
      <w:r w:rsidRPr="00414C19">
        <w:rPr>
          <w:lang w:val="en-GB"/>
          <w:rPrChange w:id="3518" w:author="Nils Hailer" w:date="2021-05-17T11:11:00Z">
            <w:rPr/>
          </w:rPrChange>
        </w:rPr>
        <w:t>.</w:t>
      </w:r>
    </w:p>
    <w:p w14:paraId="005D0D9E" w14:textId="77777777" w:rsidR="00DE1FF7" w:rsidRPr="00414C19" w:rsidRDefault="00F5325D">
      <w:pPr>
        <w:pStyle w:val="Litteraturfrteckning"/>
        <w:rPr>
          <w:lang w:val="en-GB"/>
          <w:rPrChange w:id="3519" w:author="Nils Hailer" w:date="2021-05-17T11:11:00Z">
            <w:rPr/>
          </w:rPrChange>
        </w:rPr>
      </w:pPr>
      <w:bookmarkStart w:id="3520" w:name="ref-Edelstein2015"/>
      <w:bookmarkEnd w:id="3505"/>
      <w:r w:rsidRPr="005539C2">
        <w:rPr>
          <w:lang w:val="sv-SE"/>
        </w:rPr>
        <w:t xml:space="preserve">19 </w:t>
      </w:r>
      <w:r w:rsidRPr="005539C2">
        <w:rPr>
          <w:lang w:val="sv-SE"/>
        </w:rPr>
        <w:tab/>
      </w:r>
      <w:proofErr w:type="spellStart"/>
      <w:r w:rsidRPr="005539C2">
        <w:rPr>
          <w:lang w:val="sv-SE"/>
        </w:rPr>
        <w:t>Edelstein</w:t>
      </w:r>
      <w:proofErr w:type="spellEnd"/>
      <w:r w:rsidRPr="005539C2">
        <w:rPr>
          <w:lang w:val="sv-SE"/>
        </w:rPr>
        <w:t xml:space="preserve"> AI, </w:t>
      </w:r>
      <w:proofErr w:type="spellStart"/>
      <w:r w:rsidRPr="005539C2">
        <w:rPr>
          <w:lang w:val="sv-SE"/>
        </w:rPr>
        <w:t>Kwasny</w:t>
      </w:r>
      <w:proofErr w:type="spellEnd"/>
      <w:r w:rsidRPr="005539C2">
        <w:rPr>
          <w:lang w:val="sv-SE"/>
        </w:rPr>
        <w:t xml:space="preserve"> MJ, Suleiman LI, </w:t>
      </w:r>
      <w:r w:rsidRPr="005539C2">
        <w:rPr>
          <w:i/>
          <w:lang w:val="sv-SE"/>
          <w:rPrChange w:id="3521" w:author="Erik Bülow" w:date="2021-05-24T22:08:00Z">
            <w:rPr>
              <w:i/>
              <w:lang w:val="sv-SE"/>
            </w:rPr>
          </w:rPrChange>
        </w:rPr>
        <w:t>et al.</w:t>
      </w:r>
      <w:r w:rsidRPr="005539C2">
        <w:rPr>
          <w:lang w:val="sv-SE"/>
          <w:rPrChange w:id="3522" w:author="Erik Bülow" w:date="2021-05-24T22:08:00Z">
            <w:rPr>
              <w:lang w:val="sv-SE"/>
            </w:rPr>
          </w:rPrChange>
        </w:rPr>
        <w:t xml:space="preserve"> </w:t>
      </w:r>
      <w:r w:rsidRPr="00414C19">
        <w:rPr>
          <w:lang w:val="en-GB"/>
          <w:rPrChange w:id="3523" w:author="Nils Hailer" w:date="2021-05-17T11:11:00Z">
            <w:rPr/>
          </w:rPrChange>
        </w:rPr>
        <w:t xml:space="preserve">Can the </w:t>
      </w:r>
      <w:proofErr w:type="spellStart"/>
      <w:r w:rsidRPr="00414C19">
        <w:rPr>
          <w:lang w:val="en-GB"/>
          <w:rPrChange w:id="3524" w:author="Nils Hailer" w:date="2021-05-17T11:11:00Z">
            <w:rPr/>
          </w:rPrChange>
        </w:rPr>
        <w:t>american</w:t>
      </w:r>
      <w:proofErr w:type="spellEnd"/>
      <w:r w:rsidRPr="00414C19">
        <w:rPr>
          <w:lang w:val="en-GB"/>
          <w:rPrChange w:id="3525" w:author="Nils Hailer" w:date="2021-05-17T11:11:00Z">
            <w:rPr/>
          </w:rPrChange>
        </w:rPr>
        <w:t xml:space="preserve"> college of </w:t>
      </w:r>
      <w:proofErr w:type="gramStart"/>
      <w:r w:rsidRPr="00414C19">
        <w:rPr>
          <w:lang w:val="en-GB"/>
          <w:rPrChange w:id="3526" w:author="Nils Hailer" w:date="2021-05-17T11:11:00Z">
            <w:rPr/>
          </w:rPrChange>
        </w:rPr>
        <w:t>surgeons</w:t>
      </w:r>
      <w:proofErr w:type="gramEnd"/>
      <w:r w:rsidRPr="00414C19">
        <w:rPr>
          <w:lang w:val="en-GB"/>
          <w:rPrChange w:id="3527" w:author="Nils Hailer" w:date="2021-05-17T11:11:00Z">
            <w:rPr/>
          </w:rPrChange>
        </w:rPr>
        <w:t xml:space="preserve"> risk calculator predict 30-Day complications after knee and hip arthroplasty? </w:t>
      </w:r>
      <w:r w:rsidRPr="00414C19">
        <w:rPr>
          <w:i/>
          <w:lang w:val="en-GB"/>
          <w:rPrChange w:id="3528" w:author="Nils Hailer" w:date="2021-05-17T11:11:00Z">
            <w:rPr>
              <w:i/>
            </w:rPr>
          </w:rPrChange>
        </w:rPr>
        <w:t>Journal of Arthroplasty</w:t>
      </w:r>
      <w:r w:rsidRPr="00414C19">
        <w:rPr>
          <w:lang w:val="en-GB"/>
          <w:rPrChange w:id="3529" w:author="Nils Hailer" w:date="2021-05-17T11:11:00Z">
            <w:rPr/>
          </w:rPrChange>
        </w:rPr>
        <w:t xml:space="preserve"> 2015; </w:t>
      </w:r>
      <w:r w:rsidRPr="00414C19">
        <w:rPr>
          <w:b/>
          <w:lang w:val="en-GB"/>
          <w:rPrChange w:id="3530" w:author="Nils Hailer" w:date="2021-05-17T11:11:00Z">
            <w:rPr>
              <w:b/>
            </w:rPr>
          </w:rPrChange>
        </w:rPr>
        <w:t>30</w:t>
      </w:r>
      <w:r w:rsidRPr="00414C19">
        <w:rPr>
          <w:lang w:val="en-GB"/>
          <w:rPrChange w:id="3531" w:author="Nils Hailer" w:date="2021-05-17T11:11:00Z">
            <w:rPr/>
          </w:rPrChange>
        </w:rPr>
        <w:t>: 5–10.</w:t>
      </w:r>
    </w:p>
    <w:p w14:paraId="0CE01E60" w14:textId="77777777" w:rsidR="00DE1FF7" w:rsidRPr="00414C19" w:rsidRDefault="00F5325D">
      <w:pPr>
        <w:pStyle w:val="Litteraturfrteckning"/>
        <w:rPr>
          <w:lang w:val="en-GB"/>
          <w:rPrChange w:id="3532" w:author="Nils Hailer" w:date="2021-05-17T11:11:00Z">
            <w:rPr/>
          </w:rPrChange>
        </w:rPr>
      </w:pPr>
      <w:bookmarkStart w:id="3533" w:name="ref-Wingert2016a"/>
      <w:bookmarkEnd w:id="3520"/>
      <w:r w:rsidRPr="00414C19">
        <w:rPr>
          <w:lang w:val="en-GB"/>
          <w:rPrChange w:id="3534" w:author="Nils Hailer" w:date="2021-05-17T11:11:00Z">
            <w:rPr/>
          </w:rPrChange>
        </w:rPr>
        <w:t xml:space="preserve">20 </w:t>
      </w:r>
      <w:r w:rsidRPr="00414C19">
        <w:rPr>
          <w:lang w:val="en-GB"/>
          <w:rPrChange w:id="3535" w:author="Nils Hailer" w:date="2021-05-17T11:11:00Z">
            <w:rPr/>
          </w:rPrChange>
        </w:rPr>
        <w:tab/>
        <w:t xml:space="preserve">Wingert NC, </w:t>
      </w:r>
      <w:proofErr w:type="spellStart"/>
      <w:r w:rsidRPr="00414C19">
        <w:rPr>
          <w:lang w:val="en-GB"/>
          <w:rPrChange w:id="3536" w:author="Nils Hailer" w:date="2021-05-17T11:11:00Z">
            <w:rPr/>
          </w:rPrChange>
        </w:rPr>
        <w:t>Gotoff</w:t>
      </w:r>
      <w:proofErr w:type="spellEnd"/>
      <w:r w:rsidRPr="00414C19">
        <w:rPr>
          <w:lang w:val="en-GB"/>
          <w:rPrChange w:id="3537" w:author="Nils Hailer" w:date="2021-05-17T11:11:00Z">
            <w:rPr/>
          </w:rPrChange>
        </w:rPr>
        <w:t xml:space="preserve"> J, Parrilla E, </w:t>
      </w:r>
      <w:proofErr w:type="spellStart"/>
      <w:r w:rsidRPr="00414C19">
        <w:rPr>
          <w:lang w:val="en-GB"/>
          <w:rPrChange w:id="3538" w:author="Nils Hailer" w:date="2021-05-17T11:11:00Z">
            <w:rPr/>
          </w:rPrChange>
        </w:rPr>
        <w:t>Gotoff</w:t>
      </w:r>
      <w:proofErr w:type="spellEnd"/>
      <w:r w:rsidRPr="00414C19">
        <w:rPr>
          <w:lang w:val="en-GB"/>
          <w:rPrChange w:id="3539" w:author="Nils Hailer" w:date="2021-05-17T11:11:00Z">
            <w:rPr/>
          </w:rPrChange>
        </w:rPr>
        <w:t xml:space="preserve"> R, Hou L, Ghanem E. The ACS NSQIP Risk Calculator Is a Fair Predictor of Acute Periprosthetic Joint Infection: </w:t>
      </w:r>
      <w:r w:rsidRPr="00414C19">
        <w:rPr>
          <w:i/>
          <w:lang w:val="en-GB"/>
          <w:rPrChange w:id="3540" w:author="Nils Hailer" w:date="2021-05-17T11:11:00Z">
            <w:rPr>
              <w:i/>
            </w:rPr>
          </w:rPrChange>
        </w:rPr>
        <w:t>Clinical Orthopaedics and Related Research</w:t>
      </w:r>
      <w:r w:rsidRPr="00414C19">
        <w:rPr>
          <w:lang w:val="en-GB"/>
          <w:rPrChange w:id="3541" w:author="Nils Hailer" w:date="2021-05-17T11:11:00Z">
            <w:rPr/>
          </w:rPrChange>
        </w:rPr>
        <w:t xml:space="preserve"> 2016; </w:t>
      </w:r>
      <w:r w:rsidRPr="00414C19">
        <w:rPr>
          <w:b/>
          <w:lang w:val="en-GB"/>
          <w:rPrChange w:id="3542" w:author="Nils Hailer" w:date="2021-05-17T11:11:00Z">
            <w:rPr>
              <w:b/>
            </w:rPr>
          </w:rPrChange>
        </w:rPr>
        <w:t>474</w:t>
      </w:r>
      <w:r w:rsidRPr="00414C19">
        <w:rPr>
          <w:lang w:val="en-GB"/>
          <w:rPrChange w:id="3543" w:author="Nils Hailer" w:date="2021-05-17T11:11:00Z">
            <w:rPr/>
          </w:rPrChange>
        </w:rPr>
        <w:t>: 1643–8.</w:t>
      </w:r>
    </w:p>
    <w:p w14:paraId="0CF9F04B" w14:textId="77777777" w:rsidR="00DE1FF7" w:rsidRPr="00414C19" w:rsidRDefault="00F5325D">
      <w:pPr>
        <w:pStyle w:val="Litteraturfrteckning"/>
        <w:rPr>
          <w:lang w:val="en-GB"/>
          <w:rPrChange w:id="3544" w:author="Nils Hailer" w:date="2021-05-17T11:11:00Z">
            <w:rPr/>
          </w:rPrChange>
        </w:rPr>
      </w:pPr>
      <w:bookmarkStart w:id="3545" w:name="ref-Bozic2013a"/>
      <w:bookmarkEnd w:id="3533"/>
      <w:r w:rsidRPr="00414C19">
        <w:rPr>
          <w:lang w:val="en-GB"/>
          <w:rPrChange w:id="3546" w:author="Nils Hailer" w:date="2021-05-17T11:11:00Z">
            <w:rPr/>
          </w:rPrChange>
        </w:rPr>
        <w:t xml:space="preserve">21 </w:t>
      </w:r>
      <w:r w:rsidRPr="00414C19">
        <w:rPr>
          <w:lang w:val="en-GB"/>
          <w:rPrChange w:id="3547" w:author="Nils Hailer" w:date="2021-05-17T11:11:00Z">
            <w:rPr/>
          </w:rPrChange>
        </w:rPr>
        <w:tab/>
      </w:r>
      <w:proofErr w:type="spellStart"/>
      <w:r w:rsidRPr="00414C19">
        <w:rPr>
          <w:lang w:val="en-GB"/>
          <w:rPrChange w:id="3548" w:author="Nils Hailer" w:date="2021-05-17T11:11:00Z">
            <w:rPr/>
          </w:rPrChange>
        </w:rPr>
        <w:t>Bozic</w:t>
      </w:r>
      <w:proofErr w:type="spellEnd"/>
      <w:r w:rsidRPr="00414C19">
        <w:rPr>
          <w:lang w:val="en-GB"/>
          <w:rPrChange w:id="3549" w:author="Nils Hailer" w:date="2021-05-17T11:11:00Z">
            <w:rPr/>
          </w:rPrChange>
        </w:rPr>
        <w:t xml:space="preserve"> KJ, Ong K, Lau E, </w:t>
      </w:r>
      <w:r w:rsidRPr="00414C19">
        <w:rPr>
          <w:i/>
          <w:lang w:val="en-GB"/>
          <w:rPrChange w:id="3550" w:author="Nils Hailer" w:date="2021-05-17T11:11:00Z">
            <w:rPr>
              <w:i/>
            </w:rPr>
          </w:rPrChange>
        </w:rPr>
        <w:t>et al.</w:t>
      </w:r>
      <w:r w:rsidRPr="00414C19">
        <w:rPr>
          <w:lang w:val="en-GB"/>
          <w:rPrChange w:id="3551" w:author="Nils Hailer" w:date="2021-05-17T11:11:00Z">
            <w:rPr/>
          </w:rPrChange>
        </w:rPr>
        <w:t xml:space="preserve"> Estimating risk in </w:t>
      </w:r>
      <w:proofErr w:type="spellStart"/>
      <w:r w:rsidRPr="00414C19">
        <w:rPr>
          <w:lang w:val="en-GB"/>
          <w:rPrChange w:id="3552" w:author="Nils Hailer" w:date="2021-05-17T11:11:00Z">
            <w:rPr/>
          </w:rPrChange>
        </w:rPr>
        <w:t>medicare</w:t>
      </w:r>
      <w:proofErr w:type="spellEnd"/>
      <w:r w:rsidRPr="00414C19">
        <w:rPr>
          <w:lang w:val="en-GB"/>
          <w:rPrChange w:id="3553" w:author="Nils Hailer" w:date="2021-05-17T11:11:00Z">
            <w:rPr/>
          </w:rPrChange>
        </w:rPr>
        <w:t xml:space="preserve"> patients with THA: An electronic risk calculator for periprosthetic joint infection and mortality. </w:t>
      </w:r>
      <w:r w:rsidRPr="00414C19">
        <w:rPr>
          <w:i/>
          <w:lang w:val="en-GB"/>
          <w:rPrChange w:id="3554" w:author="Nils Hailer" w:date="2021-05-17T11:11:00Z">
            <w:rPr>
              <w:i/>
            </w:rPr>
          </w:rPrChange>
        </w:rPr>
        <w:t>Clinical Orthopaedics and Related Research</w:t>
      </w:r>
      <w:r w:rsidRPr="00414C19">
        <w:rPr>
          <w:lang w:val="en-GB"/>
          <w:rPrChange w:id="3555" w:author="Nils Hailer" w:date="2021-05-17T11:11:00Z">
            <w:rPr/>
          </w:rPrChange>
        </w:rPr>
        <w:t xml:space="preserve"> 2013; </w:t>
      </w:r>
      <w:r w:rsidRPr="00414C19">
        <w:rPr>
          <w:b/>
          <w:lang w:val="en-GB"/>
          <w:rPrChange w:id="3556" w:author="Nils Hailer" w:date="2021-05-17T11:11:00Z">
            <w:rPr>
              <w:b/>
            </w:rPr>
          </w:rPrChange>
        </w:rPr>
        <w:t>471</w:t>
      </w:r>
      <w:r w:rsidRPr="00414C19">
        <w:rPr>
          <w:lang w:val="en-GB"/>
          <w:rPrChange w:id="3557" w:author="Nils Hailer" w:date="2021-05-17T11:11:00Z">
            <w:rPr/>
          </w:rPrChange>
        </w:rPr>
        <w:t>: 574–83.</w:t>
      </w:r>
    </w:p>
    <w:p w14:paraId="6B841D90" w14:textId="77777777" w:rsidR="00DE1FF7" w:rsidRPr="00414C19" w:rsidRDefault="00F5325D">
      <w:pPr>
        <w:pStyle w:val="Litteraturfrteckning"/>
        <w:rPr>
          <w:lang w:val="en-GB"/>
          <w:rPrChange w:id="3558" w:author="Nils Hailer" w:date="2021-05-17T11:11:00Z">
            <w:rPr/>
          </w:rPrChange>
        </w:rPr>
      </w:pPr>
      <w:bookmarkStart w:id="3559" w:name="ref-Inacio2015a"/>
      <w:bookmarkEnd w:id="3545"/>
      <w:r w:rsidRPr="00414C19">
        <w:rPr>
          <w:lang w:val="en-GB"/>
          <w:rPrChange w:id="3560" w:author="Nils Hailer" w:date="2021-05-17T11:11:00Z">
            <w:rPr/>
          </w:rPrChange>
        </w:rPr>
        <w:t xml:space="preserve">22 </w:t>
      </w:r>
      <w:r w:rsidRPr="00414C19">
        <w:rPr>
          <w:lang w:val="en-GB"/>
          <w:rPrChange w:id="3561" w:author="Nils Hailer" w:date="2021-05-17T11:11:00Z">
            <w:rPr/>
          </w:rPrChange>
        </w:rPr>
        <w:tab/>
      </w:r>
      <w:proofErr w:type="spellStart"/>
      <w:r w:rsidRPr="00414C19">
        <w:rPr>
          <w:lang w:val="en-GB"/>
          <w:rPrChange w:id="3562" w:author="Nils Hailer" w:date="2021-05-17T11:11:00Z">
            <w:rPr/>
          </w:rPrChange>
        </w:rPr>
        <w:t>Inacio</w:t>
      </w:r>
      <w:proofErr w:type="spellEnd"/>
      <w:r w:rsidRPr="00414C19">
        <w:rPr>
          <w:lang w:val="en-GB"/>
          <w:rPrChange w:id="3563" w:author="Nils Hailer" w:date="2021-05-17T11:11:00Z">
            <w:rPr/>
          </w:rPrChange>
        </w:rPr>
        <w:t xml:space="preserve"> MCS, Pratt NL, Roughead EE, Graves SE. Predicting Infections After Total Joint Arthroplasty Using a Prescription Based Comorbidity Measure. </w:t>
      </w:r>
      <w:r w:rsidRPr="00414C19">
        <w:rPr>
          <w:i/>
          <w:lang w:val="en-GB"/>
          <w:rPrChange w:id="3564" w:author="Nils Hailer" w:date="2021-05-17T11:11:00Z">
            <w:rPr>
              <w:i/>
            </w:rPr>
          </w:rPrChange>
        </w:rPr>
        <w:t>The Journal of Arthroplasty</w:t>
      </w:r>
      <w:r w:rsidRPr="00414C19">
        <w:rPr>
          <w:lang w:val="en-GB"/>
          <w:rPrChange w:id="3565" w:author="Nils Hailer" w:date="2021-05-17T11:11:00Z">
            <w:rPr/>
          </w:rPrChange>
        </w:rPr>
        <w:t xml:space="preserve"> 2015; </w:t>
      </w:r>
      <w:r w:rsidRPr="00414C19">
        <w:rPr>
          <w:b/>
          <w:lang w:val="en-GB"/>
          <w:rPrChange w:id="3566" w:author="Nils Hailer" w:date="2021-05-17T11:11:00Z">
            <w:rPr>
              <w:b/>
            </w:rPr>
          </w:rPrChange>
        </w:rPr>
        <w:t>30</w:t>
      </w:r>
      <w:r w:rsidRPr="00414C19">
        <w:rPr>
          <w:lang w:val="en-GB"/>
          <w:rPrChange w:id="3567" w:author="Nils Hailer" w:date="2021-05-17T11:11:00Z">
            <w:rPr/>
          </w:rPrChange>
        </w:rPr>
        <w:t>: 1692–8.</w:t>
      </w:r>
    </w:p>
    <w:p w14:paraId="466F1454" w14:textId="77777777" w:rsidR="00DE1FF7" w:rsidRPr="00414C19" w:rsidRDefault="00F5325D">
      <w:pPr>
        <w:pStyle w:val="Litteraturfrteckning"/>
        <w:rPr>
          <w:lang w:val="en-GB"/>
          <w:rPrChange w:id="3568" w:author="Nils Hailer" w:date="2021-05-17T11:11:00Z">
            <w:rPr/>
          </w:rPrChange>
        </w:rPr>
      </w:pPr>
      <w:bookmarkStart w:id="3569" w:name="ref-Ludvigsson2009"/>
      <w:bookmarkEnd w:id="3559"/>
      <w:r w:rsidRPr="00414C19">
        <w:rPr>
          <w:lang w:val="en-GB"/>
          <w:rPrChange w:id="3570" w:author="Nils Hailer" w:date="2021-05-17T11:11:00Z">
            <w:rPr/>
          </w:rPrChange>
        </w:rPr>
        <w:t xml:space="preserve">23 </w:t>
      </w:r>
      <w:r w:rsidRPr="00414C19">
        <w:rPr>
          <w:lang w:val="en-GB"/>
          <w:rPrChange w:id="3571" w:author="Nils Hailer" w:date="2021-05-17T11:11:00Z">
            <w:rPr/>
          </w:rPrChange>
        </w:rPr>
        <w:tab/>
      </w:r>
      <w:proofErr w:type="spellStart"/>
      <w:r w:rsidRPr="00414C19">
        <w:rPr>
          <w:lang w:val="en-GB"/>
          <w:rPrChange w:id="3572" w:author="Nils Hailer" w:date="2021-05-17T11:11:00Z">
            <w:rPr/>
          </w:rPrChange>
        </w:rPr>
        <w:t>Ludvigsson</w:t>
      </w:r>
      <w:proofErr w:type="spellEnd"/>
      <w:r w:rsidRPr="00414C19">
        <w:rPr>
          <w:lang w:val="en-GB"/>
          <w:rPrChange w:id="3573" w:author="Nils Hailer" w:date="2021-05-17T11:11:00Z">
            <w:rPr/>
          </w:rPrChange>
        </w:rPr>
        <w:t xml:space="preserve"> JF, </w:t>
      </w:r>
      <w:proofErr w:type="spellStart"/>
      <w:r w:rsidRPr="00414C19">
        <w:rPr>
          <w:lang w:val="en-GB"/>
          <w:rPrChange w:id="3574" w:author="Nils Hailer" w:date="2021-05-17T11:11:00Z">
            <w:rPr/>
          </w:rPrChange>
        </w:rPr>
        <w:t>Otterblad</w:t>
      </w:r>
      <w:proofErr w:type="spellEnd"/>
      <w:r w:rsidRPr="00414C19">
        <w:rPr>
          <w:lang w:val="en-GB"/>
          <w:rPrChange w:id="3575" w:author="Nils Hailer" w:date="2021-05-17T11:11:00Z">
            <w:rPr/>
          </w:rPrChange>
        </w:rPr>
        <w:t xml:space="preserve">-Olausson P, </w:t>
      </w:r>
      <w:proofErr w:type="spellStart"/>
      <w:r w:rsidRPr="00414C19">
        <w:rPr>
          <w:lang w:val="en-GB"/>
          <w:rPrChange w:id="3576" w:author="Nils Hailer" w:date="2021-05-17T11:11:00Z">
            <w:rPr/>
          </w:rPrChange>
        </w:rPr>
        <w:t>Pettersson</w:t>
      </w:r>
      <w:proofErr w:type="spellEnd"/>
      <w:r w:rsidRPr="00414C19">
        <w:rPr>
          <w:lang w:val="en-GB"/>
          <w:rPrChange w:id="3577" w:author="Nils Hailer" w:date="2021-05-17T11:11:00Z">
            <w:rPr/>
          </w:rPrChange>
        </w:rPr>
        <w:t xml:space="preserve"> BU, Ekbom A. The Swedish personal identity number: Possibilities and pitfalls in healthcare and medical research. </w:t>
      </w:r>
      <w:r w:rsidRPr="00414C19">
        <w:rPr>
          <w:i/>
          <w:lang w:val="en-GB"/>
          <w:rPrChange w:id="3578" w:author="Nils Hailer" w:date="2021-05-17T11:11:00Z">
            <w:rPr>
              <w:i/>
            </w:rPr>
          </w:rPrChange>
        </w:rPr>
        <w:t>European Journal of Epidemiology</w:t>
      </w:r>
      <w:r w:rsidRPr="00414C19">
        <w:rPr>
          <w:lang w:val="en-GB"/>
          <w:rPrChange w:id="3579" w:author="Nils Hailer" w:date="2021-05-17T11:11:00Z">
            <w:rPr/>
          </w:rPrChange>
        </w:rPr>
        <w:t xml:space="preserve"> 2009; </w:t>
      </w:r>
      <w:r w:rsidRPr="00414C19">
        <w:rPr>
          <w:b/>
          <w:lang w:val="en-GB"/>
          <w:rPrChange w:id="3580" w:author="Nils Hailer" w:date="2021-05-17T11:11:00Z">
            <w:rPr>
              <w:b/>
            </w:rPr>
          </w:rPrChange>
        </w:rPr>
        <w:t>24</w:t>
      </w:r>
      <w:r w:rsidRPr="00414C19">
        <w:rPr>
          <w:lang w:val="en-GB"/>
          <w:rPrChange w:id="3581" w:author="Nils Hailer" w:date="2021-05-17T11:11:00Z">
            <w:rPr/>
          </w:rPrChange>
        </w:rPr>
        <w:t>: 659–67.</w:t>
      </w:r>
    </w:p>
    <w:p w14:paraId="2E6BA692" w14:textId="77777777" w:rsidR="00DE1FF7" w:rsidRPr="00414C19" w:rsidRDefault="00F5325D">
      <w:pPr>
        <w:pStyle w:val="Litteraturfrteckning"/>
        <w:rPr>
          <w:lang w:val="en-GB"/>
          <w:rPrChange w:id="3582" w:author="Nils Hailer" w:date="2021-05-17T11:11:00Z">
            <w:rPr>
              <w:lang w:val="sv-SE"/>
            </w:rPr>
          </w:rPrChange>
        </w:rPr>
      </w:pPr>
      <w:bookmarkStart w:id="3583" w:name="ref-Cnudde2016"/>
      <w:bookmarkEnd w:id="3569"/>
      <w:r w:rsidRPr="00414C19">
        <w:rPr>
          <w:lang w:val="en-GB"/>
          <w:rPrChange w:id="3584" w:author="Nils Hailer" w:date="2021-05-17T11:11:00Z">
            <w:rPr/>
          </w:rPrChange>
        </w:rPr>
        <w:t xml:space="preserve">24 </w:t>
      </w:r>
      <w:r w:rsidRPr="00414C19">
        <w:rPr>
          <w:lang w:val="en-GB"/>
          <w:rPrChange w:id="3585" w:author="Nils Hailer" w:date="2021-05-17T11:11:00Z">
            <w:rPr/>
          </w:rPrChange>
        </w:rPr>
        <w:tab/>
        <w:t xml:space="preserve">Cnudde P, Rolfson O, </w:t>
      </w:r>
      <w:proofErr w:type="spellStart"/>
      <w:r w:rsidRPr="00414C19">
        <w:rPr>
          <w:lang w:val="en-GB"/>
          <w:rPrChange w:id="3586" w:author="Nils Hailer" w:date="2021-05-17T11:11:00Z">
            <w:rPr/>
          </w:rPrChange>
        </w:rPr>
        <w:t>Nemes</w:t>
      </w:r>
      <w:proofErr w:type="spellEnd"/>
      <w:r w:rsidRPr="00414C19">
        <w:rPr>
          <w:lang w:val="en-GB"/>
          <w:rPrChange w:id="3587" w:author="Nils Hailer" w:date="2021-05-17T11:11:00Z">
            <w:rPr/>
          </w:rPrChange>
        </w:rPr>
        <w:t xml:space="preserve"> S, </w:t>
      </w:r>
      <w:r w:rsidRPr="00414C19">
        <w:rPr>
          <w:i/>
          <w:lang w:val="en-GB"/>
          <w:rPrChange w:id="3588" w:author="Nils Hailer" w:date="2021-05-17T11:11:00Z">
            <w:rPr>
              <w:i/>
            </w:rPr>
          </w:rPrChange>
        </w:rPr>
        <w:t>et al.</w:t>
      </w:r>
      <w:r w:rsidRPr="00414C19">
        <w:rPr>
          <w:lang w:val="en-GB"/>
          <w:rPrChange w:id="3589" w:author="Nils Hailer" w:date="2021-05-17T11:11:00Z">
            <w:rPr/>
          </w:rPrChange>
        </w:rPr>
        <w:t xml:space="preserve"> Linking Swedish health data registers to establish a research database and a shared decision-making tool in hip replacement. </w:t>
      </w:r>
      <w:r w:rsidRPr="00414C19">
        <w:rPr>
          <w:i/>
          <w:lang w:val="en-GB"/>
          <w:rPrChange w:id="3590" w:author="Nils Hailer" w:date="2021-05-17T11:11:00Z">
            <w:rPr>
              <w:i/>
              <w:lang w:val="sv-SE"/>
            </w:rPr>
          </w:rPrChange>
        </w:rPr>
        <w:t>BMC Musculoskeletal Disorders</w:t>
      </w:r>
      <w:r w:rsidRPr="00414C19">
        <w:rPr>
          <w:lang w:val="en-GB"/>
          <w:rPrChange w:id="3591" w:author="Nils Hailer" w:date="2021-05-17T11:11:00Z">
            <w:rPr>
              <w:lang w:val="sv-SE"/>
            </w:rPr>
          </w:rPrChange>
        </w:rPr>
        <w:t xml:space="preserve"> 2016; </w:t>
      </w:r>
      <w:r w:rsidRPr="00414C19">
        <w:rPr>
          <w:b/>
          <w:lang w:val="en-GB"/>
          <w:rPrChange w:id="3592" w:author="Nils Hailer" w:date="2021-05-17T11:11:00Z">
            <w:rPr>
              <w:b/>
              <w:lang w:val="sv-SE"/>
            </w:rPr>
          </w:rPrChange>
        </w:rPr>
        <w:t>17</w:t>
      </w:r>
      <w:r w:rsidRPr="00414C19">
        <w:rPr>
          <w:lang w:val="en-GB"/>
          <w:rPrChange w:id="3593" w:author="Nils Hailer" w:date="2021-05-17T11:11:00Z">
            <w:rPr>
              <w:lang w:val="sv-SE"/>
            </w:rPr>
          </w:rPrChange>
        </w:rPr>
        <w:t>: 414.</w:t>
      </w:r>
    </w:p>
    <w:p w14:paraId="72E1F086" w14:textId="77777777" w:rsidR="00DE1FF7" w:rsidRPr="00414C19" w:rsidRDefault="00F5325D">
      <w:pPr>
        <w:pStyle w:val="Litteraturfrteckning"/>
        <w:rPr>
          <w:lang w:val="en-GB"/>
          <w:rPrChange w:id="3594" w:author="Nils Hailer" w:date="2021-05-17T11:11:00Z">
            <w:rPr/>
          </w:rPrChange>
        </w:rPr>
      </w:pPr>
      <w:bookmarkStart w:id="3595" w:name="ref-Karrholm2018"/>
      <w:bookmarkEnd w:id="3583"/>
      <w:r w:rsidRPr="005539C2">
        <w:rPr>
          <w:lang w:val="sv-SE"/>
        </w:rPr>
        <w:lastRenderedPageBreak/>
        <w:t xml:space="preserve">25 </w:t>
      </w:r>
      <w:r w:rsidRPr="005539C2">
        <w:rPr>
          <w:lang w:val="sv-SE"/>
        </w:rPr>
        <w:tab/>
        <w:t xml:space="preserve">Kärrholm J, </w:t>
      </w:r>
      <w:proofErr w:type="spellStart"/>
      <w:r w:rsidRPr="005539C2">
        <w:rPr>
          <w:lang w:val="sv-SE"/>
        </w:rPr>
        <w:t>Mohaddes</w:t>
      </w:r>
      <w:proofErr w:type="spellEnd"/>
      <w:r w:rsidRPr="005539C2">
        <w:rPr>
          <w:lang w:val="sv-SE"/>
        </w:rPr>
        <w:t xml:space="preserve"> M, Odin D, Vinblad J, Rogmark C, Rolfson O. Svenska höftprotesregistret årsrapport 2017. </w:t>
      </w:r>
      <w:r w:rsidRPr="00414C19">
        <w:rPr>
          <w:lang w:val="en-GB"/>
          <w:rPrChange w:id="3596" w:author="Nils Hailer" w:date="2021-05-17T11:11:00Z">
            <w:rPr/>
          </w:rPrChange>
        </w:rPr>
        <w:t xml:space="preserve">2018 </w:t>
      </w:r>
      <w:r w:rsidR="00C37CA5" w:rsidRPr="00414C19">
        <w:rPr>
          <w:lang w:val="en-GB"/>
          <w:rPrChange w:id="3597" w:author="Nils Hailer" w:date="2021-05-17T11:11:00Z">
            <w:rPr/>
          </w:rPrChange>
        </w:rPr>
        <w:fldChar w:fldCharType="begin"/>
      </w:r>
      <w:r w:rsidR="00C37CA5" w:rsidRPr="00414C19">
        <w:rPr>
          <w:lang w:val="en-GB"/>
          <w:rPrChange w:id="3598" w:author="Nils Hailer" w:date="2021-05-17T11:11:00Z">
            <w:rPr/>
          </w:rPrChange>
        </w:rPr>
        <w:instrText xml:space="preserve"> HYPERLINK "https://doi.org/10.18158/ryAO-C4pW" \h </w:instrText>
      </w:r>
      <w:r w:rsidR="00C37CA5" w:rsidRPr="00414C19">
        <w:rPr>
          <w:lang w:val="en-GB"/>
          <w:rPrChange w:id="3599" w:author="Nils Hailer" w:date="2021-05-17T11:11:00Z">
            <w:rPr>
              <w:rStyle w:val="Hyperlnk"/>
            </w:rPr>
          </w:rPrChange>
        </w:rPr>
        <w:fldChar w:fldCharType="separate"/>
      </w:r>
      <w:r w:rsidRPr="00414C19">
        <w:rPr>
          <w:rStyle w:val="Hyperlnk"/>
          <w:lang w:val="en-GB"/>
          <w:rPrChange w:id="3600" w:author="Nils Hailer" w:date="2021-05-17T11:11:00Z">
            <w:rPr>
              <w:rStyle w:val="Hyperlnk"/>
            </w:rPr>
          </w:rPrChange>
        </w:rPr>
        <w:t>https://doi.org/10.18158/ryAO-C4pW</w:t>
      </w:r>
      <w:r w:rsidR="00C37CA5" w:rsidRPr="00414C19">
        <w:rPr>
          <w:rStyle w:val="Hyperlnk"/>
          <w:lang w:val="en-GB"/>
          <w:rPrChange w:id="3601" w:author="Nils Hailer" w:date="2021-05-17T11:11:00Z">
            <w:rPr>
              <w:rStyle w:val="Hyperlnk"/>
            </w:rPr>
          </w:rPrChange>
        </w:rPr>
        <w:fldChar w:fldCharType="end"/>
      </w:r>
      <w:r w:rsidRPr="00414C19">
        <w:rPr>
          <w:lang w:val="en-GB"/>
          <w:rPrChange w:id="3602" w:author="Nils Hailer" w:date="2021-05-17T11:11:00Z">
            <w:rPr/>
          </w:rPrChange>
        </w:rPr>
        <w:t>.</w:t>
      </w:r>
    </w:p>
    <w:p w14:paraId="60D53B70" w14:textId="77777777" w:rsidR="00DE1FF7" w:rsidRPr="00414C19" w:rsidRDefault="00F5325D">
      <w:pPr>
        <w:pStyle w:val="Litteraturfrteckning"/>
        <w:rPr>
          <w:lang w:val="en-GB"/>
          <w:rPrChange w:id="3603" w:author="Nils Hailer" w:date="2021-05-17T11:11:00Z">
            <w:rPr/>
          </w:rPrChange>
        </w:rPr>
      </w:pPr>
      <w:bookmarkStart w:id="3604" w:name="ref-Ludvigsson2011"/>
      <w:bookmarkEnd w:id="3595"/>
      <w:r w:rsidRPr="00414C19">
        <w:rPr>
          <w:lang w:val="en-GB"/>
          <w:rPrChange w:id="3605" w:author="Nils Hailer" w:date="2021-05-17T11:11:00Z">
            <w:rPr/>
          </w:rPrChange>
        </w:rPr>
        <w:t xml:space="preserve">26 </w:t>
      </w:r>
      <w:r w:rsidRPr="00414C19">
        <w:rPr>
          <w:lang w:val="en-GB"/>
          <w:rPrChange w:id="3606" w:author="Nils Hailer" w:date="2021-05-17T11:11:00Z">
            <w:rPr/>
          </w:rPrChange>
        </w:rPr>
        <w:tab/>
      </w:r>
      <w:proofErr w:type="spellStart"/>
      <w:r w:rsidRPr="00414C19">
        <w:rPr>
          <w:lang w:val="en-GB"/>
          <w:rPrChange w:id="3607" w:author="Nils Hailer" w:date="2021-05-17T11:11:00Z">
            <w:rPr/>
          </w:rPrChange>
        </w:rPr>
        <w:t>Ludvigsson</w:t>
      </w:r>
      <w:proofErr w:type="spellEnd"/>
      <w:r w:rsidRPr="00414C19">
        <w:rPr>
          <w:lang w:val="en-GB"/>
          <w:rPrChange w:id="3608" w:author="Nils Hailer" w:date="2021-05-17T11:11:00Z">
            <w:rPr/>
          </w:rPrChange>
        </w:rPr>
        <w:t xml:space="preserve"> JF, Andersson E, Ekbom A, </w:t>
      </w:r>
      <w:r w:rsidRPr="00414C19">
        <w:rPr>
          <w:i/>
          <w:lang w:val="en-GB"/>
          <w:rPrChange w:id="3609" w:author="Nils Hailer" w:date="2021-05-17T11:11:00Z">
            <w:rPr>
              <w:i/>
            </w:rPr>
          </w:rPrChange>
        </w:rPr>
        <w:t>et al.</w:t>
      </w:r>
      <w:r w:rsidRPr="00414C19">
        <w:rPr>
          <w:lang w:val="en-GB"/>
          <w:rPrChange w:id="3610" w:author="Nils Hailer" w:date="2021-05-17T11:11:00Z">
            <w:rPr/>
          </w:rPrChange>
        </w:rPr>
        <w:t xml:space="preserve"> External review and validation of the Swedish national inpatient register. </w:t>
      </w:r>
      <w:r w:rsidRPr="00414C19">
        <w:rPr>
          <w:i/>
          <w:lang w:val="en-GB"/>
          <w:rPrChange w:id="3611" w:author="Nils Hailer" w:date="2021-05-17T11:11:00Z">
            <w:rPr>
              <w:i/>
            </w:rPr>
          </w:rPrChange>
        </w:rPr>
        <w:t>BMC Public Health</w:t>
      </w:r>
      <w:r w:rsidRPr="00414C19">
        <w:rPr>
          <w:lang w:val="en-GB"/>
          <w:rPrChange w:id="3612" w:author="Nils Hailer" w:date="2021-05-17T11:11:00Z">
            <w:rPr/>
          </w:rPrChange>
        </w:rPr>
        <w:t xml:space="preserve"> 2011; </w:t>
      </w:r>
      <w:r w:rsidRPr="00414C19">
        <w:rPr>
          <w:b/>
          <w:lang w:val="en-GB"/>
          <w:rPrChange w:id="3613" w:author="Nils Hailer" w:date="2021-05-17T11:11:00Z">
            <w:rPr>
              <w:b/>
            </w:rPr>
          </w:rPrChange>
        </w:rPr>
        <w:t>11</w:t>
      </w:r>
      <w:r w:rsidRPr="00414C19">
        <w:rPr>
          <w:lang w:val="en-GB"/>
          <w:rPrChange w:id="3614" w:author="Nils Hailer" w:date="2021-05-17T11:11:00Z">
            <w:rPr/>
          </w:rPrChange>
        </w:rPr>
        <w:t>: 450.</w:t>
      </w:r>
    </w:p>
    <w:p w14:paraId="6F563424" w14:textId="77777777" w:rsidR="00DE1FF7" w:rsidRPr="00414C19" w:rsidRDefault="00F5325D">
      <w:pPr>
        <w:pStyle w:val="Litteraturfrteckning"/>
        <w:rPr>
          <w:lang w:val="en-GB"/>
          <w:rPrChange w:id="3615" w:author="Nils Hailer" w:date="2021-05-17T11:11:00Z">
            <w:rPr/>
          </w:rPrChange>
        </w:rPr>
      </w:pPr>
      <w:bookmarkStart w:id="3616" w:name="ref-Bulow2020"/>
      <w:bookmarkEnd w:id="3604"/>
      <w:r w:rsidRPr="00414C19">
        <w:rPr>
          <w:lang w:val="en-GB"/>
          <w:rPrChange w:id="3617" w:author="Nils Hailer" w:date="2021-05-17T11:11:00Z">
            <w:rPr/>
          </w:rPrChange>
        </w:rPr>
        <w:t xml:space="preserve">27 </w:t>
      </w:r>
      <w:r w:rsidRPr="00414C19">
        <w:rPr>
          <w:lang w:val="en-GB"/>
          <w:rPrChange w:id="3618" w:author="Nils Hailer" w:date="2021-05-17T11:11:00Z">
            <w:rPr/>
          </w:rPrChange>
        </w:rPr>
        <w:tab/>
        <w:t xml:space="preserve">Bülow E, </w:t>
      </w:r>
      <w:proofErr w:type="spellStart"/>
      <w:r w:rsidRPr="00414C19">
        <w:rPr>
          <w:lang w:val="en-GB"/>
          <w:rPrChange w:id="3619" w:author="Nils Hailer" w:date="2021-05-17T11:11:00Z">
            <w:rPr/>
          </w:rPrChange>
        </w:rPr>
        <w:t>Nemes</w:t>
      </w:r>
      <w:proofErr w:type="spellEnd"/>
      <w:r w:rsidRPr="00414C19">
        <w:rPr>
          <w:lang w:val="en-GB"/>
          <w:rPrChange w:id="3620" w:author="Nils Hailer" w:date="2021-05-17T11:11:00Z">
            <w:rPr/>
          </w:rPrChange>
        </w:rPr>
        <w:t xml:space="preserve"> S, Rolfson O. Are the first or the second hips of staged bilateral THAs more similar to unilateral procedures? A study from the </w:t>
      </w:r>
      <w:proofErr w:type="spellStart"/>
      <w:r w:rsidRPr="00414C19">
        <w:rPr>
          <w:lang w:val="en-GB"/>
          <w:rPrChange w:id="3621" w:author="Nils Hailer" w:date="2021-05-17T11:11:00Z">
            <w:rPr/>
          </w:rPrChange>
        </w:rPr>
        <w:t>swedish</w:t>
      </w:r>
      <w:proofErr w:type="spellEnd"/>
      <w:r w:rsidRPr="00414C19">
        <w:rPr>
          <w:lang w:val="en-GB"/>
          <w:rPrChange w:id="3622" w:author="Nils Hailer" w:date="2021-05-17T11:11:00Z">
            <w:rPr/>
          </w:rPrChange>
        </w:rPr>
        <w:t xml:space="preserve"> hip arthroplasty register. </w:t>
      </w:r>
      <w:r w:rsidRPr="00414C19">
        <w:rPr>
          <w:i/>
          <w:lang w:val="en-GB"/>
          <w:rPrChange w:id="3623" w:author="Nils Hailer" w:date="2021-05-17T11:11:00Z">
            <w:rPr>
              <w:i/>
            </w:rPr>
          </w:rPrChange>
        </w:rPr>
        <w:t>Clinical Orthopaedics and Related Research</w:t>
      </w:r>
      <w:r w:rsidRPr="00414C19">
        <w:rPr>
          <w:lang w:val="en-GB"/>
          <w:rPrChange w:id="3624" w:author="Nils Hailer" w:date="2021-05-17T11:11:00Z">
            <w:rPr/>
          </w:rPrChange>
        </w:rPr>
        <w:t xml:space="preserve"> 2020; </w:t>
      </w:r>
      <w:r w:rsidRPr="00414C19">
        <w:rPr>
          <w:b/>
          <w:lang w:val="en-GB"/>
          <w:rPrChange w:id="3625" w:author="Nils Hailer" w:date="2021-05-17T11:11:00Z">
            <w:rPr>
              <w:b/>
            </w:rPr>
          </w:rPrChange>
        </w:rPr>
        <w:t>2020</w:t>
      </w:r>
      <w:r w:rsidRPr="00414C19">
        <w:rPr>
          <w:lang w:val="en-GB"/>
          <w:rPrChange w:id="3626" w:author="Nils Hailer" w:date="2021-05-17T11:11:00Z">
            <w:rPr/>
          </w:rPrChange>
        </w:rPr>
        <w:t>: 11262–70.</w:t>
      </w:r>
    </w:p>
    <w:p w14:paraId="591B3DF7" w14:textId="77777777" w:rsidR="00DE1FF7" w:rsidRPr="00414C19" w:rsidRDefault="00F5325D">
      <w:pPr>
        <w:pStyle w:val="Litteraturfrteckning"/>
        <w:rPr>
          <w:lang w:val="en-GB"/>
          <w:rPrChange w:id="3627" w:author="Nils Hailer" w:date="2021-05-17T11:11:00Z">
            <w:rPr/>
          </w:rPrChange>
        </w:rPr>
      </w:pPr>
      <w:bookmarkStart w:id="3628" w:name="ref-Quan2005"/>
      <w:bookmarkEnd w:id="3616"/>
      <w:r w:rsidRPr="00414C19">
        <w:rPr>
          <w:lang w:val="en-GB"/>
          <w:rPrChange w:id="3629" w:author="Nils Hailer" w:date="2021-05-17T11:11:00Z">
            <w:rPr>
              <w:lang w:val="sv-SE"/>
            </w:rPr>
          </w:rPrChange>
        </w:rPr>
        <w:t xml:space="preserve">28 </w:t>
      </w:r>
      <w:r w:rsidRPr="00414C19">
        <w:rPr>
          <w:lang w:val="en-GB"/>
          <w:rPrChange w:id="3630" w:author="Nils Hailer" w:date="2021-05-17T11:11:00Z">
            <w:rPr>
              <w:lang w:val="sv-SE"/>
            </w:rPr>
          </w:rPrChange>
        </w:rPr>
        <w:tab/>
        <w:t xml:space="preserve">Quan H, Sundararajan V, </w:t>
      </w:r>
      <w:proofErr w:type="spellStart"/>
      <w:r w:rsidRPr="00414C19">
        <w:rPr>
          <w:lang w:val="en-GB"/>
          <w:rPrChange w:id="3631" w:author="Nils Hailer" w:date="2021-05-17T11:11:00Z">
            <w:rPr>
              <w:lang w:val="sv-SE"/>
            </w:rPr>
          </w:rPrChange>
        </w:rPr>
        <w:t>Halfon</w:t>
      </w:r>
      <w:proofErr w:type="spellEnd"/>
      <w:r w:rsidRPr="00414C19">
        <w:rPr>
          <w:lang w:val="en-GB"/>
          <w:rPrChange w:id="3632" w:author="Nils Hailer" w:date="2021-05-17T11:11:00Z">
            <w:rPr>
              <w:lang w:val="sv-SE"/>
            </w:rPr>
          </w:rPrChange>
        </w:rPr>
        <w:t xml:space="preserve"> P, </w:t>
      </w:r>
      <w:r w:rsidRPr="00414C19">
        <w:rPr>
          <w:i/>
          <w:lang w:val="en-GB"/>
          <w:rPrChange w:id="3633" w:author="Nils Hailer" w:date="2021-05-17T11:11:00Z">
            <w:rPr>
              <w:i/>
              <w:lang w:val="sv-SE"/>
            </w:rPr>
          </w:rPrChange>
        </w:rPr>
        <w:t>et al.</w:t>
      </w:r>
      <w:r w:rsidRPr="00414C19">
        <w:rPr>
          <w:lang w:val="en-GB"/>
          <w:rPrChange w:id="3634" w:author="Nils Hailer" w:date="2021-05-17T11:11:00Z">
            <w:rPr>
              <w:lang w:val="sv-SE"/>
            </w:rPr>
          </w:rPrChange>
        </w:rPr>
        <w:t xml:space="preserve"> </w:t>
      </w:r>
      <w:r w:rsidRPr="00414C19">
        <w:rPr>
          <w:lang w:val="en-GB"/>
          <w:rPrChange w:id="3635" w:author="Nils Hailer" w:date="2021-05-17T11:11:00Z">
            <w:rPr/>
          </w:rPrChange>
        </w:rPr>
        <w:t xml:space="preserve">Coding algorithms for defining comorbidities in ICD-9-CM and ICD-10 administrative data. </w:t>
      </w:r>
      <w:r w:rsidRPr="00414C19">
        <w:rPr>
          <w:i/>
          <w:lang w:val="en-GB"/>
          <w:rPrChange w:id="3636" w:author="Nils Hailer" w:date="2021-05-17T11:11:00Z">
            <w:rPr>
              <w:i/>
            </w:rPr>
          </w:rPrChange>
        </w:rPr>
        <w:t>Medical care</w:t>
      </w:r>
      <w:r w:rsidRPr="00414C19">
        <w:rPr>
          <w:lang w:val="en-GB"/>
          <w:rPrChange w:id="3637" w:author="Nils Hailer" w:date="2021-05-17T11:11:00Z">
            <w:rPr/>
          </w:rPrChange>
        </w:rPr>
        <w:t xml:space="preserve"> 2005; </w:t>
      </w:r>
      <w:r w:rsidRPr="00414C19">
        <w:rPr>
          <w:b/>
          <w:lang w:val="en-GB"/>
          <w:rPrChange w:id="3638" w:author="Nils Hailer" w:date="2021-05-17T11:11:00Z">
            <w:rPr>
              <w:b/>
            </w:rPr>
          </w:rPrChange>
        </w:rPr>
        <w:t>43</w:t>
      </w:r>
      <w:r w:rsidRPr="00414C19">
        <w:rPr>
          <w:lang w:val="en-GB"/>
          <w:rPrChange w:id="3639" w:author="Nils Hailer" w:date="2021-05-17T11:11:00Z">
            <w:rPr/>
          </w:rPrChange>
        </w:rPr>
        <w:t>: 1130–9.</w:t>
      </w:r>
    </w:p>
    <w:p w14:paraId="0525145C" w14:textId="77777777" w:rsidR="00DE1FF7" w:rsidRPr="00414C19" w:rsidRDefault="00F5325D">
      <w:pPr>
        <w:pStyle w:val="Litteraturfrteckning"/>
        <w:rPr>
          <w:lang w:val="en-GB"/>
          <w:rPrChange w:id="3640" w:author="Nils Hailer" w:date="2021-05-17T11:11:00Z">
            <w:rPr/>
          </w:rPrChange>
        </w:rPr>
      </w:pPr>
      <w:bookmarkStart w:id="3641" w:name="ref-Guo2015"/>
      <w:bookmarkEnd w:id="3628"/>
      <w:r w:rsidRPr="00414C19">
        <w:rPr>
          <w:lang w:val="en-GB"/>
          <w:rPrChange w:id="3642" w:author="Nils Hailer" w:date="2021-05-17T11:11:00Z">
            <w:rPr/>
          </w:rPrChange>
        </w:rPr>
        <w:t xml:space="preserve">29 </w:t>
      </w:r>
      <w:r w:rsidRPr="00414C19">
        <w:rPr>
          <w:lang w:val="en-GB"/>
          <w:rPrChange w:id="3643" w:author="Nils Hailer" w:date="2021-05-17T11:11:00Z">
            <w:rPr/>
          </w:rPrChange>
        </w:rPr>
        <w:tab/>
        <w:t xml:space="preserve">Guo P, Zeng F, Hu X, </w:t>
      </w:r>
      <w:r w:rsidRPr="00414C19">
        <w:rPr>
          <w:i/>
          <w:lang w:val="en-GB"/>
          <w:rPrChange w:id="3644" w:author="Nils Hailer" w:date="2021-05-17T11:11:00Z">
            <w:rPr>
              <w:i/>
            </w:rPr>
          </w:rPrChange>
        </w:rPr>
        <w:t>et al.</w:t>
      </w:r>
      <w:r w:rsidRPr="00414C19">
        <w:rPr>
          <w:lang w:val="en-GB"/>
          <w:rPrChange w:id="3645" w:author="Nils Hailer" w:date="2021-05-17T11:11:00Z">
            <w:rPr/>
          </w:rPrChange>
        </w:rPr>
        <w:t xml:space="preserve"> Improved variable selection algorithm using a LASSO-Type penalty, with an application to assessing hepatitis B infection relevant factors in community residents. </w:t>
      </w:r>
      <w:r w:rsidRPr="00414C19">
        <w:rPr>
          <w:i/>
          <w:lang w:val="en-GB"/>
          <w:rPrChange w:id="3646" w:author="Nils Hailer" w:date="2021-05-17T11:11:00Z">
            <w:rPr>
              <w:i/>
            </w:rPr>
          </w:rPrChange>
        </w:rPr>
        <w:t>PLOS ONE</w:t>
      </w:r>
      <w:r w:rsidRPr="00414C19">
        <w:rPr>
          <w:lang w:val="en-GB"/>
          <w:rPrChange w:id="3647" w:author="Nils Hailer" w:date="2021-05-17T11:11:00Z">
            <w:rPr/>
          </w:rPrChange>
        </w:rPr>
        <w:t xml:space="preserve"> 2015; </w:t>
      </w:r>
      <w:r w:rsidRPr="00414C19">
        <w:rPr>
          <w:b/>
          <w:lang w:val="en-GB"/>
          <w:rPrChange w:id="3648" w:author="Nils Hailer" w:date="2021-05-17T11:11:00Z">
            <w:rPr>
              <w:b/>
            </w:rPr>
          </w:rPrChange>
        </w:rPr>
        <w:t>10</w:t>
      </w:r>
      <w:r w:rsidRPr="00414C19">
        <w:rPr>
          <w:lang w:val="en-GB"/>
          <w:rPrChange w:id="3649" w:author="Nils Hailer" w:date="2021-05-17T11:11:00Z">
            <w:rPr/>
          </w:rPrChange>
        </w:rPr>
        <w:t>: e0134151.</w:t>
      </w:r>
    </w:p>
    <w:p w14:paraId="7A8AC8E9" w14:textId="77777777" w:rsidR="00DE1FF7" w:rsidRPr="00414C19" w:rsidRDefault="00F5325D">
      <w:pPr>
        <w:pStyle w:val="Litteraturfrteckning"/>
        <w:rPr>
          <w:lang w:val="en-GB"/>
          <w:rPrChange w:id="3650" w:author="Nils Hailer" w:date="2021-05-17T11:11:00Z">
            <w:rPr/>
          </w:rPrChange>
        </w:rPr>
      </w:pPr>
      <w:bookmarkStart w:id="3651" w:name="ref-Baranowski2020"/>
      <w:bookmarkEnd w:id="3641"/>
      <w:r w:rsidRPr="00414C19">
        <w:rPr>
          <w:lang w:val="en-GB"/>
          <w:rPrChange w:id="3652" w:author="Nils Hailer" w:date="2021-05-17T11:11:00Z">
            <w:rPr/>
          </w:rPrChange>
        </w:rPr>
        <w:t xml:space="preserve">30 </w:t>
      </w:r>
      <w:r w:rsidRPr="00414C19">
        <w:rPr>
          <w:lang w:val="en-GB"/>
          <w:rPrChange w:id="3653" w:author="Nils Hailer" w:date="2021-05-17T11:11:00Z">
            <w:rPr/>
          </w:rPrChange>
        </w:rPr>
        <w:tab/>
        <w:t xml:space="preserve">Baranowski R, Chen Y, </w:t>
      </w:r>
      <w:proofErr w:type="spellStart"/>
      <w:r w:rsidRPr="00414C19">
        <w:rPr>
          <w:lang w:val="en-GB"/>
          <w:rPrChange w:id="3654" w:author="Nils Hailer" w:date="2021-05-17T11:11:00Z">
            <w:rPr/>
          </w:rPrChange>
        </w:rPr>
        <w:t>Fryzlewicz</w:t>
      </w:r>
      <w:proofErr w:type="spellEnd"/>
      <w:r w:rsidRPr="00414C19">
        <w:rPr>
          <w:lang w:val="en-GB"/>
          <w:rPrChange w:id="3655" w:author="Nils Hailer" w:date="2021-05-17T11:11:00Z">
            <w:rPr/>
          </w:rPrChange>
        </w:rPr>
        <w:t xml:space="preserve"> P. Ranking-based variable selection for high-dimensional data. </w:t>
      </w:r>
      <w:proofErr w:type="spellStart"/>
      <w:r w:rsidRPr="00414C19">
        <w:rPr>
          <w:i/>
          <w:lang w:val="en-GB"/>
          <w:rPrChange w:id="3656" w:author="Nils Hailer" w:date="2021-05-17T11:11:00Z">
            <w:rPr>
              <w:i/>
            </w:rPr>
          </w:rPrChange>
        </w:rPr>
        <w:t>Statistica</w:t>
      </w:r>
      <w:proofErr w:type="spellEnd"/>
      <w:r w:rsidRPr="00414C19">
        <w:rPr>
          <w:i/>
          <w:lang w:val="en-GB"/>
          <w:rPrChange w:id="3657" w:author="Nils Hailer" w:date="2021-05-17T11:11:00Z">
            <w:rPr>
              <w:i/>
            </w:rPr>
          </w:rPrChange>
        </w:rPr>
        <w:t xml:space="preserve"> </w:t>
      </w:r>
      <w:proofErr w:type="spellStart"/>
      <w:r w:rsidRPr="00414C19">
        <w:rPr>
          <w:i/>
          <w:lang w:val="en-GB"/>
          <w:rPrChange w:id="3658" w:author="Nils Hailer" w:date="2021-05-17T11:11:00Z">
            <w:rPr>
              <w:i/>
            </w:rPr>
          </w:rPrChange>
        </w:rPr>
        <w:t>Sinica</w:t>
      </w:r>
      <w:proofErr w:type="spellEnd"/>
      <w:r w:rsidRPr="00414C19">
        <w:rPr>
          <w:lang w:val="en-GB"/>
          <w:rPrChange w:id="3659" w:author="Nils Hailer" w:date="2021-05-17T11:11:00Z">
            <w:rPr/>
          </w:rPrChange>
        </w:rPr>
        <w:t xml:space="preserve"> 2020. DOI:</w:t>
      </w:r>
      <w:r w:rsidR="00C37CA5" w:rsidRPr="00414C19">
        <w:rPr>
          <w:lang w:val="en-GB"/>
          <w:rPrChange w:id="3660" w:author="Nils Hailer" w:date="2021-05-17T11:11:00Z">
            <w:rPr/>
          </w:rPrChange>
        </w:rPr>
        <w:fldChar w:fldCharType="begin"/>
      </w:r>
      <w:r w:rsidR="00C37CA5" w:rsidRPr="00414C19">
        <w:rPr>
          <w:lang w:val="en-GB"/>
          <w:rPrChange w:id="3661" w:author="Nils Hailer" w:date="2021-05-17T11:11:00Z">
            <w:rPr/>
          </w:rPrChange>
        </w:rPr>
        <w:instrText xml:space="preserve"> HYPERLINK "https://doi.org/10.5705/ss.202017.0139" \h </w:instrText>
      </w:r>
      <w:r w:rsidR="00C37CA5" w:rsidRPr="00414C19">
        <w:rPr>
          <w:lang w:val="en-GB"/>
          <w:rPrChange w:id="3662" w:author="Nils Hailer" w:date="2021-05-17T11:11:00Z">
            <w:rPr>
              <w:rStyle w:val="Hyperlnk"/>
            </w:rPr>
          </w:rPrChange>
        </w:rPr>
        <w:fldChar w:fldCharType="separate"/>
      </w:r>
      <w:r w:rsidRPr="00414C19">
        <w:rPr>
          <w:rStyle w:val="Hyperlnk"/>
          <w:lang w:val="en-GB"/>
          <w:rPrChange w:id="3663" w:author="Nils Hailer" w:date="2021-05-17T11:11:00Z">
            <w:rPr>
              <w:rStyle w:val="Hyperlnk"/>
            </w:rPr>
          </w:rPrChange>
        </w:rPr>
        <w:t>10.5705/ss.202017.0139</w:t>
      </w:r>
      <w:r w:rsidR="00C37CA5" w:rsidRPr="00414C19">
        <w:rPr>
          <w:rStyle w:val="Hyperlnk"/>
          <w:lang w:val="en-GB"/>
          <w:rPrChange w:id="3664" w:author="Nils Hailer" w:date="2021-05-17T11:11:00Z">
            <w:rPr>
              <w:rStyle w:val="Hyperlnk"/>
            </w:rPr>
          </w:rPrChange>
        </w:rPr>
        <w:fldChar w:fldCharType="end"/>
      </w:r>
      <w:r w:rsidRPr="00414C19">
        <w:rPr>
          <w:lang w:val="en-GB"/>
          <w:rPrChange w:id="3665" w:author="Nils Hailer" w:date="2021-05-17T11:11:00Z">
            <w:rPr/>
          </w:rPrChange>
        </w:rPr>
        <w:t>.</w:t>
      </w:r>
    </w:p>
    <w:p w14:paraId="394A9B64" w14:textId="77777777" w:rsidR="00DE1FF7" w:rsidRPr="00414C19" w:rsidRDefault="00F5325D">
      <w:pPr>
        <w:pStyle w:val="Litteraturfrteckning"/>
        <w:rPr>
          <w:lang w:val="en-GB"/>
          <w:rPrChange w:id="3666" w:author="Nils Hailer" w:date="2021-05-17T11:11:00Z">
            <w:rPr/>
          </w:rPrChange>
        </w:rPr>
      </w:pPr>
      <w:bookmarkStart w:id="3667" w:name="ref-Garland2021"/>
      <w:bookmarkEnd w:id="3651"/>
      <w:r w:rsidRPr="00414C19">
        <w:rPr>
          <w:lang w:val="en-GB"/>
          <w:rPrChange w:id="3668" w:author="Nils Hailer" w:date="2021-05-17T11:11:00Z">
            <w:rPr/>
          </w:rPrChange>
        </w:rPr>
        <w:t xml:space="preserve">31 </w:t>
      </w:r>
      <w:r w:rsidRPr="00414C19">
        <w:rPr>
          <w:lang w:val="en-GB"/>
          <w:rPrChange w:id="3669" w:author="Nils Hailer" w:date="2021-05-17T11:11:00Z">
            <w:rPr/>
          </w:rPrChange>
        </w:rPr>
        <w:tab/>
        <w:t xml:space="preserve">Garland A, Bülow E, </w:t>
      </w:r>
      <w:proofErr w:type="spellStart"/>
      <w:r w:rsidRPr="00414C19">
        <w:rPr>
          <w:lang w:val="en-GB"/>
          <w:rPrChange w:id="3670" w:author="Nils Hailer" w:date="2021-05-17T11:11:00Z">
            <w:rPr/>
          </w:rPrChange>
        </w:rPr>
        <w:t>Lenguerrand</w:t>
      </w:r>
      <w:proofErr w:type="spellEnd"/>
      <w:r w:rsidRPr="00414C19">
        <w:rPr>
          <w:lang w:val="en-GB"/>
          <w:rPrChange w:id="3671" w:author="Nils Hailer" w:date="2021-05-17T11:11:00Z">
            <w:rPr/>
          </w:rPrChange>
        </w:rPr>
        <w:t xml:space="preserve"> E, </w:t>
      </w:r>
      <w:r w:rsidRPr="00414C19">
        <w:rPr>
          <w:i/>
          <w:lang w:val="en-GB"/>
          <w:rPrChange w:id="3672" w:author="Nils Hailer" w:date="2021-05-17T11:11:00Z">
            <w:rPr>
              <w:i/>
            </w:rPr>
          </w:rPrChange>
        </w:rPr>
        <w:t>et al.</w:t>
      </w:r>
      <w:r w:rsidRPr="00414C19">
        <w:rPr>
          <w:lang w:val="en-GB"/>
          <w:rPrChange w:id="3673" w:author="Nils Hailer" w:date="2021-05-17T11:11:00Z">
            <w:rPr/>
          </w:rPrChange>
        </w:rPr>
        <w:t xml:space="preserve"> Prediction of 90-day mortality after total hip arthroplasty. </w:t>
      </w:r>
      <w:r w:rsidRPr="00414C19">
        <w:rPr>
          <w:i/>
          <w:lang w:val="en-GB"/>
          <w:rPrChange w:id="3674" w:author="Nils Hailer" w:date="2021-05-17T11:11:00Z">
            <w:rPr>
              <w:i/>
            </w:rPr>
          </w:rPrChange>
        </w:rPr>
        <w:t>The Bone &amp; Joint Journal</w:t>
      </w:r>
      <w:r w:rsidRPr="00414C19">
        <w:rPr>
          <w:lang w:val="en-GB"/>
          <w:rPrChange w:id="3675" w:author="Nils Hailer" w:date="2021-05-17T11:11:00Z">
            <w:rPr/>
          </w:rPrChange>
        </w:rPr>
        <w:t xml:space="preserve"> 2021; </w:t>
      </w:r>
      <w:r w:rsidRPr="00414C19">
        <w:rPr>
          <w:b/>
          <w:lang w:val="en-GB"/>
          <w:rPrChange w:id="3676" w:author="Nils Hailer" w:date="2021-05-17T11:11:00Z">
            <w:rPr>
              <w:b/>
            </w:rPr>
          </w:rPrChange>
        </w:rPr>
        <w:t>103-B</w:t>
      </w:r>
      <w:r w:rsidRPr="00414C19">
        <w:rPr>
          <w:lang w:val="en-GB"/>
          <w:rPrChange w:id="3677" w:author="Nils Hailer" w:date="2021-05-17T11:11:00Z">
            <w:rPr/>
          </w:rPrChange>
        </w:rPr>
        <w:t>: 469–78.</w:t>
      </w:r>
    </w:p>
    <w:p w14:paraId="7E3811D5" w14:textId="77777777" w:rsidR="00DE1FF7" w:rsidRPr="00414C19" w:rsidRDefault="00F5325D">
      <w:pPr>
        <w:pStyle w:val="Litteraturfrteckning"/>
        <w:rPr>
          <w:lang w:val="en-GB"/>
          <w:rPrChange w:id="3678" w:author="Nils Hailer" w:date="2021-05-17T11:11:00Z">
            <w:rPr/>
          </w:rPrChange>
        </w:rPr>
      </w:pPr>
      <w:bookmarkStart w:id="3679" w:name="ref-Austin2004"/>
      <w:bookmarkEnd w:id="3667"/>
      <w:r w:rsidRPr="00414C19">
        <w:rPr>
          <w:lang w:val="en-GB"/>
          <w:rPrChange w:id="3680" w:author="Nils Hailer" w:date="2021-05-17T11:11:00Z">
            <w:rPr/>
          </w:rPrChange>
        </w:rPr>
        <w:t xml:space="preserve">32 </w:t>
      </w:r>
      <w:r w:rsidRPr="00414C19">
        <w:rPr>
          <w:lang w:val="en-GB"/>
          <w:rPrChange w:id="3681" w:author="Nils Hailer" w:date="2021-05-17T11:11:00Z">
            <w:rPr/>
          </w:rPrChange>
        </w:rPr>
        <w:tab/>
        <w:t xml:space="preserve">Austin PC, Tu JV. Bootstrap methods for developing predictive models. </w:t>
      </w:r>
      <w:r w:rsidRPr="00414C19">
        <w:rPr>
          <w:i/>
          <w:lang w:val="en-GB"/>
          <w:rPrChange w:id="3682" w:author="Nils Hailer" w:date="2021-05-17T11:11:00Z">
            <w:rPr>
              <w:i/>
            </w:rPr>
          </w:rPrChange>
        </w:rPr>
        <w:t>The American Statistician</w:t>
      </w:r>
      <w:r w:rsidRPr="00414C19">
        <w:rPr>
          <w:lang w:val="en-GB"/>
          <w:rPrChange w:id="3683" w:author="Nils Hailer" w:date="2021-05-17T11:11:00Z">
            <w:rPr/>
          </w:rPrChange>
        </w:rPr>
        <w:t xml:space="preserve"> 2004; </w:t>
      </w:r>
      <w:r w:rsidRPr="00414C19">
        <w:rPr>
          <w:b/>
          <w:lang w:val="en-GB"/>
          <w:rPrChange w:id="3684" w:author="Nils Hailer" w:date="2021-05-17T11:11:00Z">
            <w:rPr>
              <w:b/>
            </w:rPr>
          </w:rPrChange>
        </w:rPr>
        <w:t>58</w:t>
      </w:r>
      <w:r w:rsidRPr="00414C19">
        <w:rPr>
          <w:lang w:val="en-GB"/>
          <w:rPrChange w:id="3685" w:author="Nils Hailer" w:date="2021-05-17T11:11:00Z">
            <w:rPr/>
          </w:rPrChange>
        </w:rPr>
        <w:t>: 131–7.</w:t>
      </w:r>
    </w:p>
    <w:p w14:paraId="481115A9" w14:textId="77777777" w:rsidR="00DE1FF7" w:rsidRPr="00414C19" w:rsidRDefault="00F5325D">
      <w:pPr>
        <w:pStyle w:val="Litteraturfrteckning"/>
        <w:rPr>
          <w:lang w:val="en-GB"/>
          <w:rPrChange w:id="3686" w:author="Nils Hailer" w:date="2021-05-17T11:11:00Z">
            <w:rPr/>
          </w:rPrChange>
        </w:rPr>
      </w:pPr>
      <w:bookmarkStart w:id="3687" w:name="ref-DeLong1988"/>
      <w:bookmarkEnd w:id="3679"/>
      <w:r w:rsidRPr="00414C19">
        <w:rPr>
          <w:lang w:val="en-GB"/>
          <w:rPrChange w:id="3688" w:author="Nils Hailer" w:date="2021-05-17T11:11:00Z">
            <w:rPr/>
          </w:rPrChange>
        </w:rPr>
        <w:t xml:space="preserve">33 </w:t>
      </w:r>
      <w:r w:rsidRPr="00414C19">
        <w:rPr>
          <w:lang w:val="en-GB"/>
          <w:rPrChange w:id="3689" w:author="Nils Hailer" w:date="2021-05-17T11:11:00Z">
            <w:rPr/>
          </w:rPrChange>
        </w:rPr>
        <w:tab/>
        <w:t xml:space="preserve">DeLong ER, DeLong DM, Clarke-Pearson DL. Comparing the Areas under Two or More Correlated Receiver Operating Characteristic Curves: A Nonparametric Approach. </w:t>
      </w:r>
      <w:r w:rsidRPr="00414C19">
        <w:rPr>
          <w:i/>
          <w:lang w:val="en-GB"/>
          <w:rPrChange w:id="3690" w:author="Nils Hailer" w:date="2021-05-17T11:11:00Z">
            <w:rPr>
              <w:i/>
            </w:rPr>
          </w:rPrChange>
        </w:rPr>
        <w:t>Biometrics</w:t>
      </w:r>
      <w:r w:rsidRPr="00414C19">
        <w:rPr>
          <w:lang w:val="en-GB"/>
          <w:rPrChange w:id="3691" w:author="Nils Hailer" w:date="2021-05-17T11:11:00Z">
            <w:rPr/>
          </w:rPrChange>
        </w:rPr>
        <w:t xml:space="preserve"> 1988; </w:t>
      </w:r>
      <w:r w:rsidRPr="00414C19">
        <w:rPr>
          <w:b/>
          <w:lang w:val="en-GB"/>
          <w:rPrChange w:id="3692" w:author="Nils Hailer" w:date="2021-05-17T11:11:00Z">
            <w:rPr>
              <w:b/>
            </w:rPr>
          </w:rPrChange>
        </w:rPr>
        <w:t>44</w:t>
      </w:r>
      <w:r w:rsidRPr="00414C19">
        <w:rPr>
          <w:lang w:val="en-GB"/>
          <w:rPrChange w:id="3693" w:author="Nils Hailer" w:date="2021-05-17T11:11:00Z">
            <w:rPr/>
          </w:rPrChange>
        </w:rPr>
        <w:t>: 837–45.</w:t>
      </w:r>
    </w:p>
    <w:p w14:paraId="5278C2D8" w14:textId="77777777" w:rsidR="00DE1FF7" w:rsidRPr="00414C19" w:rsidRDefault="00F5325D">
      <w:pPr>
        <w:pStyle w:val="Litteraturfrteckning"/>
        <w:rPr>
          <w:lang w:val="en-GB"/>
          <w:rPrChange w:id="3694" w:author="Nils Hailer" w:date="2021-05-17T11:11:00Z">
            <w:rPr/>
          </w:rPrChange>
        </w:rPr>
      </w:pPr>
      <w:bookmarkStart w:id="3695" w:name="ref-Nattino2016"/>
      <w:bookmarkEnd w:id="3687"/>
      <w:r w:rsidRPr="00414C19">
        <w:rPr>
          <w:lang w:val="en-GB"/>
          <w:rPrChange w:id="3696" w:author="Nils Hailer" w:date="2021-05-17T11:11:00Z">
            <w:rPr/>
          </w:rPrChange>
        </w:rPr>
        <w:t xml:space="preserve">34 </w:t>
      </w:r>
      <w:r w:rsidRPr="00414C19">
        <w:rPr>
          <w:lang w:val="en-GB"/>
          <w:rPrChange w:id="3697" w:author="Nils Hailer" w:date="2021-05-17T11:11:00Z">
            <w:rPr/>
          </w:rPrChange>
        </w:rPr>
        <w:tab/>
      </w:r>
      <w:proofErr w:type="spellStart"/>
      <w:r w:rsidRPr="00414C19">
        <w:rPr>
          <w:lang w:val="en-GB"/>
          <w:rPrChange w:id="3698" w:author="Nils Hailer" w:date="2021-05-17T11:11:00Z">
            <w:rPr/>
          </w:rPrChange>
        </w:rPr>
        <w:t>Nattino</w:t>
      </w:r>
      <w:proofErr w:type="spellEnd"/>
      <w:r w:rsidRPr="00414C19">
        <w:rPr>
          <w:lang w:val="en-GB"/>
          <w:rPrChange w:id="3699" w:author="Nils Hailer" w:date="2021-05-17T11:11:00Z">
            <w:rPr/>
          </w:rPrChange>
        </w:rPr>
        <w:t xml:space="preserve"> G, </w:t>
      </w:r>
      <w:proofErr w:type="spellStart"/>
      <w:r w:rsidRPr="00414C19">
        <w:rPr>
          <w:lang w:val="en-GB"/>
          <w:rPrChange w:id="3700" w:author="Nils Hailer" w:date="2021-05-17T11:11:00Z">
            <w:rPr/>
          </w:rPrChange>
        </w:rPr>
        <w:t>Finazzi</w:t>
      </w:r>
      <w:proofErr w:type="spellEnd"/>
      <w:r w:rsidRPr="00414C19">
        <w:rPr>
          <w:lang w:val="en-GB"/>
          <w:rPrChange w:id="3701" w:author="Nils Hailer" w:date="2021-05-17T11:11:00Z">
            <w:rPr/>
          </w:rPrChange>
        </w:rPr>
        <w:t xml:space="preserve"> S, </w:t>
      </w:r>
      <w:proofErr w:type="spellStart"/>
      <w:r w:rsidRPr="00414C19">
        <w:rPr>
          <w:lang w:val="en-GB"/>
          <w:rPrChange w:id="3702" w:author="Nils Hailer" w:date="2021-05-17T11:11:00Z">
            <w:rPr/>
          </w:rPrChange>
        </w:rPr>
        <w:t>Bertolini</w:t>
      </w:r>
      <w:proofErr w:type="spellEnd"/>
      <w:r w:rsidRPr="00414C19">
        <w:rPr>
          <w:lang w:val="en-GB"/>
          <w:rPrChange w:id="3703" w:author="Nils Hailer" w:date="2021-05-17T11:11:00Z">
            <w:rPr/>
          </w:rPrChange>
        </w:rPr>
        <w:t xml:space="preserve"> G. A new test and graphical tool to assess the goodness of fit of logistic regression models. </w:t>
      </w:r>
      <w:r w:rsidRPr="00414C19">
        <w:rPr>
          <w:i/>
          <w:lang w:val="en-GB"/>
          <w:rPrChange w:id="3704" w:author="Nils Hailer" w:date="2021-05-17T11:11:00Z">
            <w:rPr>
              <w:i/>
            </w:rPr>
          </w:rPrChange>
        </w:rPr>
        <w:t>Statistics in Medicine</w:t>
      </w:r>
      <w:r w:rsidRPr="00414C19">
        <w:rPr>
          <w:lang w:val="en-GB"/>
          <w:rPrChange w:id="3705" w:author="Nils Hailer" w:date="2021-05-17T11:11:00Z">
            <w:rPr/>
          </w:rPrChange>
        </w:rPr>
        <w:t xml:space="preserve"> 2016; </w:t>
      </w:r>
      <w:r w:rsidRPr="00414C19">
        <w:rPr>
          <w:b/>
          <w:lang w:val="en-GB"/>
          <w:rPrChange w:id="3706" w:author="Nils Hailer" w:date="2021-05-17T11:11:00Z">
            <w:rPr>
              <w:b/>
            </w:rPr>
          </w:rPrChange>
        </w:rPr>
        <w:t>35</w:t>
      </w:r>
      <w:r w:rsidRPr="00414C19">
        <w:rPr>
          <w:lang w:val="en-GB"/>
          <w:rPrChange w:id="3707" w:author="Nils Hailer" w:date="2021-05-17T11:11:00Z">
            <w:rPr/>
          </w:rPrChange>
        </w:rPr>
        <w:t>: 709–20.</w:t>
      </w:r>
    </w:p>
    <w:p w14:paraId="7DD7B91F" w14:textId="77777777" w:rsidR="00DE1FF7" w:rsidRPr="00414C19" w:rsidRDefault="00F5325D">
      <w:pPr>
        <w:pStyle w:val="Litteraturfrteckning"/>
        <w:rPr>
          <w:lang w:val="en-GB"/>
          <w:rPrChange w:id="3708" w:author="Nils Hailer" w:date="2021-05-17T11:11:00Z">
            <w:rPr/>
          </w:rPrChange>
        </w:rPr>
      </w:pPr>
      <w:bookmarkStart w:id="3709" w:name="ref-Harrell2018"/>
      <w:bookmarkEnd w:id="3695"/>
      <w:r w:rsidRPr="00414C19">
        <w:rPr>
          <w:lang w:val="en-GB"/>
          <w:rPrChange w:id="3710" w:author="Nils Hailer" w:date="2021-05-17T11:11:00Z">
            <w:rPr/>
          </w:rPrChange>
        </w:rPr>
        <w:t xml:space="preserve">35 </w:t>
      </w:r>
      <w:r w:rsidRPr="00414C19">
        <w:rPr>
          <w:lang w:val="en-GB"/>
          <w:rPrChange w:id="3711" w:author="Nils Hailer" w:date="2021-05-17T11:11:00Z">
            <w:rPr/>
          </w:rPrChange>
        </w:rPr>
        <w:tab/>
        <w:t xml:space="preserve">Harrell F. Statistically Efficient Ways to Quantify Added Predictive Value of New Measurements. Statistical Thinking. 2018; published online Oct. </w:t>
      </w:r>
      <w:r w:rsidR="00C37CA5" w:rsidRPr="00414C19">
        <w:rPr>
          <w:lang w:val="en-GB"/>
          <w:rPrChange w:id="3712" w:author="Nils Hailer" w:date="2021-05-17T11:11:00Z">
            <w:rPr/>
          </w:rPrChange>
        </w:rPr>
        <w:fldChar w:fldCharType="begin"/>
      </w:r>
      <w:r w:rsidR="00C37CA5" w:rsidRPr="00414C19">
        <w:rPr>
          <w:lang w:val="en-GB"/>
          <w:rPrChange w:id="3713" w:author="Nils Hailer" w:date="2021-05-17T11:11:00Z">
            <w:rPr/>
          </w:rPrChange>
        </w:rPr>
        <w:instrText xml:space="preserve"> HYPERLINK "https://www.fharrell.com/post/addvalue/" \h </w:instrText>
      </w:r>
      <w:r w:rsidR="00C37CA5" w:rsidRPr="00414C19">
        <w:rPr>
          <w:lang w:val="en-GB"/>
          <w:rPrChange w:id="3714" w:author="Nils Hailer" w:date="2021-05-17T11:11:00Z">
            <w:rPr>
              <w:rStyle w:val="Hyperlnk"/>
            </w:rPr>
          </w:rPrChange>
        </w:rPr>
        <w:fldChar w:fldCharType="separate"/>
      </w:r>
      <w:r w:rsidRPr="00414C19">
        <w:rPr>
          <w:rStyle w:val="Hyperlnk"/>
          <w:lang w:val="en-GB"/>
          <w:rPrChange w:id="3715" w:author="Nils Hailer" w:date="2021-05-17T11:11:00Z">
            <w:rPr>
              <w:rStyle w:val="Hyperlnk"/>
            </w:rPr>
          </w:rPrChange>
        </w:rPr>
        <w:t>https://www.fharrell.com/post/addvalue/</w:t>
      </w:r>
      <w:r w:rsidR="00C37CA5" w:rsidRPr="00414C19">
        <w:rPr>
          <w:rStyle w:val="Hyperlnk"/>
          <w:lang w:val="en-GB"/>
          <w:rPrChange w:id="3716" w:author="Nils Hailer" w:date="2021-05-17T11:11:00Z">
            <w:rPr>
              <w:rStyle w:val="Hyperlnk"/>
            </w:rPr>
          </w:rPrChange>
        </w:rPr>
        <w:fldChar w:fldCharType="end"/>
      </w:r>
      <w:r w:rsidRPr="00414C19">
        <w:rPr>
          <w:lang w:val="en-GB"/>
          <w:rPrChange w:id="3717" w:author="Nils Hailer" w:date="2021-05-17T11:11:00Z">
            <w:rPr/>
          </w:rPrChange>
        </w:rPr>
        <w:t xml:space="preserve"> (accessed May 11, 2021).</w:t>
      </w:r>
    </w:p>
    <w:p w14:paraId="57E5E69A" w14:textId="77777777" w:rsidR="00DE1FF7" w:rsidRPr="00414C19" w:rsidRDefault="00F5325D">
      <w:pPr>
        <w:pStyle w:val="Litteraturfrteckning"/>
        <w:rPr>
          <w:lang w:val="en-GB"/>
          <w:rPrChange w:id="3718" w:author="Nils Hailer" w:date="2021-05-17T11:11:00Z">
            <w:rPr/>
          </w:rPrChange>
        </w:rPr>
      </w:pPr>
      <w:bookmarkStart w:id="3719" w:name="ref-Bulow2020b"/>
      <w:bookmarkEnd w:id="3709"/>
      <w:r w:rsidRPr="00414C19">
        <w:rPr>
          <w:lang w:val="en-GB"/>
          <w:rPrChange w:id="3720" w:author="Nils Hailer" w:date="2021-05-17T11:11:00Z">
            <w:rPr/>
          </w:rPrChange>
        </w:rPr>
        <w:t xml:space="preserve">36 </w:t>
      </w:r>
      <w:r w:rsidRPr="00414C19">
        <w:rPr>
          <w:lang w:val="en-GB"/>
          <w:rPrChange w:id="3721" w:author="Nils Hailer" w:date="2021-05-17T11:11:00Z">
            <w:rPr/>
          </w:rPrChange>
        </w:rPr>
        <w:tab/>
        <w:t xml:space="preserve">Bülow E. Coder: An R package for code-based item classification and categorization. </w:t>
      </w:r>
      <w:r w:rsidRPr="00414C19">
        <w:rPr>
          <w:i/>
          <w:lang w:val="en-GB"/>
          <w:rPrChange w:id="3722" w:author="Nils Hailer" w:date="2021-05-17T11:11:00Z">
            <w:rPr>
              <w:i/>
            </w:rPr>
          </w:rPrChange>
        </w:rPr>
        <w:t>Journal of Open Source Software</w:t>
      </w:r>
      <w:r w:rsidRPr="00414C19">
        <w:rPr>
          <w:lang w:val="en-GB"/>
          <w:rPrChange w:id="3723" w:author="Nils Hailer" w:date="2021-05-17T11:11:00Z">
            <w:rPr/>
          </w:rPrChange>
        </w:rPr>
        <w:t xml:space="preserve"> 2020; </w:t>
      </w:r>
      <w:r w:rsidRPr="00414C19">
        <w:rPr>
          <w:b/>
          <w:lang w:val="en-GB"/>
          <w:rPrChange w:id="3724" w:author="Nils Hailer" w:date="2021-05-17T11:11:00Z">
            <w:rPr>
              <w:b/>
            </w:rPr>
          </w:rPrChange>
        </w:rPr>
        <w:t>5</w:t>
      </w:r>
      <w:r w:rsidRPr="00414C19">
        <w:rPr>
          <w:lang w:val="en-GB"/>
          <w:rPrChange w:id="3725" w:author="Nils Hailer" w:date="2021-05-17T11:11:00Z">
            <w:rPr/>
          </w:rPrChange>
        </w:rPr>
        <w:t>: 2916.</w:t>
      </w:r>
    </w:p>
    <w:p w14:paraId="29CC8407" w14:textId="77777777" w:rsidR="00DE1FF7" w:rsidRPr="00414C19" w:rsidRDefault="00F5325D">
      <w:pPr>
        <w:pStyle w:val="Litteraturfrteckning"/>
        <w:rPr>
          <w:lang w:val="en-GB"/>
          <w:rPrChange w:id="3726" w:author="Nils Hailer" w:date="2021-05-17T11:11:00Z">
            <w:rPr/>
          </w:rPrChange>
        </w:rPr>
      </w:pPr>
      <w:bookmarkStart w:id="3727" w:name="ref-Pedersen2010a"/>
      <w:bookmarkEnd w:id="3719"/>
      <w:r w:rsidRPr="00414C19">
        <w:rPr>
          <w:lang w:val="en-GB"/>
          <w:rPrChange w:id="3728" w:author="Nils Hailer" w:date="2021-05-17T11:11:00Z">
            <w:rPr/>
          </w:rPrChange>
        </w:rPr>
        <w:t xml:space="preserve">37 </w:t>
      </w:r>
      <w:r w:rsidRPr="00414C19">
        <w:rPr>
          <w:lang w:val="en-GB"/>
          <w:rPrChange w:id="3729" w:author="Nils Hailer" w:date="2021-05-17T11:11:00Z">
            <w:rPr/>
          </w:rPrChange>
        </w:rPr>
        <w:tab/>
        <w:t xml:space="preserve">Pedersen AB, </w:t>
      </w:r>
      <w:proofErr w:type="spellStart"/>
      <w:r w:rsidRPr="00414C19">
        <w:rPr>
          <w:lang w:val="en-GB"/>
          <w:rPrChange w:id="3730" w:author="Nils Hailer" w:date="2021-05-17T11:11:00Z">
            <w:rPr/>
          </w:rPrChange>
        </w:rPr>
        <w:t>Svendsson</w:t>
      </w:r>
      <w:proofErr w:type="spellEnd"/>
      <w:r w:rsidRPr="00414C19">
        <w:rPr>
          <w:lang w:val="en-GB"/>
          <w:rPrChange w:id="3731" w:author="Nils Hailer" w:date="2021-05-17T11:11:00Z">
            <w:rPr/>
          </w:rPrChange>
        </w:rPr>
        <w:t xml:space="preserve"> JE, Johnsen SP, Riis A, Overgaard S. Risk factors for revision due to infection after primary total hip arthroplasty: A population-based study of 80,756 primary procedures in the Danish Hip Arthroplasty Registry. </w:t>
      </w:r>
      <w:r w:rsidRPr="00414C19">
        <w:rPr>
          <w:i/>
          <w:lang w:val="en-GB"/>
          <w:rPrChange w:id="3732" w:author="Nils Hailer" w:date="2021-05-17T11:11:00Z">
            <w:rPr>
              <w:i/>
            </w:rPr>
          </w:rPrChange>
        </w:rPr>
        <w:t xml:space="preserve">Acta </w:t>
      </w:r>
      <w:proofErr w:type="spellStart"/>
      <w:r w:rsidRPr="00414C19">
        <w:rPr>
          <w:i/>
          <w:lang w:val="en-GB"/>
          <w:rPrChange w:id="3733" w:author="Nils Hailer" w:date="2021-05-17T11:11:00Z">
            <w:rPr>
              <w:i/>
            </w:rPr>
          </w:rPrChange>
        </w:rPr>
        <w:t>Orthopaedica</w:t>
      </w:r>
      <w:proofErr w:type="spellEnd"/>
      <w:r w:rsidRPr="00414C19">
        <w:rPr>
          <w:lang w:val="en-GB"/>
          <w:rPrChange w:id="3734" w:author="Nils Hailer" w:date="2021-05-17T11:11:00Z">
            <w:rPr/>
          </w:rPrChange>
        </w:rPr>
        <w:t xml:space="preserve"> 2010; </w:t>
      </w:r>
      <w:r w:rsidRPr="00414C19">
        <w:rPr>
          <w:b/>
          <w:lang w:val="en-GB"/>
          <w:rPrChange w:id="3735" w:author="Nils Hailer" w:date="2021-05-17T11:11:00Z">
            <w:rPr>
              <w:b/>
            </w:rPr>
          </w:rPrChange>
        </w:rPr>
        <w:t>81</w:t>
      </w:r>
      <w:r w:rsidRPr="00414C19">
        <w:rPr>
          <w:lang w:val="en-GB"/>
          <w:rPrChange w:id="3736" w:author="Nils Hailer" w:date="2021-05-17T11:11:00Z">
            <w:rPr/>
          </w:rPrChange>
        </w:rPr>
        <w:t>: 542–7.</w:t>
      </w:r>
    </w:p>
    <w:p w14:paraId="25F1D178" w14:textId="77777777" w:rsidR="00DE1FF7" w:rsidRPr="00414C19" w:rsidRDefault="00F5325D">
      <w:pPr>
        <w:pStyle w:val="Litteraturfrteckning"/>
        <w:rPr>
          <w:lang w:val="en-GB"/>
          <w:rPrChange w:id="3737" w:author="Nils Hailer" w:date="2021-05-17T11:11:00Z">
            <w:rPr/>
          </w:rPrChange>
        </w:rPr>
      </w:pPr>
      <w:bookmarkStart w:id="3738" w:name="ref-Dale2012"/>
      <w:bookmarkEnd w:id="3727"/>
      <w:r w:rsidRPr="00414C19">
        <w:rPr>
          <w:lang w:val="en-GB"/>
          <w:rPrChange w:id="3739" w:author="Nils Hailer" w:date="2021-05-17T11:11:00Z">
            <w:rPr/>
          </w:rPrChange>
        </w:rPr>
        <w:t xml:space="preserve">38 </w:t>
      </w:r>
      <w:r w:rsidRPr="00414C19">
        <w:rPr>
          <w:lang w:val="en-GB"/>
          <w:rPrChange w:id="3740" w:author="Nils Hailer" w:date="2021-05-17T11:11:00Z">
            <w:rPr/>
          </w:rPrChange>
        </w:rPr>
        <w:tab/>
        <w:t xml:space="preserve">Dale H, </w:t>
      </w:r>
      <w:proofErr w:type="spellStart"/>
      <w:r w:rsidRPr="00414C19">
        <w:rPr>
          <w:lang w:val="en-GB"/>
          <w:rPrChange w:id="3741" w:author="Nils Hailer" w:date="2021-05-17T11:11:00Z">
            <w:rPr/>
          </w:rPrChange>
        </w:rPr>
        <w:t>Fenstad</w:t>
      </w:r>
      <w:proofErr w:type="spellEnd"/>
      <w:r w:rsidRPr="00414C19">
        <w:rPr>
          <w:lang w:val="en-GB"/>
          <w:rPrChange w:id="3742" w:author="Nils Hailer" w:date="2021-05-17T11:11:00Z">
            <w:rPr/>
          </w:rPrChange>
        </w:rPr>
        <w:t xml:space="preserve"> AM, </w:t>
      </w:r>
      <w:proofErr w:type="spellStart"/>
      <w:r w:rsidRPr="00414C19">
        <w:rPr>
          <w:lang w:val="en-GB"/>
          <w:rPrChange w:id="3743" w:author="Nils Hailer" w:date="2021-05-17T11:11:00Z">
            <w:rPr/>
          </w:rPrChange>
        </w:rPr>
        <w:t>Hallan</w:t>
      </w:r>
      <w:proofErr w:type="spellEnd"/>
      <w:r w:rsidRPr="00414C19">
        <w:rPr>
          <w:lang w:val="en-GB"/>
          <w:rPrChange w:id="3744" w:author="Nils Hailer" w:date="2021-05-17T11:11:00Z">
            <w:rPr/>
          </w:rPrChange>
        </w:rPr>
        <w:t xml:space="preserve"> G, </w:t>
      </w:r>
      <w:r w:rsidRPr="00414C19">
        <w:rPr>
          <w:i/>
          <w:lang w:val="en-GB"/>
          <w:rPrChange w:id="3745" w:author="Nils Hailer" w:date="2021-05-17T11:11:00Z">
            <w:rPr>
              <w:i/>
            </w:rPr>
          </w:rPrChange>
        </w:rPr>
        <w:t>et al.</w:t>
      </w:r>
      <w:r w:rsidRPr="00414C19">
        <w:rPr>
          <w:lang w:val="en-GB"/>
          <w:rPrChange w:id="3746" w:author="Nils Hailer" w:date="2021-05-17T11:11:00Z">
            <w:rPr/>
          </w:rPrChange>
        </w:rPr>
        <w:t xml:space="preserve"> Increasing risk of prosthetic joint infection after total hip arthroplasty: 2,778 revisions due to infection after 432,168 primary THAs in the Nordic Arthroplasty Register Association (NARA). </w:t>
      </w:r>
      <w:r w:rsidRPr="00414C19">
        <w:rPr>
          <w:i/>
          <w:lang w:val="en-GB"/>
          <w:rPrChange w:id="3747" w:author="Nils Hailer" w:date="2021-05-17T11:11:00Z">
            <w:rPr>
              <w:i/>
            </w:rPr>
          </w:rPrChange>
        </w:rPr>
        <w:t xml:space="preserve">Acta </w:t>
      </w:r>
      <w:proofErr w:type="spellStart"/>
      <w:r w:rsidRPr="00414C19">
        <w:rPr>
          <w:i/>
          <w:lang w:val="en-GB"/>
          <w:rPrChange w:id="3748" w:author="Nils Hailer" w:date="2021-05-17T11:11:00Z">
            <w:rPr>
              <w:i/>
            </w:rPr>
          </w:rPrChange>
        </w:rPr>
        <w:t>Orthopaedica</w:t>
      </w:r>
      <w:proofErr w:type="spellEnd"/>
      <w:r w:rsidRPr="00414C19">
        <w:rPr>
          <w:lang w:val="en-GB"/>
          <w:rPrChange w:id="3749" w:author="Nils Hailer" w:date="2021-05-17T11:11:00Z">
            <w:rPr/>
          </w:rPrChange>
        </w:rPr>
        <w:t xml:space="preserve"> 2012; </w:t>
      </w:r>
      <w:r w:rsidRPr="00414C19">
        <w:rPr>
          <w:b/>
          <w:lang w:val="en-GB"/>
          <w:rPrChange w:id="3750" w:author="Nils Hailer" w:date="2021-05-17T11:11:00Z">
            <w:rPr>
              <w:b/>
            </w:rPr>
          </w:rPrChange>
        </w:rPr>
        <w:t>83</w:t>
      </w:r>
      <w:r w:rsidRPr="00414C19">
        <w:rPr>
          <w:lang w:val="en-GB"/>
          <w:rPrChange w:id="3751" w:author="Nils Hailer" w:date="2021-05-17T11:11:00Z">
            <w:rPr/>
          </w:rPrChange>
        </w:rPr>
        <w:t>: 449–58.</w:t>
      </w:r>
    </w:p>
    <w:p w14:paraId="48FDA2AA" w14:textId="77777777" w:rsidR="00DE1FF7" w:rsidRPr="00414C19" w:rsidRDefault="00F5325D">
      <w:pPr>
        <w:pStyle w:val="Litteraturfrteckning"/>
        <w:rPr>
          <w:lang w:val="en-GB"/>
          <w:rPrChange w:id="3752" w:author="Nils Hailer" w:date="2021-05-17T11:11:00Z">
            <w:rPr/>
          </w:rPrChange>
        </w:rPr>
      </w:pPr>
      <w:bookmarkStart w:id="3753" w:name="ref-Sayed-Noor2019"/>
      <w:bookmarkEnd w:id="3738"/>
      <w:r w:rsidRPr="00414C19">
        <w:rPr>
          <w:lang w:val="en-GB"/>
          <w:rPrChange w:id="3754" w:author="Nils Hailer" w:date="2021-05-17T11:11:00Z">
            <w:rPr/>
          </w:rPrChange>
        </w:rPr>
        <w:lastRenderedPageBreak/>
        <w:t xml:space="preserve">39 </w:t>
      </w:r>
      <w:r w:rsidRPr="00414C19">
        <w:rPr>
          <w:lang w:val="en-GB"/>
          <w:rPrChange w:id="3755" w:author="Nils Hailer" w:date="2021-05-17T11:11:00Z">
            <w:rPr/>
          </w:rPrChange>
        </w:rPr>
        <w:tab/>
        <w:t xml:space="preserve">Sayed-Noor AS, </w:t>
      </w:r>
      <w:proofErr w:type="spellStart"/>
      <w:r w:rsidRPr="00414C19">
        <w:rPr>
          <w:lang w:val="en-GB"/>
          <w:rPrChange w:id="3756" w:author="Nils Hailer" w:date="2021-05-17T11:11:00Z">
            <w:rPr/>
          </w:rPrChange>
        </w:rPr>
        <w:t>Mukka</w:t>
      </w:r>
      <w:proofErr w:type="spellEnd"/>
      <w:r w:rsidRPr="00414C19">
        <w:rPr>
          <w:lang w:val="en-GB"/>
          <w:rPrChange w:id="3757" w:author="Nils Hailer" w:date="2021-05-17T11:11:00Z">
            <w:rPr/>
          </w:rPrChange>
        </w:rPr>
        <w:t xml:space="preserve"> S, </w:t>
      </w:r>
      <w:proofErr w:type="spellStart"/>
      <w:r w:rsidRPr="00414C19">
        <w:rPr>
          <w:lang w:val="en-GB"/>
          <w:rPrChange w:id="3758" w:author="Nils Hailer" w:date="2021-05-17T11:11:00Z">
            <w:rPr/>
          </w:rPrChange>
        </w:rPr>
        <w:t>Mohaddes</w:t>
      </w:r>
      <w:proofErr w:type="spellEnd"/>
      <w:r w:rsidRPr="00414C19">
        <w:rPr>
          <w:lang w:val="en-GB"/>
          <w:rPrChange w:id="3759" w:author="Nils Hailer" w:date="2021-05-17T11:11:00Z">
            <w:rPr/>
          </w:rPrChange>
        </w:rPr>
        <w:t xml:space="preserve"> M, Kärrholm J, Rolfson O. Body mass index is associated with risk of reoperation and revision after primary total hip arthroplasty: A study of the Swedish Hip Arthroplasty Register including 83,146 patients. </w:t>
      </w:r>
      <w:r w:rsidRPr="00414C19">
        <w:rPr>
          <w:i/>
          <w:lang w:val="en-GB"/>
          <w:rPrChange w:id="3760" w:author="Nils Hailer" w:date="2021-05-17T11:11:00Z">
            <w:rPr>
              <w:i/>
            </w:rPr>
          </w:rPrChange>
        </w:rPr>
        <w:t xml:space="preserve">Acta </w:t>
      </w:r>
      <w:proofErr w:type="spellStart"/>
      <w:r w:rsidRPr="00414C19">
        <w:rPr>
          <w:i/>
          <w:lang w:val="en-GB"/>
          <w:rPrChange w:id="3761" w:author="Nils Hailer" w:date="2021-05-17T11:11:00Z">
            <w:rPr>
              <w:i/>
            </w:rPr>
          </w:rPrChange>
        </w:rPr>
        <w:t>Orthopaedica</w:t>
      </w:r>
      <w:proofErr w:type="spellEnd"/>
      <w:r w:rsidRPr="00414C19">
        <w:rPr>
          <w:lang w:val="en-GB"/>
          <w:rPrChange w:id="3762" w:author="Nils Hailer" w:date="2021-05-17T11:11:00Z">
            <w:rPr/>
          </w:rPrChange>
        </w:rPr>
        <w:t xml:space="preserve"> 2019; </w:t>
      </w:r>
      <w:r w:rsidRPr="00414C19">
        <w:rPr>
          <w:b/>
          <w:lang w:val="en-GB"/>
          <w:rPrChange w:id="3763" w:author="Nils Hailer" w:date="2021-05-17T11:11:00Z">
            <w:rPr>
              <w:b/>
            </w:rPr>
          </w:rPrChange>
        </w:rPr>
        <w:t>90</w:t>
      </w:r>
      <w:r w:rsidRPr="00414C19">
        <w:rPr>
          <w:lang w:val="en-GB"/>
          <w:rPrChange w:id="3764" w:author="Nils Hailer" w:date="2021-05-17T11:11:00Z">
            <w:rPr/>
          </w:rPrChange>
        </w:rPr>
        <w:t>: 220–5.</w:t>
      </w:r>
    </w:p>
    <w:p w14:paraId="455624D5" w14:textId="77777777" w:rsidR="00DE1FF7" w:rsidRPr="00414C19" w:rsidRDefault="00F5325D">
      <w:pPr>
        <w:pStyle w:val="Litteraturfrteckning"/>
        <w:rPr>
          <w:lang w:val="en-GB"/>
          <w:rPrChange w:id="3765" w:author="Nils Hailer" w:date="2021-05-17T11:11:00Z">
            <w:rPr/>
          </w:rPrChange>
        </w:rPr>
      </w:pPr>
      <w:bookmarkStart w:id="3766" w:name="ref-Everhart2013"/>
      <w:bookmarkEnd w:id="3753"/>
      <w:r w:rsidRPr="00414C19">
        <w:rPr>
          <w:lang w:val="en-GB"/>
          <w:rPrChange w:id="3767" w:author="Nils Hailer" w:date="2021-05-17T11:11:00Z">
            <w:rPr/>
          </w:rPrChange>
        </w:rPr>
        <w:t xml:space="preserve">40 </w:t>
      </w:r>
      <w:r w:rsidRPr="00414C19">
        <w:rPr>
          <w:lang w:val="en-GB"/>
          <w:rPrChange w:id="3768" w:author="Nils Hailer" w:date="2021-05-17T11:11:00Z">
            <w:rPr/>
          </w:rPrChange>
        </w:rPr>
        <w:tab/>
        <w:t xml:space="preserve">Everhart JS, </w:t>
      </w:r>
      <w:proofErr w:type="spellStart"/>
      <w:r w:rsidRPr="00414C19">
        <w:rPr>
          <w:lang w:val="en-GB"/>
          <w:rPrChange w:id="3769" w:author="Nils Hailer" w:date="2021-05-17T11:11:00Z">
            <w:rPr/>
          </w:rPrChange>
        </w:rPr>
        <w:t>Altneu</w:t>
      </w:r>
      <w:proofErr w:type="spellEnd"/>
      <w:r w:rsidRPr="00414C19">
        <w:rPr>
          <w:lang w:val="en-GB"/>
          <w:rPrChange w:id="3770" w:author="Nils Hailer" w:date="2021-05-17T11:11:00Z">
            <w:rPr/>
          </w:rPrChange>
        </w:rPr>
        <w:t xml:space="preserve"> E, Calhoun JH. Medical Comorbidities Are Independent Preoperative Risk Factors for Surgical Infection After Total Joint Arthroplasty. </w:t>
      </w:r>
      <w:r w:rsidRPr="00414C19">
        <w:rPr>
          <w:i/>
          <w:lang w:val="en-GB"/>
          <w:rPrChange w:id="3771" w:author="Nils Hailer" w:date="2021-05-17T11:11:00Z">
            <w:rPr>
              <w:i/>
            </w:rPr>
          </w:rPrChange>
        </w:rPr>
        <w:t xml:space="preserve">Clin </w:t>
      </w:r>
      <w:proofErr w:type="spellStart"/>
      <w:r w:rsidRPr="00414C19">
        <w:rPr>
          <w:i/>
          <w:lang w:val="en-GB"/>
          <w:rPrChange w:id="3772" w:author="Nils Hailer" w:date="2021-05-17T11:11:00Z">
            <w:rPr>
              <w:i/>
            </w:rPr>
          </w:rPrChange>
        </w:rPr>
        <w:t>Orthop</w:t>
      </w:r>
      <w:proofErr w:type="spellEnd"/>
      <w:r w:rsidRPr="00414C19">
        <w:rPr>
          <w:i/>
          <w:lang w:val="en-GB"/>
          <w:rPrChange w:id="3773" w:author="Nils Hailer" w:date="2021-05-17T11:11:00Z">
            <w:rPr>
              <w:i/>
            </w:rPr>
          </w:rPrChange>
        </w:rPr>
        <w:t xml:space="preserve"> </w:t>
      </w:r>
      <w:proofErr w:type="spellStart"/>
      <w:r w:rsidRPr="00414C19">
        <w:rPr>
          <w:i/>
          <w:lang w:val="en-GB"/>
          <w:rPrChange w:id="3774" w:author="Nils Hailer" w:date="2021-05-17T11:11:00Z">
            <w:rPr>
              <w:i/>
            </w:rPr>
          </w:rPrChange>
        </w:rPr>
        <w:t>Relat</w:t>
      </w:r>
      <w:proofErr w:type="spellEnd"/>
      <w:r w:rsidRPr="00414C19">
        <w:rPr>
          <w:i/>
          <w:lang w:val="en-GB"/>
          <w:rPrChange w:id="3775" w:author="Nils Hailer" w:date="2021-05-17T11:11:00Z">
            <w:rPr>
              <w:i/>
            </w:rPr>
          </w:rPrChange>
        </w:rPr>
        <w:t xml:space="preserve"> Res</w:t>
      </w:r>
      <w:r w:rsidRPr="00414C19">
        <w:rPr>
          <w:lang w:val="en-GB"/>
          <w:rPrChange w:id="3776" w:author="Nils Hailer" w:date="2021-05-17T11:11:00Z">
            <w:rPr/>
          </w:rPrChange>
        </w:rPr>
        <w:t xml:space="preserve"> 2013; </w:t>
      </w:r>
      <w:r w:rsidRPr="00414C19">
        <w:rPr>
          <w:b/>
          <w:lang w:val="en-GB"/>
          <w:rPrChange w:id="3777" w:author="Nils Hailer" w:date="2021-05-17T11:11:00Z">
            <w:rPr>
              <w:b/>
            </w:rPr>
          </w:rPrChange>
        </w:rPr>
        <w:t>471</w:t>
      </w:r>
      <w:r w:rsidRPr="00414C19">
        <w:rPr>
          <w:lang w:val="en-GB"/>
          <w:rPrChange w:id="3778" w:author="Nils Hailer" w:date="2021-05-17T11:11:00Z">
            <w:rPr/>
          </w:rPrChange>
        </w:rPr>
        <w:t>: 3112–9.</w:t>
      </w:r>
    </w:p>
    <w:p w14:paraId="14CFC763" w14:textId="77777777" w:rsidR="00DE1FF7" w:rsidRPr="00414C19" w:rsidRDefault="00F5325D">
      <w:pPr>
        <w:pStyle w:val="Litteraturfrteckning"/>
        <w:rPr>
          <w:lang w:val="en-GB"/>
          <w:rPrChange w:id="3779" w:author="Nils Hailer" w:date="2021-05-17T11:11:00Z">
            <w:rPr/>
          </w:rPrChange>
        </w:rPr>
      </w:pPr>
      <w:bookmarkStart w:id="3780" w:name="ref-Tan2018"/>
      <w:bookmarkEnd w:id="3766"/>
      <w:r w:rsidRPr="005539C2">
        <w:rPr>
          <w:lang w:val="sv-SE"/>
          <w:rPrChange w:id="3781" w:author="Erik Bülow" w:date="2021-05-24T22:08:00Z">
            <w:rPr/>
          </w:rPrChange>
        </w:rPr>
        <w:t xml:space="preserve">41 </w:t>
      </w:r>
      <w:r w:rsidRPr="005539C2">
        <w:rPr>
          <w:lang w:val="sv-SE"/>
          <w:rPrChange w:id="3782" w:author="Erik Bülow" w:date="2021-05-24T22:08:00Z">
            <w:rPr/>
          </w:rPrChange>
        </w:rPr>
        <w:tab/>
        <w:t xml:space="preserve">Tan TL, </w:t>
      </w:r>
      <w:proofErr w:type="spellStart"/>
      <w:r w:rsidRPr="005539C2">
        <w:rPr>
          <w:lang w:val="sv-SE"/>
          <w:rPrChange w:id="3783" w:author="Erik Bülow" w:date="2021-05-24T22:08:00Z">
            <w:rPr/>
          </w:rPrChange>
        </w:rPr>
        <w:t>Maltenfort</w:t>
      </w:r>
      <w:proofErr w:type="spellEnd"/>
      <w:r w:rsidRPr="005539C2">
        <w:rPr>
          <w:lang w:val="sv-SE"/>
          <w:rPrChange w:id="3784" w:author="Erik Bülow" w:date="2021-05-24T22:08:00Z">
            <w:rPr/>
          </w:rPrChange>
        </w:rPr>
        <w:t xml:space="preserve"> MG, Chen AF, </w:t>
      </w:r>
      <w:r w:rsidRPr="005539C2">
        <w:rPr>
          <w:i/>
          <w:lang w:val="sv-SE"/>
          <w:rPrChange w:id="3785" w:author="Erik Bülow" w:date="2021-05-24T22:08:00Z">
            <w:rPr>
              <w:i/>
            </w:rPr>
          </w:rPrChange>
        </w:rPr>
        <w:t>et al.</w:t>
      </w:r>
      <w:r w:rsidRPr="005539C2">
        <w:rPr>
          <w:lang w:val="sv-SE"/>
          <w:rPrChange w:id="3786" w:author="Erik Bülow" w:date="2021-05-24T22:08:00Z">
            <w:rPr/>
          </w:rPrChange>
        </w:rPr>
        <w:t xml:space="preserve"> </w:t>
      </w:r>
      <w:r w:rsidRPr="00414C19">
        <w:rPr>
          <w:lang w:val="en-GB"/>
          <w:rPrChange w:id="3787" w:author="Nils Hailer" w:date="2021-05-17T11:11:00Z">
            <w:rPr/>
          </w:rPrChange>
        </w:rPr>
        <w:t xml:space="preserve">Development and evaluation of a preoperative risk calculator for periprosthetic joint infection following total joint arthroplasty. </w:t>
      </w:r>
      <w:r w:rsidRPr="00414C19">
        <w:rPr>
          <w:i/>
          <w:lang w:val="en-GB"/>
          <w:rPrChange w:id="3788" w:author="Nils Hailer" w:date="2021-05-17T11:11:00Z">
            <w:rPr>
              <w:i/>
            </w:rPr>
          </w:rPrChange>
        </w:rPr>
        <w:t>The Journal of Bone and Joint Surgery</w:t>
      </w:r>
      <w:r w:rsidRPr="00414C19">
        <w:rPr>
          <w:lang w:val="en-GB"/>
          <w:rPrChange w:id="3789" w:author="Nils Hailer" w:date="2021-05-17T11:11:00Z">
            <w:rPr/>
          </w:rPrChange>
        </w:rPr>
        <w:t xml:space="preserve"> 2018. DOI:</w:t>
      </w:r>
      <w:r w:rsidR="00C37CA5" w:rsidRPr="00414C19">
        <w:rPr>
          <w:lang w:val="en-GB"/>
          <w:rPrChange w:id="3790" w:author="Nils Hailer" w:date="2021-05-17T11:11:00Z">
            <w:rPr/>
          </w:rPrChange>
        </w:rPr>
        <w:fldChar w:fldCharType="begin"/>
      </w:r>
      <w:r w:rsidR="00C37CA5" w:rsidRPr="00414C19">
        <w:rPr>
          <w:lang w:val="en-GB"/>
          <w:rPrChange w:id="3791" w:author="Nils Hailer" w:date="2021-05-17T11:11:00Z">
            <w:rPr/>
          </w:rPrChange>
        </w:rPr>
        <w:instrText xml:space="preserve"> HYPERLINK "https://doi.org/10.2106/JBJS.16.01435" \h </w:instrText>
      </w:r>
      <w:r w:rsidR="00C37CA5" w:rsidRPr="00414C19">
        <w:rPr>
          <w:lang w:val="en-GB"/>
          <w:rPrChange w:id="3792" w:author="Nils Hailer" w:date="2021-05-17T11:11:00Z">
            <w:rPr>
              <w:rStyle w:val="Hyperlnk"/>
            </w:rPr>
          </w:rPrChange>
        </w:rPr>
        <w:fldChar w:fldCharType="separate"/>
      </w:r>
      <w:r w:rsidRPr="00414C19">
        <w:rPr>
          <w:rStyle w:val="Hyperlnk"/>
          <w:lang w:val="en-GB"/>
          <w:rPrChange w:id="3793" w:author="Nils Hailer" w:date="2021-05-17T11:11:00Z">
            <w:rPr>
              <w:rStyle w:val="Hyperlnk"/>
            </w:rPr>
          </w:rPrChange>
        </w:rPr>
        <w:t>10.2106/JBJS.16.01435</w:t>
      </w:r>
      <w:r w:rsidR="00C37CA5" w:rsidRPr="00414C19">
        <w:rPr>
          <w:rStyle w:val="Hyperlnk"/>
          <w:lang w:val="en-GB"/>
          <w:rPrChange w:id="3794" w:author="Nils Hailer" w:date="2021-05-17T11:11:00Z">
            <w:rPr>
              <w:rStyle w:val="Hyperlnk"/>
            </w:rPr>
          </w:rPrChange>
        </w:rPr>
        <w:fldChar w:fldCharType="end"/>
      </w:r>
      <w:r w:rsidRPr="00414C19">
        <w:rPr>
          <w:lang w:val="en-GB"/>
          <w:rPrChange w:id="3795" w:author="Nils Hailer" w:date="2021-05-17T11:11:00Z">
            <w:rPr/>
          </w:rPrChange>
        </w:rPr>
        <w:t>.</w:t>
      </w:r>
    </w:p>
    <w:p w14:paraId="0220E9CD" w14:textId="77777777" w:rsidR="00DE1FF7" w:rsidRPr="00414C19" w:rsidRDefault="00F5325D">
      <w:pPr>
        <w:pStyle w:val="Litteraturfrteckning"/>
        <w:rPr>
          <w:lang w:val="en-GB"/>
          <w:rPrChange w:id="3796" w:author="Nils Hailer" w:date="2021-05-17T11:11:00Z">
            <w:rPr/>
          </w:rPrChange>
        </w:rPr>
      </w:pPr>
      <w:bookmarkStart w:id="3797" w:name="ref-Deleuran2015"/>
      <w:bookmarkEnd w:id="3780"/>
      <w:r w:rsidRPr="00414C19">
        <w:rPr>
          <w:lang w:val="en-GB"/>
          <w:rPrChange w:id="3798" w:author="Nils Hailer" w:date="2021-05-17T11:11:00Z">
            <w:rPr/>
          </w:rPrChange>
        </w:rPr>
        <w:t xml:space="preserve">42 </w:t>
      </w:r>
      <w:r w:rsidRPr="00414C19">
        <w:rPr>
          <w:lang w:val="en-GB"/>
          <w:rPrChange w:id="3799" w:author="Nils Hailer" w:date="2021-05-17T11:11:00Z">
            <w:rPr/>
          </w:rPrChange>
        </w:rPr>
        <w:tab/>
      </w:r>
      <w:proofErr w:type="spellStart"/>
      <w:r w:rsidRPr="00414C19">
        <w:rPr>
          <w:lang w:val="en-GB"/>
          <w:rPrChange w:id="3800" w:author="Nils Hailer" w:date="2021-05-17T11:11:00Z">
            <w:rPr/>
          </w:rPrChange>
        </w:rPr>
        <w:t>Deleuran</w:t>
      </w:r>
      <w:proofErr w:type="spellEnd"/>
      <w:r w:rsidRPr="00414C19">
        <w:rPr>
          <w:lang w:val="en-GB"/>
          <w:rPrChange w:id="3801" w:author="Nils Hailer" w:date="2021-05-17T11:11:00Z">
            <w:rPr/>
          </w:rPrChange>
        </w:rPr>
        <w:t xml:space="preserve"> T, </w:t>
      </w:r>
      <w:proofErr w:type="spellStart"/>
      <w:r w:rsidRPr="00414C19">
        <w:rPr>
          <w:lang w:val="en-GB"/>
          <w:rPrChange w:id="3802" w:author="Nils Hailer" w:date="2021-05-17T11:11:00Z">
            <w:rPr/>
          </w:rPrChange>
        </w:rPr>
        <w:t>Vilstrup</w:t>
      </w:r>
      <w:proofErr w:type="spellEnd"/>
      <w:r w:rsidRPr="00414C19">
        <w:rPr>
          <w:lang w:val="en-GB"/>
          <w:rPrChange w:id="3803" w:author="Nils Hailer" w:date="2021-05-17T11:11:00Z">
            <w:rPr/>
          </w:rPrChange>
        </w:rPr>
        <w:t xml:space="preserve"> H, Overgaard S, Jepsen P. Cirrhosis patients have increased risk of complications after hip or knee arthroplasty: A Danish population-based cohort study. </w:t>
      </w:r>
      <w:r w:rsidRPr="00414C19">
        <w:rPr>
          <w:i/>
          <w:lang w:val="en-GB"/>
          <w:rPrChange w:id="3804" w:author="Nils Hailer" w:date="2021-05-17T11:11:00Z">
            <w:rPr>
              <w:i/>
            </w:rPr>
          </w:rPrChange>
        </w:rPr>
        <w:t xml:space="preserve">Acta </w:t>
      </w:r>
      <w:proofErr w:type="spellStart"/>
      <w:r w:rsidRPr="00414C19">
        <w:rPr>
          <w:i/>
          <w:lang w:val="en-GB"/>
          <w:rPrChange w:id="3805" w:author="Nils Hailer" w:date="2021-05-17T11:11:00Z">
            <w:rPr>
              <w:i/>
            </w:rPr>
          </w:rPrChange>
        </w:rPr>
        <w:t>Orthopaedica</w:t>
      </w:r>
      <w:proofErr w:type="spellEnd"/>
      <w:r w:rsidRPr="00414C19">
        <w:rPr>
          <w:lang w:val="en-GB"/>
          <w:rPrChange w:id="3806" w:author="Nils Hailer" w:date="2021-05-17T11:11:00Z">
            <w:rPr/>
          </w:rPrChange>
        </w:rPr>
        <w:t xml:space="preserve"> 2015; </w:t>
      </w:r>
      <w:r w:rsidRPr="00414C19">
        <w:rPr>
          <w:b/>
          <w:lang w:val="en-GB"/>
          <w:rPrChange w:id="3807" w:author="Nils Hailer" w:date="2021-05-17T11:11:00Z">
            <w:rPr>
              <w:b/>
            </w:rPr>
          </w:rPrChange>
        </w:rPr>
        <w:t>86</w:t>
      </w:r>
      <w:r w:rsidRPr="00414C19">
        <w:rPr>
          <w:lang w:val="en-GB"/>
          <w:rPrChange w:id="3808" w:author="Nils Hailer" w:date="2021-05-17T11:11:00Z">
            <w:rPr/>
          </w:rPrChange>
        </w:rPr>
        <w:t>: 108–13.</w:t>
      </w:r>
    </w:p>
    <w:p w14:paraId="43B5FFDD" w14:textId="77777777" w:rsidR="00DE1FF7" w:rsidRPr="00414C19" w:rsidRDefault="00F5325D">
      <w:pPr>
        <w:pStyle w:val="Litteraturfrteckning"/>
        <w:rPr>
          <w:lang w:val="en-GB"/>
          <w:rPrChange w:id="3809" w:author="Nils Hailer" w:date="2021-05-17T11:11:00Z">
            <w:rPr/>
          </w:rPrChange>
        </w:rPr>
      </w:pPr>
      <w:bookmarkStart w:id="3810" w:name="ref-Pulido2008"/>
      <w:bookmarkEnd w:id="3797"/>
      <w:r w:rsidRPr="00414C19">
        <w:rPr>
          <w:lang w:val="en-GB"/>
          <w:rPrChange w:id="3811" w:author="Nils Hailer" w:date="2021-05-17T11:11:00Z">
            <w:rPr/>
          </w:rPrChange>
        </w:rPr>
        <w:t xml:space="preserve">43 </w:t>
      </w:r>
      <w:r w:rsidRPr="00414C19">
        <w:rPr>
          <w:lang w:val="en-GB"/>
          <w:rPrChange w:id="3812" w:author="Nils Hailer" w:date="2021-05-17T11:11:00Z">
            <w:rPr/>
          </w:rPrChange>
        </w:rPr>
        <w:tab/>
        <w:t xml:space="preserve">Pulido L, Ghanem E, Joshi A, </w:t>
      </w:r>
      <w:proofErr w:type="spellStart"/>
      <w:r w:rsidRPr="00414C19">
        <w:rPr>
          <w:lang w:val="en-GB"/>
          <w:rPrChange w:id="3813" w:author="Nils Hailer" w:date="2021-05-17T11:11:00Z">
            <w:rPr/>
          </w:rPrChange>
        </w:rPr>
        <w:t>Purtill</w:t>
      </w:r>
      <w:proofErr w:type="spellEnd"/>
      <w:r w:rsidRPr="00414C19">
        <w:rPr>
          <w:lang w:val="en-GB"/>
          <w:rPrChange w:id="3814" w:author="Nils Hailer" w:date="2021-05-17T11:11:00Z">
            <w:rPr/>
          </w:rPrChange>
        </w:rPr>
        <w:t xml:space="preserve"> JJ, </w:t>
      </w:r>
      <w:proofErr w:type="spellStart"/>
      <w:r w:rsidRPr="00414C19">
        <w:rPr>
          <w:lang w:val="en-GB"/>
          <w:rPrChange w:id="3815" w:author="Nils Hailer" w:date="2021-05-17T11:11:00Z">
            <w:rPr/>
          </w:rPrChange>
        </w:rPr>
        <w:t>Parvizi</w:t>
      </w:r>
      <w:proofErr w:type="spellEnd"/>
      <w:r w:rsidRPr="00414C19">
        <w:rPr>
          <w:lang w:val="en-GB"/>
          <w:rPrChange w:id="3816" w:author="Nils Hailer" w:date="2021-05-17T11:11:00Z">
            <w:rPr/>
          </w:rPrChange>
        </w:rPr>
        <w:t xml:space="preserve"> J. Periprosthetic Joint Infection: The Incidence, Timing, and Predisposing Factors. </w:t>
      </w:r>
      <w:r w:rsidRPr="00414C19">
        <w:rPr>
          <w:i/>
          <w:lang w:val="en-GB"/>
          <w:rPrChange w:id="3817" w:author="Nils Hailer" w:date="2021-05-17T11:11:00Z">
            <w:rPr>
              <w:i/>
            </w:rPr>
          </w:rPrChange>
        </w:rPr>
        <w:t xml:space="preserve">Clin </w:t>
      </w:r>
      <w:proofErr w:type="spellStart"/>
      <w:r w:rsidRPr="00414C19">
        <w:rPr>
          <w:i/>
          <w:lang w:val="en-GB"/>
          <w:rPrChange w:id="3818" w:author="Nils Hailer" w:date="2021-05-17T11:11:00Z">
            <w:rPr>
              <w:i/>
            </w:rPr>
          </w:rPrChange>
        </w:rPr>
        <w:t>Orthop</w:t>
      </w:r>
      <w:proofErr w:type="spellEnd"/>
      <w:r w:rsidRPr="00414C19">
        <w:rPr>
          <w:i/>
          <w:lang w:val="en-GB"/>
          <w:rPrChange w:id="3819" w:author="Nils Hailer" w:date="2021-05-17T11:11:00Z">
            <w:rPr>
              <w:i/>
            </w:rPr>
          </w:rPrChange>
        </w:rPr>
        <w:t xml:space="preserve"> </w:t>
      </w:r>
      <w:proofErr w:type="spellStart"/>
      <w:r w:rsidRPr="00414C19">
        <w:rPr>
          <w:i/>
          <w:lang w:val="en-GB"/>
          <w:rPrChange w:id="3820" w:author="Nils Hailer" w:date="2021-05-17T11:11:00Z">
            <w:rPr>
              <w:i/>
            </w:rPr>
          </w:rPrChange>
        </w:rPr>
        <w:t>Relat</w:t>
      </w:r>
      <w:proofErr w:type="spellEnd"/>
      <w:r w:rsidRPr="00414C19">
        <w:rPr>
          <w:i/>
          <w:lang w:val="en-GB"/>
          <w:rPrChange w:id="3821" w:author="Nils Hailer" w:date="2021-05-17T11:11:00Z">
            <w:rPr>
              <w:i/>
            </w:rPr>
          </w:rPrChange>
        </w:rPr>
        <w:t xml:space="preserve"> Res</w:t>
      </w:r>
      <w:r w:rsidRPr="00414C19">
        <w:rPr>
          <w:lang w:val="en-GB"/>
          <w:rPrChange w:id="3822" w:author="Nils Hailer" w:date="2021-05-17T11:11:00Z">
            <w:rPr/>
          </w:rPrChange>
        </w:rPr>
        <w:t xml:space="preserve"> 2008; </w:t>
      </w:r>
      <w:r w:rsidRPr="00414C19">
        <w:rPr>
          <w:b/>
          <w:lang w:val="en-GB"/>
          <w:rPrChange w:id="3823" w:author="Nils Hailer" w:date="2021-05-17T11:11:00Z">
            <w:rPr>
              <w:b/>
            </w:rPr>
          </w:rPrChange>
        </w:rPr>
        <w:t>466</w:t>
      </w:r>
      <w:r w:rsidRPr="00414C19">
        <w:rPr>
          <w:lang w:val="en-GB"/>
          <w:rPrChange w:id="3824" w:author="Nils Hailer" w:date="2021-05-17T11:11:00Z">
            <w:rPr/>
          </w:rPrChange>
        </w:rPr>
        <w:t>: 1710–5.</w:t>
      </w:r>
    </w:p>
    <w:p w14:paraId="3825A970" w14:textId="77777777" w:rsidR="00DE1FF7" w:rsidRPr="00414C19" w:rsidRDefault="00F5325D">
      <w:pPr>
        <w:pStyle w:val="Litteraturfrteckning"/>
        <w:rPr>
          <w:lang w:val="en-GB"/>
          <w:rPrChange w:id="3825" w:author="Nils Hailer" w:date="2021-05-17T11:11:00Z">
            <w:rPr/>
          </w:rPrChange>
        </w:rPr>
      </w:pPr>
      <w:bookmarkStart w:id="3826" w:name="ref-Namba2012"/>
      <w:bookmarkEnd w:id="3810"/>
      <w:r w:rsidRPr="00414C19">
        <w:rPr>
          <w:lang w:val="en-GB"/>
          <w:rPrChange w:id="3827" w:author="Nils Hailer" w:date="2021-05-17T11:11:00Z">
            <w:rPr/>
          </w:rPrChange>
        </w:rPr>
        <w:t xml:space="preserve">44 </w:t>
      </w:r>
      <w:r w:rsidRPr="00414C19">
        <w:rPr>
          <w:lang w:val="en-GB"/>
          <w:rPrChange w:id="3828" w:author="Nils Hailer" w:date="2021-05-17T11:11:00Z">
            <w:rPr/>
          </w:rPrChange>
        </w:rPr>
        <w:tab/>
      </w:r>
      <w:proofErr w:type="spellStart"/>
      <w:r w:rsidRPr="00414C19">
        <w:rPr>
          <w:lang w:val="en-GB"/>
          <w:rPrChange w:id="3829" w:author="Nils Hailer" w:date="2021-05-17T11:11:00Z">
            <w:rPr/>
          </w:rPrChange>
        </w:rPr>
        <w:t>Namba</w:t>
      </w:r>
      <w:proofErr w:type="spellEnd"/>
      <w:r w:rsidRPr="00414C19">
        <w:rPr>
          <w:lang w:val="en-GB"/>
          <w:rPrChange w:id="3830" w:author="Nils Hailer" w:date="2021-05-17T11:11:00Z">
            <w:rPr/>
          </w:rPrChange>
        </w:rPr>
        <w:t xml:space="preserve"> RS, </w:t>
      </w:r>
      <w:proofErr w:type="spellStart"/>
      <w:r w:rsidRPr="00414C19">
        <w:rPr>
          <w:lang w:val="en-GB"/>
          <w:rPrChange w:id="3831" w:author="Nils Hailer" w:date="2021-05-17T11:11:00Z">
            <w:rPr/>
          </w:rPrChange>
        </w:rPr>
        <w:t>Inacio</w:t>
      </w:r>
      <w:proofErr w:type="spellEnd"/>
      <w:r w:rsidRPr="00414C19">
        <w:rPr>
          <w:lang w:val="en-GB"/>
          <w:rPrChange w:id="3832" w:author="Nils Hailer" w:date="2021-05-17T11:11:00Z">
            <w:rPr/>
          </w:rPrChange>
        </w:rPr>
        <w:t xml:space="preserve"> MCS, Paxton EW. Risk factors associated with surgical site infection in 30 491 primary total hip replacements. </w:t>
      </w:r>
      <w:r w:rsidRPr="00414C19">
        <w:rPr>
          <w:i/>
          <w:lang w:val="en-GB"/>
          <w:rPrChange w:id="3833" w:author="Nils Hailer" w:date="2021-05-17T11:11:00Z">
            <w:rPr>
              <w:i/>
            </w:rPr>
          </w:rPrChange>
        </w:rPr>
        <w:t>The Journal of Bone and Joint Surgery British volume</w:t>
      </w:r>
      <w:r w:rsidRPr="00414C19">
        <w:rPr>
          <w:lang w:val="en-GB"/>
          <w:rPrChange w:id="3834" w:author="Nils Hailer" w:date="2021-05-17T11:11:00Z">
            <w:rPr/>
          </w:rPrChange>
        </w:rPr>
        <w:t xml:space="preserve"> 2012; </w:t>
      </w:r>
      <w:r w:rsidRPr="00414C19">
        <w:rPr>
          <w:b/>
          <w:lang w:val="en-GB"/>
          <w:rPrChange w:id="3835" w:author="Nils Hailer" w:date="2021-05-17T11:11:00Z">
            <w:rPr>
              <w:b/>
            </w:rPr>
          </w:rPrChange>
        </w:rPr>
        <w:t>94-B</w:t>
      </w:r>
      <w:r w:rsidRPr="00414C19">
        <w:rPr>
          <w:lang w:val="en-GB"/>
          <w:rPrChange w:id="3836" w:author="Nils Hailer" w:date="2021-05-17T11:11:00Z">
            <w:rPr/>
          </w:rPrChange>
        </w:rPr>
        <w:t>: 1330–8.</w:t>
      </w:r>
    </w:p>
    <w:p w14:paraId="17E20A9A" w14:textId="77777777" w:rsidR="00DE1FF7" w:rsidRPr="00414C19" w:rsidRDefault="00F5325D">
      <w:pPr>
        <w:pStyle w:val="Litteraturfrteckning"/>
        <w:rPr>
          <w:lang w:val="en-GB"/>
          <w:rPrChange w:id="3837" w:author="Nils Hailer" w:date="2021-05-17T11:11:00Z">
            <w:rPr/>
          </w:rPrChange>
        </w:rPr>
      </w:pPr>
      <w:bookmarkStart w:id="3838" w:name="ref-Higuera2011"/>
      <w:bookmarkEnd w:id="3826"/>
      <w:r w:rsidRPr="00414C19">
        <w:rPr>
          <w:lang w:val="en-GB"/>
          <w:rPrChange w:id="3839" w:author="Nils Hailer" w:date="2021-05-17T11:11:00Z">
            <w:rPr/>
          </w:rPrChange>
        </w:rPr>
        <w:t xml:space="preserve">45 </w:t>
      </w:r>
      <w:r w:rsidRPr="00414C19">
        <w:rPr>
          <w:lang w:val="en-GB"/>
          <w:rPrChange w:id="3840" w:author="Nils Hailer" w:date="2021-05-17T11:11:00Z">
            <w:rPr/>
          </w:rPrChange>
        </w:rPr>
        <w:tab/>
        <w:t xml:space="preserve">Higuera CA, </w:t>
      </w:r>
      <w:proofErr w:type="spellStart"/>
      <w:r w:rsidRPr="00414C19">
        <w:rPr>
          <w:lang w:val="en-GB"/>
          <w:rPrChange w:id="3841" w:author="Nils Hailer" w:date="2021-05-17T11:11:00Z">
            <w:rPr/>
          </w:rPrChange>
        </w:rPr>
        <w:t>Elsharkawy</w:t>
      </w:r>
      <w:proofErr w:type="spellEnd"/>
      <w:r w:rsidRPr="00414C19">
        <w:rPr>
          <w:lang w:val="en-GB"/>
          <w:rPrChange w:id="3842" w:author="Nils Hailer" w:date="2021-05-17T11:11:00Z">
            <w:rPr/>
          </w:rPrChange>
        </w:rPr>
        <w:t xml:space="preserve"> K, </w:t>
      </w:r>
      <w:proofErr w:type="spellStart"/>
      <w:r w:rsidRPr="00414C19">
        <w:rPr>
          <w:lang w:val="en-GB"/>
          <w:rPrChange w:id="3843" w:author="Nils Hailer" w:date="2021-05-17T11:11:00Z">
            <w:rPr/>
          </w:rPrChange>
        </w:rPr>
        <w:t>Klika</w:t>
      </w:r>
      <w:proofErr w:type="spellEnd"/>
      <w:r w:rsidRPr="00414C19">
        <w:rPr>
          <w:lang w:val="en-GB"/>
          <w:rPrChange w:id="3844" w:author="Nils Hailer" w:date="2021-05-17T11:11:00Z">
            <w:rPr/>
          </w:rPrChange>
        </w:rPr>
        <w:t xml:space="preserve"> AK, </w:t>
      </w:r>
      <w:proofErr w:type="spellStart"/>
      <w:r w:rsidRPr="00414C19">
        <w:rPr>
          <w:lang w:val="en-GB"/>
          <w:rPrChange w:id="3845" w:author="Nils Hailer" w:date="2021-05-17T11:11:00Z">
            <w:rPr/>
          </w:rPrChange>
        </w:rPr>
        <w:t>Brocone</w:t>
      </w:r>
      <w:proofErr w:type="spellEnd"/>
      <w:r w:rsidRPr="00414C19">
        <w:rPr>
          <w:lang w:val="en-GB"/>
          <w:rPrChange w:id="3846" w:author="Nils Hailer" w:date="2021-05-17T11:11:00Z">
            <w:rPr/>
          </w:rPrChange>
        </w:rPr>
        <w:t xml:space="preserve"> M, </w:t>
      </w:r>
      <w:proofErr w:type="spellStart"/>
      <w:r w:rsidRPr="00414C19">
        <w:rPr>
          <w:lang w:val="en-GB"/>
          <w:rPrChange w:id="3847" w:author="Nils Hailer" w:date="2021-05-17T11:11:00Z">
            <w:rPr/>
          </w:rPrChange>
        </w:rPr>
        <w:t>Barsoum</w:t>
      </w:r>
      <w:proofErr w:type="spellEnd"/>
      <w:r w:rsidRPr="00414C19">
        <w:rPr>
          <w:lang w:val="en-GB"/>
          <w:rPrChange w:id="3848" w:author="Nils Hailer" w:date="2021-05-17T11:11:00Z">
            <w:rPr/>
          </w:rPrChange>
        </w:rPr>
        <w:t xml:space="preserve"> WK. 2010 Mid-America Orthopaedic Association Physician in Training Award: Predictors of Early Adverse Outcomes after Knee and Hip Arthroplasty in Geriatric Patients. </w:t>
      </w:r>
      <w:r w:rsidRPr="00414C19">
        <w:rPr>
          <w:i/>
          <w:lang w:val="en-GB"/>
          <w:rPrChange w:id="3849" w:author="Nils Hailer" w:date="2021-05-17T11:11:00Z">
            <w:rPr>
              <w:i/>
            </w:rPr>
          </w:rPrChange>
        </w:rPr>
        <w:t xml:space="preserve">Clin </w:t>
      </w:r>
      <w:proofErr w:type="spellStart"/>
      <w:r w:rsidRPr="00414C19">
        <w:rPr>
          <w:i/>
          <w:lang w:val="en-GB"/>
          <w:rPrChange w:id="3850" w:author="Nils Hailer" w:date="2021-05-17T11:11:00Z">
            <w:rPr>
              <w:i/>
            </w:rPr>
          </w:rPrChange>
        </w:rPr>
        <w:t>Orthop</w:t>
      </w:r>
      <w:proofErr w:type="spellEnd"/>
      <w:r w:rsidRPr="00414C19">
        <w:rPr>
          <w:i/>
          <w:lang w:val="en-GB"/>
          <w:rPrChange w:id="3851" w:author="Nils Hailer" w:date="2021-05-17T11:11:00Z">
            <w:rPr>
              <w:i/>
            </w:rPr>
          </w:rPrChange>
        </w:rPr>
        <w:t xml:space="preserve"> </w:t>
      </w:r>
      <w:proofErr w:type="spellStart"/>
      <w:r w:rsidRPr="00414C19">
        <w:rPr>
          <w:i/>
          <w:lang w:val="en-GB"/>
          <w:rPrChange w:id="3852" w:author="Nils Hailer" w:date="2021-05-17T11:11:00Z">
            <w:rPr>
              <w:i/>
            </w:rPr>
          </w:rPrChange>
        </w:rPr>
        <w:t>Relat</w:t>
      </w:r>
      <w:proofErr w:type="spellEnd"/>
      <w:r w:rsidRPr="00414C19">
        <w:rPr>
          <w:i/>
          <w:lang w:val="en-GB"/>
          <w:rPrChange w:id="3853" w:author="Nils Hailer" w:date="2021-05-17T11:11:00Z">
            <w:rPr>
              <w:i/>
            </w:rPr>
          </w:rPrChange>
        </w:rPr>
        <w:t xml:space="preserve"> Res</w:t>
      </w:r>
      <w:r w:rsidRPr="00414C19">
        <w:rPr>
          <w:lang w:val="en-GB"/>
          <w:rPrChange w:id="3854" w:author="Nils Hailer" w:date="2021-05-17T11:11:00Z">
            <w:rPr/>
          </w:rPrChange>
        </w:rPr>
        <w:t xml:space="preserve"> 2011; </w:t>
      </w:r>
      <w:r w:rsidRPr="00414C19">
        <w:rPr>
          <w:b/>
          <w:lang w:val="en-GB"/>
          <w:rPrChange w:id="3855" w:author="Nils Hailer" w:date="2021-05-17T11:11:00Z">
            <w:rPr>
              <w:b/>
            </w:rPr>
          </w:rPrChange>
        </w:rPr>
        <w:t>469</w:t>
      </w:r>
      <w:r w:rsidRPr="00414C19">
        <w:rPr>
          <w:lang w:val="en-GB"/>
          <w:rPrChange w:id="3856" w:author="Nils Hailer" w:date="2021-05-17T11:11:00Z">
            <w:rPr/>
          </w:rPrChange>
        </w:rPr>
        <w:t>: 1391–400.</w:t>
      </w:r>
    </w:p>
    <w:p w14:paraId="55BD7269" w14:textId="77777777" w:rsidR="00DE1FF7" w:rsidRPr="00414C19" w:rsidRDefault="00F5325D">
      <w:pPr>
        <w:pStyle w:val="Litteraturfrteckning"/>
        <w:rPr>
          <w:lang w:val="en-GB"/>
          <w:rPrChange w:id="3857" w:author="Nils Hailer" w:date="2021-05-17T11:11:00Z">
            <w:rPr/>
          </w:rPrChange>
        </w:rPr>
      </w:pPr>
      <w:bookmarkStart w:id="3858" w:name="ref-Poultsides2013"/>
      <w:bookmarkEnd w:id="3838"/>
      <w:r w:rsidRPr="00414C19">
        <w:rPr>
          <w:lang w:val="en-GB"/>
          <w:rPrChange w:id="3859" w:author="Nils Hailer" w:date="2021-05-17T11:11:00Z">
            <w:rPr/>
          </w:rPrChange>
        </w:rPr>
        <w:t xml:space="preserve">46 </w:t>
      </w:r>
      <w:r w:rsidRPr="00414C19">
        <w:rPr>
          <w:lang w:val="en-GB"/>
          <w:rPrChange w:id="3860" w:author="Nils Hailer" w:date="2021-05-17T11:11:00Z">
            <w:rPr/>
          </w:rPrChange>
        </w:rPr>
        <w:tab/>
      </w:r>
      <w:proofErr w:type="spellStart"/>
      <w:r w:rsidRPr="00414C19">
        <w:rPr>
          <w:lang w:val="en-GB"/>
          <w:rPrChange w:id="3861" w:author="Nils Hailer" w:date="2021-05-17T11:11:00Z">
            <w:rPr/>
          </w:rPrChange>
        </w:rPr>
        <w:t>Poultsides</w:t>
      </w:r>
      <w:proofErr w:type="spellEnd"/>
      <w:r w:rsidRPr="00414C19">
        <w:rPr>
          <w:lang w:val="en-GB"/>
          <w:rPrChange w:id="3862" w:author="Nils Hailer" w:date="2021-05-17T11:11:00Z">
            <w:rPr/>
          </w:rPrChange>
        </w:rPr>
        <w:t xml:space="preserve"> LA, Ma Y, Della Valle AG, Chiu Y-L, </w:t>
      </w:r>
      <w:proofErr w:type="spellStart"/>
      <w:r w:rsidRPr="00414C19">
        <w:rPr>
          <w:lang w:val="en-GB"/>
          <w:rPrChange w:id="3863" w:author="Nils Hailer" w:date="2021-05-17T11:11:00Z">
            <w:rPr/>
          </w:rPrChange>
        </w:rPr>
        <w:t>Sculco</w:t>
      </w:r>
      <w:proofErr w:type="spellEnd"/>
      <w:r w:rsidRPr="00414C19">
        <w:rPr>
          <w:lang w:val="en-GB"/>
          <w:rPrChange w:id="3864" w:author="Nils Hailer" w:date="2021-05-17T11:11:00Z">
            <w:rPr/>
          </w:rPrChange>
        </w:rPr>
        <w:t xml:space="preserve"> TP, </w:t>
      </w:r>
      <w:proofErr w:type="spellStart"/>
      <w:r w:rsidRPr="00414C19">
        <w:rPr>
          <w:lang w:val="en-GB"/>
          <w:rPrChange w:id="3865" w:author="Nils Hailer" w:date="2021-05-17T11:11:00Z">
            <w:rPr/>
          </w:rPrChange>
        </w:rPr>
        <w:t>Memtsoudis</w:t>
      </w:r>
      <w:proofErr w:type="spellEnd"/>
      <w:r w:rsidRPr="00414C19">
        <w:rPr>
          <w:lang w:val="en-GB"/>
          <w:rPrChange w:id="3866" w:author="Nils Hailer" w:date="2021-05-17T11:11:00Z">
            <w:rPr/>
          </w:rPrChange>
        </w:rPr>
        <w:t xml:space="preserve"> SG. In-Hospital Surgical Site Infections after Primary Hip and Knee </w:t>
      </w:r>
      <w:proofErr w:type="gramStart"/>
      <w:r w:rsidRPr="00414C19">
        <w:rPr>
          <w:lang w:val="en-GB"/>
          <w:rPrChange w:id="3867" w:author="Nils Hailer" w:date="2021-05-17T11:11:00Z">
            <w:rPr/>
          </w:rPrChange>
        </w:rPr>
        <w:t>Arthroplasty  Incidence</w:t>
      </w:r>
      <w:proofErr w:type="gramEnd"/>
      <w:r w:rsidRPr="00414C19">
        <w:rPr>
          <w:lang w:val="en-GB"/>
          <w:rPrChange w:id="3868" w:author="Nils Hailer" w:date="2021-05-17T11:11:00Z">
            <w:rPr/>
          </w:rPrChange>
        </w:rPr>
        <w:t xml:space="preserve"> and Risk Factors. </w:t>
      </w:r>
      <w:r w:rsidRPr="00414C19">
        <w:rPr>
          <w:i/>
          <w:lang w:val="en-GB"/>
          <w:rPrChange w:id="3869" w:author="Nils Hailer" w:date="2021-05-17T11:11:00Z">
            <w:rPr>
              <w:i/>
            </w:rPr>
          </w:rPrChange>
        </w:rPr>
        <w:t>The Journal of Arthroplasty</w:t>
      </w:r>
      <w:r w:rsidRPr="00414C19">
        <w:rPr>
          <w:lang w:val="en-GB"/>
          <w:rPrChange w:id="3870" w:author="Nils Hailer" w:date="2021-05-17T11:11:00Z">
            <w:rPr/>
          </w:rPrChange>
        </w:rPr>
        <w:t xml:space="preserve"> 2013; </w:t>
      </w:r>
      <w:r w:rsidRPr="00414C19">
        <w:rPr>
          <w:b/>
          <w:lang w:val="en-GB"/>
          <w:rPrChange w:id="3871" w:author="Nils Hailer" w:date="2021-05-17T11:11:00Z">
            <w:rPr>
              <w:b/>
            </w:rPr>
          </w:rPrChange>
        </w:rPr>
        <w:t>28</w:t>
      </w:r>
      <w:r w:rsidRPr="00414C19">
        <w:rPr>
          <w:lang w:val="en-GB"/>
          <w:rPrChange w:id="3872" w:author="Nils Hailer" w:date="2021-05-17T11:11:00Z">
            <w:rPr/>
          </w:rPrChange>
        </w:rPr>
        <w:t>: 385–9.</w:t>
      </w:r>
    </w:p>
    <w:p w14:paraId="5FDB1663" w14:textId="77777777" w:rsidR="00DE1FF7" w:rsidRPr="00414C19" w:rsidRDefault="00F5325D">
      <w:pPr>
        <w:pStyle w:val="Litteraturfrteckning"/>
        <w:rPr>
          <w:lang w:val="en-GB"/>
          <w:rPrChange w:id="3873" w:author="Nils Hailer" w:date="2021-05-17T11:11:00Z">
            <w:rPr/>
          </w:rPrChange>
        </w:rPr>
      </w:pPr>
      <w:bookmarkStart w:id="3874" w:name="ref-Bulow2017"/>
      <w:bookmarkEnd w:id="3858"/>
      <w:r w:rsidRPr="00414C19">
        <w:rPr>
          <w:lang w:val="en-GB"/>
          <w:rPrChange w:id="3875" w:author="Nils Hailer" w:date="2021-05-17T11:11:00Z">
            <w:rPr/>
          </w:rPrChange>
        </w:rPr>
        <w:t xml:space="preserve">47 </w:t>
      </w:r>
      <w:r w:rsidRPr="00414C19">
        <w:rPr>
          <w:lang w:val="en-GB"/>
          <w:rPrChange w:id="3876" w:author="Nils Hailer" w:date="2021-05-17T11:11:00Z">
            <w:rPr/>
          </w:rPrChange>
        </w:rPr>
        <w:tab/>
        <w:t xml:space="preserve">Bülow E, Rolfson O, Cnudde P, Rogmark C, </w:t>
      </w:r>
      <w:proofErr w:type="spellStart"/>
      <w:r w:rsidRPr="00414C19">
        <w:rPr>
          <w:lang w:val="en-GB"/>
          <w:rPrChange w:id="3877" w:author="Nils Hailer" w:date="2021-05-17T11:11:00Z">
            <w:rPr/>
          </w:rPrChange>
        </w:rPr>
        <w:t>Garellick</w:t>
      </w:r>
      <w:proofErr w:type="spellEnd"/>
      <w:r w:rsidRPr="00414C19">
        <w:rPr>
          <w:lang w:val="en-GB"/>
          <w:rPrChange w:id="3878" w:author="Nils Hailer" w:date="2021-05-17T11:11:00Z">
            <w:rPr/>
          </w:rPrChange>
        </w:rPr>
        <w:t xml:space="preserve"> G, </w:t>
      </w:r>
      <w:proofErr w:type="spellStart"/>
      <w:r w:rsidRPr="00414C19">
        <w:rPr>
          <w:lang w:val="en-GB"/>
          <w:rPrChange w:id="3879" w:author="Nils Hailer" w:date="2021-05-17T11:11:00Z">
            <w:rPr/>
          </w:rPrChange>
        </w:rPr>
        <w:t>Nemes</w:t>
      </w:r>
      <w:proofErr w:type="spellEnd"/>
      <w:r w:rsidRPr="00414C19">
        <w:rPr>
          <w:lang w:val="en-GB"/>
          <w:rPrChange w:id="3880" w:author="Nils Hailer" w:date="2021-05-17T11:11:00Z">
            <w:rPr/>
          </w:rPrChange>
        </w:rPr>
        <w:t xml:space="preserve"> S. Comorbidity does not predict long-term mortality after total hip arthroplasty. </w:t>
      </w:r>
      <w:r w:rsidRPr="00414C19">
        <w:rPr>
          <w:i/>
          <w:lang w:val="en-GB"/>
          <w:rPrChange w:id="3881" w:author="Nils Hailer" w:date="2021-05-17T11:11:00Z">
            <w:rPr>
              <w:i/>
            </w:rPr>
          </w:rPrChange>
        </w:rPr>
        <w:t xml:space="preserve">Acta </w:t>
      </w:r>
      <w:proofErr w:type="spellStart"/>
      <w:r w:rsidRPr="00414C19">
        <w:rPr>
          <w:i/>
          <w:lang w:val="en-GB"/>
          <w:rPrChange w:id="3882" w:author="Nils Hailer" w:date="2021-05-17T11:11:00Z">
            <w:rPr>
              <w:i/>
            </w:rPr>
          </w:rPrChange>
        </w:rPr>
        <w:t>Orthopaedica</w:t>
      </w:r>
      <w:proofErr w:type="spellEnd"/>
      <w:r w:rsidRPr="00414C19">
        <w:rPr>
          <w:lang w:val="en-GB"/>
          <w:rPrChange w:id="3883" w:author="Nils Hailer" w:date="2021-05-17T11:11:00Z">
            <w:rPr/>
          </w:rPrChange>
        </w:rPr>
        <w:t xml:space="preserve"> 2017; </w:t>
      </w:r>
      <w:r w:rsidRPr="00414C19">
        <w:rPr>
          <w:b/>
          <w:lang w:val="en-GB"/>
          <w:rPrChange w:id="3884" w:author="Nils Hailer" w:date="2021-05-17T11:11:00Z">
            <w:rPr>
              <w:b/>
            </w:rPr>
          </w:rPrChange>
        </w:rPr>
        <w:t>88</w:t>
      </w:r>
      <w:r w:rsidRPr="00414C19">
        <w:rPr>
          <w:lang w:val="en-GB"/>
          <w:rPrChange w:id="3885" w:author="Nils Hailer" w:date="2021-05-17T11:11:00Z">
            <w:rPr/>
          </w:rPrChange>
        </w:rPr>
        <w:t>: 1–6.</w:t>
      </w:r>
    </w:p>
    <w:p w14:paraId="72F6B18C" w14:textId="77777777" w:rsidR="00DE1FF7" w:rsidRPr="00414C19" w:rsidRDefault="00F5325D">
      <w:pPr>
        <w:pStyle w:val="Litteraturfrteckning"/>
        <w:rPr>
          <w:lang w:val="en-GB"/>
          <w:rPrChange w:id="3886" w:author="Nils Hailer" w:date="2021-05-17T11:11:00Z">
            <w:rPr/>
          </w:rPrChange>
        </w:rPr>
      </w:pPr>
      <w:bookmarkStart w:id="3887" w:name="ref-Bulow2019"/>
      <w:bookmarkEnd w:id="3874"/>
      <w:r w:rsidRPr="00414C19">
        <w:rPr>
          <w:lang w:val="en-GB"/>
          <w:rPrChange w:id="3888" w:author="Nils Hailer" w:date="2021-05-17T11:11:00Z">
            <w:rPr/>
          </w:rPrChange>
        </w:rPr>
        <w:t xml:space="preserve">48 </w:t>
      </w:r>
      <w:r w:rsidRPr="00414C19">
        <w:rPr>
          <w:lang w:val="en-GB"/>
          <w:rPrChange w:id="3889" w:author="Nils Hailer" w:date="2021-05-17T11:11:00Z">
            <w:rPr/>
          </w:rPrChange>
        </w:rPr>
        <w:tab/>
        <w:t xml:space="preserve">Bülow E, Cnudde P, Rogmark C, Rolfson O, </w:t>
      </w:r>
      <w:proofErr w:type="spellStart"/>
      <w:r w:rsidRPr="00414C19">
        <w:rPr>
          <w:lang w:val="en-GB"/>
          <w:rPrChange w:id="3890" w:author="Nils Hailer" w:date="2021-05-17T11:11:00Z">
            <w:rPr/>
          </w:rPrChange>
        </w:rPr>
        <w:t>Nemes</w:t>
      </w:r>
      <w:proofErr w:type="spellEnd"/>
      <w:r w:rsidRPr="00414C19">
        <w:rPr>
          <w:lang w:val="en-GB"/>
          <w:rPrChange w:id="3891" w:author="Nils Hailer" w:date="2021-05-17T11:11:00Z">
            <w:rPr/>
          </w:rPrChange>
        </w:rPr>
        <w:t xml:space="preserve"> S. Low predictive power of comorbidity indices identified for mortality after acute arthroplasty surgery undertaken for femoral neck fracture. </w:t>
      </w:r>
      <w:r w:rsidRPr="00414C19">
        <w:rPr>
          <w:i/>
          <w:lang w:val="en-GB"/>
          <w:rPrChange w:id="3892" w:author="Nils Hailer" w:date="2021-05-17T11:11:00Z">
            <w:rPr>
              <w:i/>
            </w:rPr>
          </w:rPrChange>
        </w:rPr>
        <w:t>The Bone &amp; Joint Journal</w:t>
      </w:r>
      <w:r w:rsidRPr="00414C19">
        <w:rPr>
          <w:lang w:val="en-GB"/>
          <w:rPrChange w:id="3893" w:author="Nils Hailer" w:date="2021-05-17T11:11:00Z">
            <w:rPr/>
          </w:rPrChange>
        </w:rPr>
        <w:t xml:space="preserve"> 2019; </w:t>
      </w:r>
      <w:r w:rsidRPr="00414C19">
        <w:rPr>
          <w:b/>
          <w:lang w:val="en-GB"/>
          <w:rPrChange w:id="3894" w:author="Nils Hailer" w:date="2021-05-17T11:11:00Z">
            <w:rPr>
              <w:b/>
            </w:rPr>
          </w:rPrChange>
        </w:rPr>
        <w:t>101-B</w:t>
      </w:r>
      <w:r w:rsidRPr="00414C19">
        <w:rPr>
          <w:lang w:val="en-GB"/>
          <w:rPrChange w:id="3895" w:author="Nils Hailer" w:date="2021-05-17T11:11:00Z">
            <w:rPr/>
          </w:rPrChange>
        </w:rPr>
        <w:t>: 104–12.</w:t>
      </w:r>
    </w:p>
    <w:bookmarkEnd w:id="3887"/>
    <w:p w14:paraId="7D06430A" w14:textId="77777777" w:rsidR="00DE1FF7" w:rsidRPr="00414C19" w:rsidRDefault="00F5325D">
      <w:pPr>
        <w:pStyle w:val="Litteraturfrteckning"/>
        <w:rPr>
          <w:lang w:val="en-GB"/>
          <w:rPrChange w:id="3896" w:author="Nils Hailer" w:date="2021-05-17T11:11:00Z">
            <w:rPr/>
          </w:rPrChange>
        </w:rPr>
      </w:pPr>
      <w:r w:rsidRPr="00414C19">
        <w:rPr>
          <w:lang w:val="en-GB"/>
          <w:rPrChange w:id="3897" w:author="Nils Hailer" w:date="2021-05-17T11:11:00Z">
            <w:rPr/>
          </w:rPrChange>
        </w:rPr>
        <w:t xml:space="preserve">50 </w:t>
      </w:r>
      <w:r w:rsidRPr="00414C19">
        <w:rPr>
          <w:lang w:val="en-GB"/>
          <w:rPrChange w:id="3898" w:author="Nils Hailer" w:date="2021-05-17T11:11:00Z">
            <w:rPr/>
          </w:rPrChange>
        </w:rPr>
        <w:tab/>
      </w:r>
      <w:proofErr w:type="spellStart"/>
      <w:r w:rsidRPr="00414C19">
        <w:rPr>
          <w:lang w:val="en-GB"/>
          <w:rPrChange w:id="3899" w:author="Nils Hailer" w:date="2021-05-17T11:11:00Z">
            <w:rPr/>
          </w:rPrChange>
        </w:rPr>
        <w:t>Inacio</w:t>
      </w:r>
      <w:proofErr w:type="spellEnd"/>
      <w:r w:rsidRPr="00414C19">
        <w:rPr>
          <w:lang w:val="en-GB"/>
          <w:rPrChange w:id="3900" w:author="Nils Hailer" w:date="2021-05-17T11:11:00Z">
            <w:rPr/>
          </w:rPrChange>
        </w:rPr>
        <w:t xml:space="preserve"> MCS, Pratt NL, Roughead EE, Graves SE. Comparing co-morbidities in total joint arthroplasty patients using the RxRisk-V, Elixhauser, and Charlson Measures: A cross-sectional evaluation. </w:t>
      </w:r>
      <w:r w:rsidRPr="00414C19">
        <w:rPr>
          <w:i/>
          <w:lang w:val="en-GB"/>
          <w:rPrChange w:id="3901" w:author="Nils Hailer" w:date="2021-05-17T11:11:00Z">
            <w:rPr>
              <w:i/>
            </w:rPr>
          </w:rPrChange>
        </w:rPr>
        <w:t>BMC Musculoskeletal Disorders</w:t>
      </w:r>
      <w:r w:rsidRPr="00414C19">
        <w:rPr>
          <w:lang w:val="en-GB"/>
          <w:rPrChange w:id="3902" w:author="Nils Hailer" w:date="2021-05-17T11:11:00Z">
            <w:rPr/>
          </w:rPrChange>
        </w:rPr>
        <w:t xml:space="preserve"> 2015; </w:t>
      </w:r>
      <w:r w:rsidRPr="00414C19">
        <w:rPr>
          <w:b/>
          <w:lang w:val="en-GB"/>
          <w:rPrChange w:id="3903" w:author="Nils Hailer" w:date="2021-05-17T11:11:00Z">
            <w:rPr>
              <w:b/>
            </w:rPr>
          </w:rPrChange>
        </w:rPr>
        <w:t>16</w:t>
      </w:r>
      <w:r w:rsidRPr="00414C19">
        <w:rPr>
          <w:lang w:val="en-GB"/>
          <w:rPrChange w:id="3904" w:author="Nils Hailer" w:date="2021-05-17T11:11:00Z">
            <w:rPr/>
          </w:rPrChange>
        </w:rPr>
        <w:t>: 385.</w:t>
      </w:r>
    </w:p>
    <w:p w14:paraId="7446C825" w14:textId="77777777" w:rsidR="00DE1FF7" w:rsidRPr="00414C19" w:rsidRDefault="00F5325D">
      <w:pPr>
        <w:pStyle w:val="Litteraturfrteckning"/>
        <w:rPr>
          <w:lang w:val="en-GB"/>
          <w:rPrChange w:id="3905" w:author="Nils Hailer" w:date="2021-05-17T11:11:00Z">
            <w:rPr/>
          </w:rPrChange>
        </w:rPr>
      </w:pPr>
      <w:bookmarkStart w:id="3906" w:name="ref-Inacio2015"/>
      <w:r w:rsidRPr="00414C19">
        <w:rPr>
          <w:lang w:val="en-GB"/>
          <w:rPrChange w:id="3907" w:author="Nils Hailer" w:date="2021-05-17T11:11:00Z">
            <w:rPr/>
          </w:rPrChange>
        </w:rPr>
        <w:t xml:space="preserve">50 </w:t>
      </w:r>
      <w:r w:rsidRPr="00414C19">
        <w:rPr>
          <w:lang w:val="en-GB"/>
          <w:rPrChange w:id="3908" w:author="Nils Hailer" w:date="2021-05-17T11:11:00Z">
            <w:rPr/>
          </w:rPrChange>
        </w:rPr>
        <w:tab/>
      </w:r>
      <w:proofErr w:type="spellStart"/>
      <w:r w:rsidRPr="00414C19">
        <w:rPr>
          <w:lang w:val="en-GB"/>
          <w:rPrChange w:id="3909" w:author="Nils Hailer" w:date="2021-05-17T11:11:00Z">
            <w:rPr/>
          </w:rPrChange>
        </w:rPr>
        <w:t>Inacio</w:t>
      </w:r>
      <w:proofErr w:type="spellEnd"/>
      <w:r w:rsidRPr="00414C19">
        <w:rPr>
          <w:lang w:val="en-GB"/>
          <w:rPrChange w:id="3910" w:author="Nils Hailer" w:date="2021-05-17T11:11:00Z">
            <w:rPr/>
          </w:rPrChange>
        </w:rPr>
        <w:t xml:space="preserve"> MCS, Pratt NL, Roughead EE, Graves SE. Comparing co-morbidities in total joint arthroplasty patients using the RxRisk-V, Elixhauser, and Charlson Measures: A cross-sectional evaluation. </w:t>
      </w:r>
      <w:r w:rsidRPr="00414C19">
        <w:rPr>
          <w:i/>
          <w:lang w:val="en-GB"/>
          <w:rPrChange w:id="3911" w:author="Nils Hailer" w:date="2021-05-17T11:11:00Z">
            <w:rPr>
              <w:i/>
            </w:rPr>
          </w:rPrChange>
        </w:rPr>
        <w:t>BMC Musculoskeletal Disorders</w:t>
      </w:r>
      <w:r w:rsidRPr="00414C19">
        <w:rPr>
          <w:lang w:val="en-GB"/>
          <w:rPrChange w:id="3912" w:author="Nils Hailer" w:date="2021-05-17T11:11:00Z">
            <w:rPr/>
          </w:rPrChange>
        </w:rPr>
        <w:t xml:space="preserve"> 2015; </w:t>
      </w:r>
      <w:r w:rsidRPr="00414C19">
        <w:rPr>
          <w:b/>
          <w:lang w:val="en-GB"/>
          <w:rPrChange w:id="3913" w:author="Nils Hailer" w:date="2021-05-17T11:11:00Z">
            <w:rPr>
              <w:b/>
            </w:rPr>
          </w:rPrChange>
        </w:rPr>
        <w:t>16</w:t>
      </w:r>
      <w:r w:rsidRPr="00414C19">
        <w:rPr>
          <w:lang w:val="en-GB"/>
          <w:rPrChange w:id="3914" w:author="Nils Hailer" w:date="2021-05-17T11:11:00Z">
            <w:rPr/>
          </w:rPrChange>
        </w:rPr>
        <w:t>: 385.</w:t>
      </w:r>
    </w:p>
    <w:p w14:paraId="5A793AD6" w14:textId="77777777" w:rsidR="00DE1FF7" w:rsidRPr="00414C19" w:rsidRDefault="00F5325D">
      <w:pPr>
        <w:pStyle w:val="Litteraturfrteckning"/>
        <w:rPr>
          <w:lang w:val="en-GB"/>
          <w:rPrChange w:id="3915" w:author="Nils Hailer" w:date="2021-05-17T11:11:00Z">
            <w:rPr/>
          </w:rPrChange>
        </w:rPr>
      </w:pPr>
      <w:bookmarkStart w:id="3916" w:name="ref-Mraovic2011"/>
      <w:bookmarkEnd w:id="3906"/>
      <w:r w:rsidRPr="00414C19">
        <w:rPr>
          <w:lang w:val="en-GB"/>
          <w:rPrChange w:id="3917" w:author="Nils Hailer" w:date="2021-05-17T11:11:00Z">
            <w:rPr/>
          </w:rPrChange>
        </w:rPr>
        <w:lastRenderedPageBreak/>
        <w:t xml:space="preserve">51 </w:t>
      </w:r>
      <w:r w:rsidRPr="00414C19">
        <w:rPr>
          <w:lang w:val="en-GB"/>
          <w:rPrChange w:id="3918" w:author="Nils Hailer" w:date="2021-05-17T11:11:00Z">
            <w:rPr/>
          </w:rPrChange>
        </w:rPr>
        <w:tab/>
      </w:r>
      <w:proofErr w:type="spellStart"/>
      <w:r w:rsidRPr="00414C19">
        <w:rPr>
          <w:lang w:val="en-GB"/>
          <w:rPrChange w:id="3919" w:author="Nils Hailer" w:date="2021-05-17T11:11:00Z">
            <w:rPr/>
          </w:rPrChange>
        </w:rPr>
        <w:t>Mraovic</w:t>
      </w:r>
      <w:proofErr w:type="spellEnd"/>
      <w:r w:rsidRPr="00414C19">
        <w:rPr>
          <w:lang w:val="en-GB"/>
          <w:rPrChange w:id="3920" w:author="Nils Hailer" w:date="2021-05-17T11:11:00Z">
            <w:rPr/>
          </w:rPrChange>
        </w:rPr>
        <w:t xml:space="preserve"> B, Suh D, </w:t>
      </w:r>
      <w:proofErr w:type="spellStart"/>
      <w:r w:rsidRPr="00414C19">
        <w:rPr>
          <w:lang w:val="en-GB"/>
          <w:rPrChange w:id="3921" w:author="Nils Hailer" w:date="2021-05-17T11:11:00Z">
            <w:rPr/>
          </w:rPrChange>
        </w:rPr>
        <w:t>Jacovides</w:t>
      </w:r>
      <w:proofErr w:type="spellEnd"/>
      <w:r w:rsidRPr="00414C19">
        <w:rPr>
          <w:lang w:val="en-GB"/>
          <w:rPrChange w:id="3922" w:author="Nils Hailer" w:date="2021-05-17T11:11:00Z">
            <w:rPr/>
          </w:rPrChange>
        </w:rPr>
        <w:t xml:space="preserve"> C, </w:t>
      </w:r>
      <w:proofErr w:type="spellStart"/>
      <w:r w:rsidRPr="00414C19">
        <w:rPr>
          <w:lang w:val="en-GB"/>
          <w:rPrChange w:id="3923" w:author="Nils Hailer" w:date="2021-05-17T11:11:00Z">
            <w:rPr/>
          </w:rPrChange>
        </w:rPr>
        <w:t>Parvizi</w:t>
      </w:r>
      <w:proofErr w:type="spellEnd"/>
      <w:r w:rsidRPr="00414C19">
        <w:rPr>
          <w:lang w:val="en-GB"/>
          <w:rPrChange w:id="3924" w:author="Nils Hailer" w:date="2021-05-17T11:11:00Z">
            <w:rPr/>
          </w:rPrChange>
        </w:rPr>
        <w:t xml:space="preserve"> J. Perioperative </w:t>
      </w:r>
      <w:proofErr w:type="spellStart"/>
      <w:r w:rsidRPr="00414C19">
        <w:rPr>
          <w:lang w:val="en-GB"/>
          <w:rPrChange w:id="3925" w:author="Nils Hailer" w:date="2021-05-17T11:11:00Z">
            <w:rPr/>
          </w:rPrChange>
        </w:rPr>
        <w:t>Hyperglycemia</w:t>
      </w:r>
      <w:proofErr w:type="spellEnd"/>
      <w:r w:rsidRPr="00414C19">
        <w:rPr>
          <w:lang w:val="en-GB"/>
          <w:rPrChange w:id="3926" w:author="Nils Hailer" w:date="2021-05-17T11:11:00Z">
            <w:rPr/>
          </w:rPrChange>
        </w:rPr>
        <w:t xml:space="preserve"> and Postoperative Infection after Lower Limb Arthroplasty. </w:t>
      </w:r>
      <w:r w:rsidRPr="00414C19">
        <w:rPr>
          <w:i/>
          <w:lang w:val="en-GB"/>
          <w:rPrChange w:id="3927" w:author="Nils Hailer" w:date="2021-05-17T11:11:00Z">
            <w:rPr>
              <w:i/>
            </w:rPr>
          </w:rPrChange>
        </w:rPr>
        <w:t xml:space="preserve">J Diabetes Sci </w:t>
      </w:r>
      <w:proofErr w:type="spellStart"/>
      <w:r w:rsidRPr="00414C19">
        <w:rPr>
          <w:i/>
          <w:lang w:val="en-GB"/>
          <w:rPrChange w:id="3928" w:author="Nils Hailer" w:date="2021-05-17T11:11:00Z">
            <w:rPr>
              <w:i/>
            </w:rPr>
          </w:rPrChange>
        </w:rPr>
        <w:t>Technol</w:t>
      </w:r>
      <w:proofErr w:type="spellEnd"/>
      <w:r w:rsidRPr="00414C19">
        <w:rPr>
          <w:lang w:val="en-GB"/>
          <w:rPrChange w:id="3929" w:author="Nils Hailer" w:date="2021-05-17T11:11:00Z">
            <w:rPr/>
          </w:rPrChange>
        </w:rPr>
        <w:t xml:space="preserve"> 2011; </w:t>
      </w:r>
      <w:r w:rsidRPr="00414C19">
        <w:rPr>
          <w:b/>
          <w:lang w:val="en-GB"/>
          <w:rPrChange w:id="3930" w:author="Nils Hailer" w:date="2021-05-17T11:11:00Z">
            <w:rPr>
              <w:b/>
            </w:rPr>
          </w:rPrChange>
        </w:rPr>
        <w:t>5</w:t>
      </w:r>
      <w:r w:rsidRPr="00414C19">
        <w:rPr>
          <w:lang w:val="en-GB"/>
          <w:rPrChange w:id="3931" w:author="Nils Hailer" w:date="2021-05-17T11:11:00Z">
            <w:rPr/>
          </w:rPrChange>
        </w:rPr>
        <w:t>: 412–8.</w:t>
      </w:r>
    </w:p>
    <w:p w14:paraId="77D30645" w14:textId="77777777" w:rsidR="00DE1FF7" w:rsidRPr="00414C19" w:rsidRDefault="00F5325D">
      <w:pPr>
        <w:pStyle w:val="Litteraturfrteckning"/>
        <w:rPr>
          <w:lang w:val="en-GB"/>
          <w:rPrChange w:id="3932" w:author="Nils Hailer" w:date="2021-05-17T11:11:00Z">
            <w:rPr/>
          </w:rPrChange>
        </w:rPr>
      </w:pPr>
      <w:bookmarkStart w:id="3933" w:name="ref-Iorio2012"/>
      <w:bookmarkEnd w:id="3916"/>
      <w:r w:rsidRPr="00414C19">
        <w:rPr>
          <w:lang w:val="en-GB"/>
          <w:rPrChange w:id="3934" w:author="Nils Hailer" w:date="2021-05-17T11:11:00Z">
            <w:rPr/>
          </w:rPrChange>
        </w:rPr>
        <w:t xml:space="preserve">52 </w:t>
      </w:r>
      <w:r w:rsidRPr="00414C19">
        <w:rPr>
          <w:lang w:val="en-GB"/>
          <w:rPrChange w:id="3935" w:author="Nils Hailer" w:date="2021-05-17T11:11:00Z">
            <w:rPr/>
          </w:rPrChange>
        </w:rPr>
        <w:tab/>
      </w:r>
      <w:proofErr w:type="spellStart"/>
      <w:r w:rsidRPr="00414C19">
        <w:rPr>
          <w:lang w:val="en-GB"/>
          <w:rPrChange w:id="3936" w:author="Nils Hailer" w:date="2021-05-17T11:11:00Z">
            <w:rPr/>
          </w:rPrChange>
        </w:rPr>
        <w:t>Iorio</w:t>
      </w:r>
      <w:proofErr w:type="spellEnd"/>
      <w:r w:rsidRPr="00414C19">
        <w:rPr>
          <w:lang w:val="en-GB"/>
          <w:rPrChange w:id="3937" w:author="Nils Hailer" w:date="2021-05-17T11:11:00Z">
            <w:rPr/>
          </w:rPrChange>
        </w:rPr>
        <w:t xml:space="preserve"> R, Williams KM, Marcantonio AJ, Specht LM, </w:t>
      </w:r>
      <w:proofErr w:type="spellStart"/>
      <w:r w:rsidRPr="00414C19">
        <w:rPr>
          <w:lang w:val="en-GB"/>
          <w:rPrChange w:id="3938" w:author="Nils Hailer" w:date="2021-05-17T11:11:00Z">
            <w:rPr/>
          </w:rPrChange>
        </w:rPr>
        <w:t>Tilzey</w:t>
      </w:r>
      <w:proofErr w:type="spellEnd"/>
      <w:r w:rsidRPr="00414C19">
        <w:rPr>
          <w:lang w:val="en-GB"/>
          <w:rPrChange w:id="3939" w:author="Nils Hailer" w:date="2021-05-17T11:11:00Z">
            <w:rPr/>
          </w:rPrChange>
        </w:rPr>
        <w:t xml:space="preserve"> JF, Healy WL. Diabetes Mellitus, </w:t>
      </w:r>
      <w:proofErr w:type="spellStart"/>
      <w:r w:rsidRPr="00414C19">
        <w:rPr>
          <w:lang w:val="en-GB"/>
          <w:rPrChange w:id="3940" w:author="Nils Hailer" w:date="2021-05-17T11:11:00Z">
            <w:rPr/>
          </w:rPrChange>
        </w:rPr>
        <w:t>Hemoglobin</w:t>
      </w:r>
      <w:proofErr w:type="spellEnd"/>
      <w:r w:rsidRPr="00414C19">
        <w:rPr>
          <w:lang w:val="en-GB"/>
          <w:rPrChange w:id="3941" w:author="Nils Hailer" w:date="2021-05-17T11:11:00Z">
            <w:rPr/>
          </w:rPrChange>
        </w:rPr>
        <w:t xml:space="preserve"> A1C, and the Incidence of Total Joint Arthroplasty Infection. </w:t>
      </w:r>
      <w:r w:rsidRPr="00414C19">
        <w:rPr>
          <w:i/>
          <w:lang w:val="en-GB"/>
          <w:rPrChange w:id="3942" w:author="Nils Hailer" w:date="2021-05-17T11:11:00Z">
            <w:rPr>
              <w:i/>
            </w:rPr>
          </w:rPrChange>
        </w:rPr>
        <w:t>The Journal of Arthroplasty</w:t>
      </w:r>
      <w:r w:rsidRPr="00414C19">
        <w:rPr>
          <w:lang w:val="en-GB"/>
          <w:rPrChange w:id="3943" w:author="Nils Hailer" w:date="2021-05-17T11:11:00Z">
            <w:rPr/>
          </w:rPrChange>
        </w:rPr>
        <w:t xml:space="preserve"> 2012; </w:t>
      </w:r>
      <w:r w:rsidRPr="00414C19">
        <w:rPr>
          <w:b/>
          <w:lang w:val="en-GB"/>
          <w:rPrChange w:id="3944" w:author="Nils Hailer" w:date="2021-05-17T11:11:00Z">
            <w:rPr>
              <w:b/>
            </w:rPr>
          </w:rPrChange>
        </w:rPr>
        <w:t>27</w:t>
      </w:r>
      <w:r w:rsidRPr="00414C19">
        <w:rPr>
          <w:lang w:val="en-GB"/>
          <w:rPrChange w:id="3945" w:author="Nils Hailer" w:date="2021-05-17T11:11:00Z">
            <w:rPr/>
          </w:rPrChange>
        </w:rPr>
        <w:t>: 726–729.e1.</w:t>
      </w:r>
    </w:p>
    <w:p w14:paraId="75A47FCC" w14:textId="77777777" w:rsidR="00DE1FF7" w:rsidRPr="00414C19" w:rsidRDefault="00F5325D">
      <w:pPr>
        <w:pStyle w:val="Litteraturfrteckning"/>
        <w:rPr>
          <w:lang w:val="en-GB"/>
          <w:rPrChange w:id="3946" w:author="Nils Hailer" w:date="2021-05-17T11:11:00Z">
            <w:rPr/>
          </w:rPrChange>
        </w:rPr>
      </w:pPr>
      <w:bookmarkStart w:id="3947" w:name="ref-Gilson2010"/>
      <w:bookmarkEnd w:id="3933"/>
      <w:r w:rsidRPr="00414C19">
        <w:rPr>
          <w:lang w:val="en-GB"/>
          <w:rPrChange w:id="3948" w:author="Nils Hailer" w:date="2021-05-17T11:11:00Z">
            <w:rPr/>
          </w:rPrChange>
        </w:rPr>
        <w:t xml:space="preserve">53 </w:t>
      </w:r>
      <w:r w:rsidRPr="00414C19">
        <w:rPr>
          <w:lang w:val="en-GB"/>
          <w:rPrChange w:id="3949" w:author="Nils Hailer" w:date="2021-05-17T11:11:00Z">
            <w:rPr/>
          </w:rPrChange>
        </w:rPr>
        <w:tab/>
        <w:t xml:space="preserve">Gilson M, </w:t>
      </w:r>
      <w:proofErr w:type="spellStart"/>
      <w:r w:rsidRPr="00414C19">
        <w:rPr>
          <w:lang w:val="en-GB"/>
          <w:rPrChange w:id="3950" w:author="Nils Hailer" w:date="2021-05-17T11:11:00Z">
            <w:rPr/>
          </w:rPrChange>
        </w:rPr>
        <w:t>Gossec</w:t>
      </w:r>
      <w:proofErr w:type="spellEnd"/>
      <w:r w:rsidRPr="00414C19">
        <w:rPr>
          <w:lang w:val="en-GB"/>
          <w:rPrChange w:id="3951" w:author="Nils Hailer" w:date="2021-05-17T11:11:00Z">
            <w:rPr/>
          </w:rPrChange>
        </w:rPr>
        <w:t xml:space="preserve"> L, Mariette X, </w:t>
      </w:r>
      <w:r w:rsidRPr="00414C19">
        <w:rPr>
          <w:i/>
          <w:lang w:val="en-GB"/>
          <w:rPrChange w:id="3952" w:author="Nils Hailer" w:date="2021-05-17T11:11:00Z">
            <w:rPr>
              <w:i/>
            </w:rPr>
          </w:rPrChange>
        </w:rPr>
        <w:t>et al.</w:t>
      </w:r>
      <w:r w:rsidRPr="00414C19">
        <w:rPr>
          <w:lang w:val="en-GB"/>
          <w:rPrChange w:id="3953" w:author="Nils Hailer" w:date="2021-05-17T11:11:00Z">
            <w:rPr/>
          </w:rPrChange>
        </w:rPr>
        <w:t xml:space="preserve"> Risk factors for total joint arthroplasty infection in patients receiving </w:t>
      </w:r>
      <w:proofErr w:type="spellStart"/>
      <w:r w:rsidRPr="00414C19">
        <w:rPr>
          <w:lang w:val="en-GB"/>
          <w:rPrChange w:id="3954" w:author="Nils Hailer" w:date="2021-05-17T11:11:00Z">
            <w:rPr/>
          </w:rPrChange>
        </w:rPr>
        <w:t>tumor</w:t>
      </w:r>
      <w:proofErr w:type="spellEnd"/>
      <w:r w:rsidRPr="00414C19">
        <w:rPr>
          <w:lang w:val="en-GB"/>
          <w:rPrChange w:id="3955" w:author="Nils Hailer" w:date="2021-05-17T11:11:00Z">
            <w:rPr/>
          </w:rPrChange>
        </w:rPr>
        <w:t xml:space="preserve"> necrosis factor </w:t>
      </w:r>
      <m:oMath>
        <m:r>
          <w:rPr>
            <w:rFonts w:ascii="Cambria Math" w:hAnsi="Cambria Math"/>
            <w:lang w:val="en-GB"/>
            <w:rPrChange w:id="3956" w:author="Nils Hailer" w:date="2021-05-17T11:11:00Z">
              <w:rPr>
                <w:rFonts w:ascii="Cambria Math" w:hAnsi="Cambria Math"/>
              </w:rPr>
            </w:rPrChange>
          </w:rPr>
          <m:t>α</m:t>
        </m:r>
      </m:oMath>
      <w:r w:rsidRPr="00414C19">
        <w:rPr>
          <w:lang w:val="en-GB"/>
          <w:rPrChange w:id="3957" w:author="Nils Hailer" w:date="2021-05-17T11:11:00Z">
            <w:rPr/>
          </w:rPrChange>
        </w:rPr>
        <w:t xml:space="preserve">-blockers: A case-control study. </w:t>
      </w:r>
      <w:r w:rsidRPr="00414C19">
        <w:rPr>
          <w:i/>
          <w:lang w:val="en-GB"/>
          <w:rPrChange w:id="3958" w:author="Nils Hailer" w:date="2021-05-17T11:11:00Z">
            <w:rPr>
              <w:i/>
            </w:rPr>
          </w:rPrChange>
        </w:rPr>
        <w:t xml:space="preserve">Arthritis Res </w:t>
      </w:r>
      <w:proofErr w:type="spellStart"/>
      <w:r w:rsidRPr="00414C19">
        <w:rPr>
          <w:i/>
          <w:lang w:val="en-GB"/>
          <w:rPrChange w:id="3959" w:author="Nils Hailer" w:date="2021-05-17T11:11:00Z">
            <w:rPr>
              <w:i/>
            </w:rPr>
          </w:rPrChange>
        </w:rPr>
        <w:t>Ther</w:t>
      </w:r>
      <w:proofErr w:type="spellEnd"/>
      <w:r w:rsidRPr="00414C19">
        <w:rPr>
          <w:lang w:val="en-GB"/>
          <w:rPrChange w:id="3960" w:author="Nils Hailer" w:date="2021-05-17T11:11:00Z">
            <w:rPr/>
          </w:rPrChange>
        </w:rPr>
        <w:t xml:space="preserve"> 2010; </w:t>
      </w:r>
      <w:r w:rsidRPr="00414C19">
        <w:rPr>
          <w:b/>
          <w:lang w:val="en-GB"/>
          <w:rPrChange w:id="3961" w:author="Nils Hailer" w:date="2021-05-17T11:11:00Z">
            <w:rPr>
              <w:b/>
            </w:rPr>
          </w:rPrChange>
        </w:rPr>
        <w:t>12</w:t>
      </w:r>
      <w:r w:rsidRPr="00414C19">
        <w:rPr>
          <w:lang w:val="en-GB"/>
          <w:rPrChange w:id="3962" w:author="Nils Hailer" w:date="2021-05-17T11:11:00Z">
            <w:rPr/>
          </w:rPrChange>
        </w:rPr>
        <w:t>: R145.</w:t>
      </w:r>
    </w:p>
    <w:p w14:paraId="42C7A354" w14:textId="77777777" w:rsidR="00DE1FF7" w:rsidRPr="00414C19" w:rsidRDefault="00F5325D">
      <w:pPr>
        <w:pStyle w:val="Litteraturfrteckning"/>
        <w:rPr>
          <w:lang w:val="en-GB"/>
          <w:rPrChange w:id="3963" w:author="Nils Hailer" w:date="2021-05-17T11:11:00Z">
            <w:rPr/>
          </w:rPrChange>
        </w:rPr>
      </w:pPr>
      <w:bookmarkStart w:id="3964" w:name="ref-Momohara2011"/>
      <w:bookmarkEnd w:id="3947"/>
      <w:r w:rsidRPr="00414C19">
        <w:rPr>
          <w:lang w:val="en-GB"/>
          <w:rPrChange w:id="3965" w:author="Nils Hailer" w:date="2021-05-17T11:11:00Z">
            <w:rPr/>
          </w:rPrChange>
        </w:rPr>
        <w:t xml:space="preserve">54 </w:t>
      </w:r>
      <w:r w:rsidRPr="00414C19">
        <w:rPr>
          <w:lang w:val="en-GB"/>
          <w:rPrChange w:id="3966" w:author="Nils Hailer" w:date="2021-05-17T11:11:00Z">
            <w:rPr/>
          </w:rPrChange>
        </w:rPr>
        <w:tab/>
      </w:r>
      <w:proofErr w:type="spellStart"/>
      <w:r w:rsidRPr="00414C19">
        <w:rPr>
          <w:lang w:val="en-GB"/>
          <w:rPrChange w:id="3967" w:author="Nils Hailer" w:date="2021-05-17T11:11:00Z">
            <w:rPr/>
          </w:rPrChange>
        </w:rPr>
        <w:t>Momohara</w:t>
      </w:r>
      <w:proofErr w:type="spellEnd"/>
      <w:r w:rsidRPr="00414C19">
        <w:rPr>
          <w:lang w:val="en-GB"/>
          <w:rPrChange w:id="3968" w:author="Nils Hailer" w:date="2021-05-17T11:11:00Z">
            <w:rPr/>
          </w:rPrChange>
        </w:rPr>
        <w:t xml:space="preserve"> S, Kawakami K, Iwamoto T, </w:t>
      </w:r>
      <w:r w:rsidRPr="00414C19">
        <w:rPr>
          <w:i/>
          <w:lang w:val="en-GB"/>
          <w:rPrChange w:id="3969" w:author="Nils Hailer" w:date="2021-05-17T11:11:00Z">
            <w:rPr>
              <w:i/>
            </w:rPr>
          </w:rPrChange>
        </w:rPr>
        <w:t>et al.</w:t>
      </w:r>
      <w:r w:rsidRPr="00414C19">
        <w:rPr>
          <w:lang w:val="en-GB"/>
          <w:rPrChange w:id="3970" w:author="Nils Hailer" w:date="2021-05-17T11:11:00Z">
            <w:rPr/>
          </w:rPrChange>
        </w:rPr>
        <w:t xml:space="preserve"> Prosthetic joint infection after total hip or knee arthroplasty in rheumatoid arthritis patients treated with nonbiologic and biologic disease-modifying antirheumatic drugs. </w:t>
      </w:r>
      <w:r w:rsidRPr="00414C19">
        <w:rPr>
          <w:i/>
          <w:lang w:val="en-GB"/>
          <w:rPrChange w:id="3971" w:author="Nils Hailer" w:date="2021-05-17T11:11:00Z">
            <w:rPr>
              <w:i/>
            </w:rPr>
          </w:rPrChange>
        </w:rPr>
        <w:t>Modern Rheumatology</w:t>
      </w:r>
      <w:r w:rsidRPr="00414C19">
        <w:rPr>
          <w:lang w:val="en-GB"/>
          <w:rPrChange w:id="3972" w:author="Nils Hailer" w:date="2021-05-17T11:11:00Z">
            <w:rPr/>
          </w:rPrChange>
        </w:rPr>
        <w:t xml:space="preserve"> 2011; </w:t>
      </w:r>
      <w:r w:rsidRPr="00414C19">
        <w:rPr>
          <w:b/>
          <w:lang w:val="en-GB"/>
          <w:rPrChange w:id="3973" w:author="Nils Hailer" w:date="2021-05-17T11:11:00Z">
            <w:rPr>
              <w:b/>
            </w:rPr>
          </w:rPrChange>
        </w:rPr>
        <w:t>21</w:t>
      </w:r>
      <w:r w:rsidRPr="00414C19">
        <w:rPr>
          <w:lang w:val="en-GB"/>
          <w:rPrChange w:id="3974" w:author="Nils Hailer" w:date="2021-05-17T11:11:00Z">
            <w:rPr/>
          </w:rPrChange>
        </w:rPr>
        <w:t>: 469–75.</w:t>
      </w:r>
    </w:p>
    <w:p w14:paraId="7FD1AED8" w14:textId="77777777" w:rsidR="00DE1FF7" w:rsidRPr="00414C19" w:rsidRDefault="00F5325D">
      <w:pPr>
        <w:pStyle w:val="Litteraturfrteckning"/>
        <w:rPr>
          <w:lang w:val="en-GB"/>
          <w:rPrChange w:id="3975" w:author="Nils Hailer" w:date="2021-05-17T11:11:00Z">
            <w:rPr/>
          </w:rPrChange>
        </w:rPr>
      </w:pPr>
      <w:bookmarkStart w:id="3976" w:name="ref-Cancienne2015"/>
      <w:bookmarkEnd w:id="3964"/>
      <w:r w:rsidRPr="00414C19">
        <w:rPr>
          <w:lang w:val="en-GB"/>
          <w:rPrChange w:id="3977" w:author="Nils Hailer" w:date="2021-05-17T11:11:00Z">
            <w:rPr/>
          </w:rPrChange>
        </w:rPr>
        <w:t xml:space="preserve">55 </w:t>
      </w:r>
      <w:r w:rsidRPr="00414C19">
        <w:rPr>
          <w:lang w:val="en-GB"/>
          <w:rPrChange w:id="3978" w:author="Nils Hailer" w:date="2021-05-17T11:11:00Z">
            <w:rPr/>
          </w:rPrChange>
        </w:rPr>
        <w:tab/>
      </w:r>
      <w:proofErr w:type="spellStart"/>
      <w:r w:rsidRPr="00414C19">
        <w:rPr>
          <w:lang w:val="en-GB"/>
          <w:rPrChange w:id="3979" w:author="Nils Hailer" w:date="2021-05-17T11:11:00Z">
            <w:rPr/>
          </w:rPrChange>
        </w:rPr>
        <w:t>Cancienne</w:t>
      </w:r>
      <w:proofErr w:type="spellEnd"/>
      <w:r w:rsidRPr="00414C19">
        <w:rPr>
          <w:lang w:val="en-GB"/>
          <w:rPrChange w:id="3980" w:author="Nils Hailer" w:date="2021-05-17T11:11:00Z">
            <w:rPr/>
          </w:rPrChange>
        </w:rPr>
        <w:t xml:space="preserve"> JM, Werner BC, Luetkemeyer LM, Browne JA. Does Timing of Previous Intra-Articular Steroid Injection Affect the Post-Operative Rate of Infection in Total Knee Arthroplasty? </w:t>
      </w:r>
      <w:r w:rsidRPr="00414C19">
        <w:rPr>
          <w:i/>
          <w:lang w:val="en-GB"/>
          <w:rPrChange w:id="3981" w:author="Nils Hailer" w:date="2021-05-17T11:11:00Z">
            <w:rPr>
              <w:i/>
            </w:rPr>
          </w:rPrChange>
        </w:rPr>
        <w:t>The Journal of Arthroplasty</w:t>
      </w:r>
      <w:r w:rsidRPr="00414C19">
        <w:rPr>
          <w:lang w:val="en-GB"/>
          <w:rPrChange w:id="3982" w:author="Nils Hailer" w:date="2021-05-17T11:11:00Z">
            <w:rPr/>
          </w:rPrChange>
        </w:rPr>
        <w:t xml:space="preserve"> 2015; </w:t>
      </w:r>
      <w:r w:rsidRPr="00414C19">
        <w:rPr>
          <w:b/>
          <w:lang w:val="en-GB"/>
          <w:rPrChange w:id="3983" w:author="Nils Hailer" w:date="2021-05-17T11:11:00Z">
            <w:rPr>
              <w:b/>
            </w:rPr>
          </w:rPrChange>
        </w:rPr>
        <w:t>30</w:t>
      </w:r>
      <w:r w:rsidRPr="00414C19">
        <w:rPr>
          <w:lang w:val="en-GB"/>
          <w:rPrChange w:id="3984" w:author="Nils Hailer" w:date="2021-05-17T11:11:00Z">
            <w:rPr/>
          </w:rPrChange>
        </w:rPr>
        <w:t>: 1879–82.</w:t>
      </w:r>
    </w:p>
    <w:p w14:paraId="2A2D92CD" w14:textId="77777777" w:rsidR="00DE1FF7" w:rsidRPr="00414C19" w:rsidRDefault="00F5325D">
      <w:pPr>
        <w:pStyle w:val="Litteraturfrteckning"/>
        <w:rPr>
          <w:lang w:val="en-GB"/>
          <w:rPrChange w:id="3985" w:author="Nils Hailer" w:date="2021-05-17T11:11:00Z">
            <w:rPr/>
          </w:rPrChange>
        </w:rPr>
      </w:pPr>
      <w:bookmarkStart w:id="3986" w:name="ref-Willis-Owen2010"/>
      <w:bookmarkEnd w:id="3976"/>
      <w:r w:rsidRPr="00414C19">
        <w:rPr>
          <w:lang w:val="en-GB"/>
          <w:rPrChange w:id="3987" w:author="Nils Hailer" w:date="2021-05-17T11:11:00Z">
            <w:rPr/>
          </w:rPrChange>
        </w:rPr>
        <w:t xml:space="preserve">56 </w:t>
      </w:r>
      <w:r w:rsidRPr="00414C19">
        <w:rPr>
          <w:lang w:val="en-GB"/>
          <w:rPrChange w:id="3988" w:author="Nils Hailer" w:date="2021-05-17T11:11:00Z">
            <w:rPr/>
          </w:rPrChange>
        </w:rPr>
        <w:tab/>
        <w:t xml:space="preserve">Willis-Owen CA, </w:t>
      </w:r>
      <w:proofErr w:type="spellStart"/>
      <w:r w:rsidRPr="00414C19">
        <w:rPr>
          <w:lang w:val="en-GB"/>
          <w:rPrChange w:id="3989" w:author="Nils Hailer" w:date="2021-05-17T11:11:00Z">
            <w:rPr/>
          </w:rPrChange>
        </w:rPr>
        <w:t>Konyves</w:t>
      </w:r>
      <w:proofErr w:type="spellEnd"/>
      <w:r w:rsidRPr="00414C19">
        <w:rPr>
          <w:lang w:val="en-GB"/>
          <w:rPrChange w:id="3990" w:author="Nils Hailer" w:date="2021-05-17T11:11:00Z">
            <w:rPr/>
          </w:rPrChange>
        </w:rPr>
        <w:t xml:space="preserve"> A, Martin DK. Factors affecting the incidence of infection in hip and knee replacement: AN ANALYSIS OF 5277 CASES. </w:t>
      </w:r>
      <w:r w:rsidRPr="00414C19">
        <w:rPr>
          <w:i/>
          <w:lang w:val="en-GB"/>
          <w:rPrChange w:id="3991" w:author="Nils Hailer" w:date="2021-05-17T11:11:00Z">
            <w:rPr>
              <w:i/>
            </w:rPr>
          </w:rPrChange>
        </w:rPr>
        <w:t>The Journal of Bone and Joint Surgery British volume</w:t>
      </w:r>
      <w:r w:rsidRPr="00414C19">
        <w:rPr>
          <w:lang w:val="en-GB"/>
          <w:rPrChange w:id="3992" w:author="Nils Hailer" w:date="2021-05-17T11:11:00Z">
            <w:rPr/>
          </w:rPrChange>
        </w:rPr>
        <w:t xml:space="preserve"> 2010; </w:t>
      </w:r>
      <w:r w:rsidRPr="00414C19">
        <w:rPr>
          <w:b/>
          <w:lang w:val="en-GB"/>
          <w:rPrChange w:id="3993" w:author="Nils Hailer" w:date="2021-05-17T11:11:00Z">
            <w:rPr>
              <w:b/>
            </w:rPr>
          </w:rPrChange>
        </w:rPr>
        <w:t>92-B</w:t>
      </w:r>
      <w:r w:rsidRPr="00414C19">
        <w:rPr>
          <w:lang w:val="en-GB"/>
          <w:rPrChange w:id="3994" w:author="Nils Hailer" w:date="2021-05-17T11:11:00Z">
            <w:rPr/>
          </w:rPrChange>
        </w:rPr>
        <w:t>: 1128–33.</w:t>
      </w:r>
      <w:bookmarkEnd w:id="3280"/>
      <w:bookmarkEnd w:id="3284"/>
      <w:bookmarkEnd w:id="3986"/>
    </w:p>
    <w:sectPr w:rsidR="00DE1FF7" w:rsidRPr="00414C19" w:rsidSect="00BC1F5D">
      <w:headerReference w:type="default" r:id="rId23"/>
      <w:pgSz w:w="12240" w:h="15840"/>
      <w:pgMar w:top="1417" w:right="1417" w:bottom="1417" w:left="1417"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1" w:author="Nils Hailer" w:date="2021-05-17T11:12:00Z" w:initials="MOU">
    <w:p w14:paraId="3C955C32" w14:textId="1FAF81CA" w:rsidR="00414C19" w:rsidRDefault="00414C19">
      <w:pPr>
        <w:pStyle w:val="Kommentarer"/>
      </w:pPr>
      <w:r>
        <w:rPr>
          <w:rStyle w:val="Kommentarsreferens"/>
        </w:rPr>
        <w:annotationRef/>
      </w:r>
      <w:r>
        <w:t>Please fill in</w:t>
      </w:r>
    </w:p>
  </w:comment>
  <w:comment w:id="182" w:author="Nils Hailer" w:date="2021-05-17T11:12:00Z" w:initials="MOU">
    <w:p w14:paraId="25713E3C" w14:textId="77777777" w:rsidR="000917EC" w:rsidRDefault="000917EC" w:rsidP="000917EC">
      <w:pPr>
        <w:pStyle w:val="Kommentarer"/>
      </w:pPr>
      <w:r>
        <w:rPr>
          <w:rStyle w:val="Kommentarsreferens"/>
        </w:rPr>
        <w:annotationRef/>
      </w:r>
      <w:r>
        <w:t>Please fill in</w:t>
      </w:r>
    </w:p>
  </w:comment>
  <w:comment w:id="183" w:author="Nils Hailer" w:date="2021-05-17T13:09:00Z" w:initials="MOU">
    <w:p w14:paraId="6EF3B2D2" w14:textId="76AB03C6" w:rsidR="000917EC" w:rsidRDefault="000917EC">
      <w:pPr>
        <w:pStyle w:val="Kommentarer"/>
      </w:pPr>
      <w:r>
        <w:rPr>
          <w:rStyle w:val="Kommentarsreferens"/>
        </w:rPr>
        <w:annotationRef/>
      </w:r>
      <w:r>
        <w:t>Please fill in</w:t>
      </w:r>
    </w:p>
  </w:comment>
  <w:comment w:id="340" w:author="Nils Hailer" w:date="2021-05-17T13:11:00Z" w:initials="MOU">
    <w:p w14:paraId="19BCB07A" w14:textId="5BE078EA" w:rsidR="000917EC" w:rsidRDefault="000917EC">
      <w:pPr>
        <w:pStyle w:val="Kommentarer"/>
      </w:pPr>
      <w:r>
        <w:rPr>
          <w:rStyle w:val="Kommentarsreferens"/>
        </w:rPr>
        <w:annotationRef/>
      </w:r>
      <w:r>
        <w:t>Data sources!</w:t>
      </w:r>
    </w:p>
  </w:comment>
  <w:comment w:id="382" w:author="Nils Hailer" w:date="2021-05-17T11:48:00Z" w:initials="MOU">
    <w:p w14:paraId="49E38195" w14:textId="244C88D8" w:rsidR="004B77C6" w:rsidRDefault="004B77C6">
      <w:pPr>
        <w:pStyle w:val="Kommentarer"/>
      </w:pPr>
      <w:r>
        <w:rPr>
          <w:rStyle w:val="Kommentarsreferens"/>
        </w:rPr>
        <w:annotationRef/>
      </w:r>
      <w:r>
        <w:t>@Erik: Is this not a tautology?</w:t>
      </w:r>
    </w:p>
  </w:comment>
  <w:comment w:id="427" w:author="Nils Hailer" w:date="2021-05-17T11:50:00Z" w:initials="MOU">
    <w:p w14:paraId="0D3B8AC2" w14:textId="6B45AD1B" w:rsidR="004B77C6" w:rsidRDefault="004B77C6">
      <w:pPr>
        <w:pStyle w:val="Kommentarer"/>
      </w:pPr>
      <w:r>
        <w:rPr>
          <w:rStyle w:val="Kommentarsreferens"/>
        </w:rPr>
        <w:annotationRef/>
      </w:r>
      <w:r>
        <w:t>@Erik: correct?</w:t>
      </w:r>
    </w:p>
  </w:comment>
  <w:comment w:id="464" w:author="Nils Hailer" w:date="2021-05-17T11:52:00Z" w:initials="MOU">
    <w:p w14:paraId="51C75376" w14:textId="1A45EC05" w:rsidR="004B77C6" w:rsidRDefault="004B77C6">
      <w:pPr>
        <w:pStyle w:val="Kommentarer"/>
      </w:pPr>
      <w:r>
        <w:rPr>
          <w:rStyle w:val="Kommentarsreferens"/>
        </w:rPr>
        <w:annotationRef/>
      </w:r>
      <w:r>
        <w:t xml:space="preserve">Is it not </w:t>
      </w:r>
      <w:proofErr w:type="spellStart"/>
      <w:r>
        <w:t>NAgelkerke</w:t>
      </w:r>
      <w:proofErr w:type="spellEnd"/>
      <w:r>
        <w:t>? Please correct back if I’m wrong.</w:t>
      </w:r>
    </w:p>
  </w:comment>
  <w:comment w:id="507" w:author="Nils Hailer" w:date="2021-05-17T11:53:00Z" w:initials="MOU">
    <w:p w14:paraId="31E8E150" w14:textId="0B65AB79" w:rsidR="004B77C6" w:rsidRDefault="004B77C6">
      <w:pPr>
        <w:pStyle w:val="Kommentarer"/>
      </w:pPr>
      <w:r>
        <w:rPr>
          <w:rStyle w:val="Kommentarsreferens"/>
        </w:rPr>
        <w:annotationRef/>
      </w:r>
      <w:r>
        <w:t>Which 10 simpler models? Not defined before.</w:t>
      </w:r>
    </w:p>
  </w:comment>
  <w:comment w:id="516" w:author="Nils Hailer" w:date="2021-05-17T11:54:00Z" w:initials="MOU">
    <w:p w14:paraId="19BEB137" w14:textId="553F81C1" w:rsidR="004B77C6" w:rsidRDefault="004B77C6">
      <w:pPr>
        <w:pStyle w:val="Kommentarer"/>
      </w:pPr>
      <w:r>
        <w:rPr>
          <w:rStyle w:val="Kommentarsreferens"/>
        </w:rPr>
        <w:annotationRef/>
      </w:r>
      <w:r>
        <w:t xml:space="preserve">Please fill in </w:t>
      </w:r>
    </w:p>
  </w:comment>
  <w:comment w:id="554" w:author="Nils Hailer" w:date="2021-05-17T11:56:00Z" w:initials="MOU">
    <w:p w14:paraId="57565E52" w14:textId="41B77A1F" w:rsidR="004B77C6" w:rsidRDefault="004B77C6">
      <w:pPr>
        <w:pStyle w:val="Kommentarer"/>
      </w:pPr>
      <w:r>
        <w:rPr>
          <w:rStyle w:val="Kommentarsreferens"/>
        </w:rPr>
        <w:annotationRef/>
      </w:r>
      <w:r>
        <w:t>Insert similar info on DK cohort.</w:t>
      </w:r>
    </w:p>
  </w:comment>
  <w:comment w:id="583" w:author="Nils Hailer" w:date="2021-05-17T11:58:00Z" w:initials="MOU">
    <w:p w14:paraId="1004D750" w14:textId="7A2A740C" w:rsidR="004B77C6" w:rsidRDefault="004B77C6">
      <w:pPr>
        <w:pStyle w:val="Kommentarer"/>
      </w:pPr>
      <w:r>
        <w:rPr>
          <w:rStyle w:val="Kommentarsreferens"/>
        </w:rPr>
        <w:annotationRef/>
      </w:r>
      <w:r>
        <w:t>Not crystal clear here, what 10 models?</w:t>
      </w:r>
    </w:p>
  </w:comment>
  <w:comment w:id="604" w:author="Nils Hailer" w:date="2021-05-17T12:00:00Z" w:initials="MOU">
    <w:p w14:paraId="2B38AD5B" w14:textId="60CF8555" w:rsidR="00660681" w:rsidRDefault="00660681">
      <w:pPr>
        <w:pStyle w:val="Kommentarer"/>
      </w:pPr>
      <w:r>
        <w:rPr>
          <w:rStyle w:val="Kommentarsreferens"/>
        </w:rPr>
        <w:annotationRef/>
      </w:r>
      <w:r>
        <w:t>Is this the right spot to describe this? The subsequent paragraph would fit nicely directly after the percentage of FNI above, don’t you agree?</w:t>
      </w:r>
    </w:p>
  </w:comment>
  <w:comment w:id="624" w:author="Nils Hailer" w:date="2021-05-17T12:02:00Z" w:initials="MOU">
    <w:p w14:paraId="6BFC1CEE" w14:textId="4997294B" w:rsidR="00660681" w:rsidRDefault="00660681">
      <w:pPr>
        <w:pStyle w:val="Kommentarer"/>
      </w:pPr>
      <w:r>
        <w:rPr>
          <w:rStyle w:val="Kommentarsreferens"/>
        </w:rPr>
        <w:annotationRef/>
      </w:r>
      <w:r>
        <w:t>Please fill in</w:t>
      </w:r>
    </w:p>
  </w:comment>
  <w:comment w:id="627" w:author="Nils Hailer" w:date="2021-05-17T12:02:00Z" w:initials="MOU">
    <w:p w14:paraId="6F949D15" w14:textId="77777777" w:rsidR="002040C0" w:rsidRDefault="002040C0" w:rsidP="002040C0">
      <w:pPr>
        <w:pStyle w:val="Kommentarer"/>
      </w:pPr>
      <w:r>
        <w:rPr>
          <w:rStyle w:val="Kommentarsreferens"/>
        </w:rPr>
        <w:annotationRef/>
      </w:r>
      <w:r>
        <w:t>Please fill in</w:t>
      </w:r>
    </w:p>
  </w:comment>
  <w:comment w:id="629" w:author="Nils Hailer" w:date="2021-05-17T13:14:00Z" w:initials="MOU">
    <w:p w14:paraId="654B9798" w14:textId="77777777" w:rsidR="002040C0" w:rsidRDefault="002040C0">
      <w:pPr>
        <w:pStyle w:val="Kommentarer"/>
      </w:pPr>
      <w:r>
        <w:rPr>
          <w:rStyle w:val="Kommentarsreferens"/>
        </w:rPr>
        <w:annotationRef/>
      </w:r>
      <w:r>
        <w:t xml:space="preserve">Or: good internal calibration? </w:t>
      </w:r>
    </w:p>
    <w:p w14:paraId="4840BFD1" w14:textId="2D64C157" w:rsidR="002040C0" w:rsidRDefault="002040C0">
      <w:pPr>
        <w:pStyle w:val="Kommentarer"/>
      </w:pPr>
      <w:r>
        <w:t>Question @Erik: Is there a numeric measure of calibration that could be given in addition to the graphical illustration?</w:t>
      </w:r>
    </w:p>
  </w:comment>
  <w:comment w:id="841" w:author="Nils Hailer" w:date="2021-05-17T13:31:00Z" w:initials="MOU">
    <w:p w14:paraId="56FF0846" w14:textId="6A17BC35" w:rsidR="00927067" w:rsidRDefault="00927067">
      <w:pPr>
        <w:pStyle w:val="Kommentarer"/>
      </w:pPr>
      <w:r>
        <w:rPr>
          <w:rStyle w:val="Kommentarsreferens"/>
        </w:rPr>
        <w:annotationRef/>
      </w:r>
      <w:r>
        <w:t xml:space="preserve">Wrong reference, please change to </w:t>
      </w:r>
      <w:proofErr w:type="spellStart"/>
      <w:r>
        <w:t>Bozic</w:t>
      </w:r>
      <w:proofErr w:type="spellEnd"/>
      <w:r>
        <w:t xml:space="preserve"> et al 2012 (current ref # 9)</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C955C32" w15:done="0"/>
  <w15:commentEx w15:paraId="25713E3C" w15:done="0"/>
  <w15:commentEx w15:paraId="6EF3B2D2" w15:done="0"/>
  <w15:commentEx w15:paraId="19BCB07A" w15:done="0"/>
  <w15:commentEx w15:paraId="49E38195" w15:done="0"/>
  <w15:commentEx w15:paraId="0D3B8AC2" w15:done="0"/>
  <w15:commentEx w15:paraId="51C75376" w15:done="0"/>
  <w15:commentEx w15:paraId="31E8E150" w15:done="0"/>
  <w15:commentEx w15:paraId="19BEB137" w15:done="0"/>
  <w15:commentEx w15:paraId="57565E52" w15:done="0"/>
  <w15:commentEx w15:paraId="1004D750" w15:done="0"/>
  <w15:commentEx w15:paraId="2B38AD5B" w15:done="0"/>
  <w15:commentEx w15:paraId="6BFC1CEE" w15:done="0"/>
  <w15:commentEx w15:paraId="6F949D15" w15:done="0"/>
  <w15:commentEx w15:paraId="4840BFD1" w15:done="0"/>
  <w15:commentEx w15:paraId="56FF084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4CCE38" w16cex:dateUtc="2021-05-17T09:12:00Z"/>
  <w16cex:commentExtensible w16cex:durableId="244CE98A" w16cex:dateUtc="2021-05-17T09:12:00Z"/>
  <w16cex:commentExtensible w16cex:durableId="244CE991" w16cex:dateUtc="2021-05-17T11:09:00Z"/>
  <w16cex:commentExtensible w16cex:durableId="244CE9F9" w16cex:dateUtc="2021-05-17T11:11:00Z"/>
  <w16cex:commentExtensible w16cex:durableId="244CD677" w16cex:dateUtc="2021-05-17T09:48:00Z"/>
  <w16cex:commentExtensible w16cex:durableId="244CD70A" w16cex:dateUtc="2021-05-17T09:50:00Z"/>
  <w16cex:commentExtensible w16cex:durableId="244CD769" w16cex:dateUtc="2021-05-17T09:52:00Z"/>
  <w16cex:commentExtensible w16cex:durableId="244CD7B5" w16cex:dateUtc="2021-05-17T09:53:00Z"/>
  <w16cex:commentExtensible w16cex:durableId="244CD7EC" w16cex:dateUtc="2021-05-17T09:54:00Z"/>
  <w16cex:commentExtensible w16cex:durableId="244CD879" w16cex:dateUtc="2021-05-17T09:56:00Z"/>
  <w16cex:commentExtensible w16cex:durableId="244CD8C9" w16cex:dateUtc="2021-05-17T09:58:00Z"/>
  <w16cex:commentExtensible w16cex:durableId="244CD962" w16cex:dateUtc="2021-05-17T10:00:00Z"/>
  <w16cex:commentExtensible w16cex:durableId="244CD9DA" w16cex:dateUtc="2021-05-17T10:02:00Z"/>
  <w16cex:commentExtensible w16cex:durableId="244CEA80" w16cex:dateUtc="2021-05-17T10:02:00Z"/>
  <w16cex:commentExtensible w16cex:durableId="244CEAA5" w16cex:dateUtc="2021-05-17T11:14:00Z"/>
  <w16cex:commentExtensible w16cex:durableId="244CEEB6" w16cex:dateUtc="2021-05-17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C955C32" w16cid:durableId="244CCE38"/>
  <w16cid:commentId w16cid:paraId="25713E3C" w16cid:durableId="244CE98A"/>
  <w16cid:commentId w16cid:paraId="6EF3B2D2" w16cid:durableId="244CE991"/>
  <w16cid:commentId w16cid:paraId="19BCB07A" w16cid:durableId="244CE9F9"/>
  <w16cid:commentId w16cid:paraId="49E38195" w16cid:durableId="244CD677"/>
  <w16cid:commentId w16cid:paraId="0D3B8AC2" w16cid:durableId="244CD70A"/>
  <w16cid:commentId w16cid:paraId="51C75376" w16cid:durableId="244CD769"/>
  <w16cid:commentId w16cid:paraId="31E8E150" w16cid:durableId="244CD7B5"/>
  <w16cid:commentId w16cid:paraId="19BEB137" w16cid:durableId="244CD7EC"/>
  <w16cid:commentId w16cid:paraId="57565E52" w16cid:durableId="244CD879"/>
  <w16cid:commentId w16cid:paraId="1004D750" w16cid:durableId="244CD8C9"/>
  <w16cid:commentId w16cid:paraId="2B38AD5B" w16cid:durableId="244CD962"/>
  <w16cid:commentId w16cid:paraId="6BFC1CEE" w16cid:durableId="244CD9DA"/>
  <w16cid:commentId w16cid:paraId="6F949D15" w16cid:durableId="244CEA80"/>
  <w16cid:commentId w16cid:paraId="4840BFD1" w16cid:durableId="244CEAA5"/>
  <w16cid:commentId w16cid:paraId="56FF0846" w16cid:durableId="244CEE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C868B" w14:textId="77777777" w:rsidR="00BF2DA0" w:rsidRDefault="00BF2DA0">
      <w:pPr>
        <w:spacing w:after="0"/>
      </w:pPr>
      <w:r>
        <w:separator/>
      </w:r>
    </w:p>
  </w:endnote>
  <w:endnote w:type="continuationSeparator" w:id="0">
    <w:p w14:paraId="2C01ADBC" w14:textId="77777777" w:rsidR="00BF2DA0" w:rsidRDefault="00BF2D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43D33" w14:textId="77777777" w:rsidR="00BF2DA0" w:rsidRDefault="00BF2DA0">
      <w:r>
        <w:separator/>
      </w:r>
    </w:p>
  </w:footnote>
  <w:footnote w:type="continuationSeparator" w:id="0">
    <w:p w14:paraId="12051012" w14:textId="77777777" w:rsidR="00BF2DA0" w:rsidRDefault="00BF2D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8336367"/>
      <w:docPartObj>
        <w:docPartGallery w:val="Page Numbers (Top of Page)"/>
        <w:docPartUnique/>
      </w:docPartObj>
    </w:sdtPr>
    <w:sdtEndPr/>
    <w:sdtContent>
      <w:p w14:paraId="75FB0E48" w14:textId="77777777" w:rsidR="00A5728A" w:rsidRDefault="00F5325D">
        <w:pPr>
          <w:pStyle w:val="Sidhuvud"/>
          <w:jc w:val="right"/>
        </w:pPr>
        <w:r>
          <w:rPr>
            <w:lang w:val="sv-SE"/>
          </w:rPr>
          <w:t xml:space="preserve">Sida </w:t>
        </w:r>
        <w:r>
          <w:rPr>
            <w:b/>
            <w:bCs/>
          </w:rPr>
          <w:fldChar w:fldCharType="begin"/>
        </w:r>
        <w:r>
          <w:rPr>
            <w:b/>
            <w:bCs/>
          </w:rPr>
          <w:instrText>PAGE</w:instrText>
        </w:r>
        <w:r>
          <w:rPr>
            <w:b/>
            <w:bCs/>
          </w:rPr>
          <w:fldChar w:fldCharType="separate"/>
        </w:r>
        <w:r>
          <w:rPr>
            <w:b/>
            <w:bCs/>
            <w:noProof/>
          </w:rPr>
          <w:t>1</w:t>
        </w:r>
        <w:r>
          <w:rPr>
            <w:b/>
            <w:bCs/>
          </w:rPr>
          <w:fldChar w:fldCharType="end"/>
        </w:r>
        <w:r>
          <w:rPr>
            <w:lang w:val="sv-SE"/>
          </w:rPr>
          <w:t xml:space="preserve"> av </w:t>
        </w:r>
        <w:r>
          <w:rPr>
            <w:b/>
            <w:bCs/>
          </w:rPr>
          <w:fldChar w:fldCharType="begin"/>
        </w:r>
        <w:r>
          <w:rPr>
            <w:b/>
            <w:bCs/>
          </w:rPr>
          <w:instrText>NUMPAGES</w:instrText>
        </w:r>
        <w:r>
          <w:rPr>
            <w:b/>
            <w:bCs/>
          </w:rPr>
          <w:fldChar w:fldCharType="separate"/>
        </w:r>
        <w:r>
          <w:rPr>
            <w:b/>
            <w:bCs/>
            <w:noProof/>
          </w:rPr>
          <w:t>26</w:t>
        </w:r>
        <w:r>
          <w:rPr>
            <w:b/>
            <w:bCs/>
          </w:rPr>
          <w:fldChar w:fldCharType="end"/>
        </w:r>
      </w:p>
    </w:sdtContent>
  </w:sdt>
  <w:p w14:paraId="3B5FD3D9" w14:textId="77777777" w:rsidR="00A5728A" w:rsidRDefault="00BF2DA0">
    <w:pPr>
      <w:pStyle w:val="Sidhuvu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508CF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FFE78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88CC9F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ik Bülow">
    <w15:presenceInfo w15:providerId="None" w15:userId="Erik Bülo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917EC"/>
    <w:rsid w:val="002040C0"/>
    <w:rsid w:val="002E36A1"/>
    <w:rsid w:val="00414C19"/>
    <w:rsid w:val="00416417"/>
    <w:rsid w:val="004B77C6"/>
    <w:rsid w:val="004C1634"/>
    <w:rsid w:val="004E29B3"/>
    <w:rsid w:val="004F359E"/>
    <w:rsid w:val="00523C14"/>
    <w:rsid w:val="005539C2"/>
    <w:rsid w:val="00590D07"/>
    <w:rsid w:val="00660681"/>
    <w:rsid w:val="00784D58"/>
    <w:rsid w:val="00827594"/>
    <w:rsid w:val="008D6863"/>
    <w:rsid w:val="00927067"/>
    <w:rsid w:val="00B86B75"/>
    <w:rsid w:val="00BC48D5"/>
    <w:rsid w:val="00BF2DA0"/>
    <w:rsid w:val="00BF7557"/>
    <w:rsid w:val="00C36279"/>
    <w:rsid w:val="00C37CA5"/>
    <w:rsid w:val="00D90E2E"/>
    <w:rsid w:val="00DE1FF7"/>
    <w:rsid w:val="00E315A3"/>
    <w:rsid w:val="00E76AA7"/>
    <w:rsid w:val="00F5325D"/>
    <w:rsid w:val="00FA7F2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2FF43"/>
  <w15:docId w15:val="{C2C2716D-94C3-4800-87BB-F65130A5B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Rubrik1">
    <w:name w:val="heading 1"/>
    <w:basedOn w:val="Normal"/>
    <w:next w:val="Brdtext"/>
    <w:uiPriority w:val="9"/>
    <w:qFormat/>
    <w:rsid w:val="00D721BD"/>
    <w:pPr>
      <w:keepNext/>
      <w:keepLines/>
      <w:spacing w:before="480" w:after="0"/>
      <w:outlineLvl w:val="0"/>
    </w:pPr>
    <w:rPr>
      <w:rFonts w:asciiTheme="majorHAnsi" w:eastAsiaTheme="majorEastAsia" w:hAnsiTheme="majorHAnsi" w:cstheme="majorBidi"/>
      <w:b/>
      <w:bCs/>
      <w:sz w:val="32"/>
      <w:szCs w:val="32"/>
    </w:rPr>
  </w:style>
  <w:style w:type="paragraph" w:styleId="Rubrik2">
    <w:name w:val="heading 2"/>
    <w:basedOn w:val="Normal"/>
    <w:next w:val="Brdtext"/>
    <w:uiPriority w:val="9"/>
    <w:unhideWhenUsed/>
    <w:qFormat/>
    <w:rsid w:val="00D721BD"/>
    <w:pPr>
      <w:keepNext/>
      <w:keepLines/>
      <w:spacing w:before="200" w:after="0"/>
      <w:outlineLvl w:val="1"/>
    </w:pPr>
    <w:rPr>
      <w:rFonts w:asciiTheme="majorHAnsi" w:eastAsiaTheme="majorEastAsia" w:hAnsiTheme="majorHAnsi" w:cstheme="majorBidi"/>
      <w:b/>
      <w:bCs/>
      <w:sz w:val="28"/>
      <w:szCs w:val="32"/>
    </w:rPr>
  </w:style>
  <w:style w:type="paragraph" w:styleId="Rubrik3">
    <w:name w:val="heading 3"/>
    <w:basedOn w:val="Normal"/>
    <w:next w:val="Brd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Rubrik4">
    <w:name w:val="heading 4"/>
    <w:basedOn w:val="Normal"/>
    <w:next w:val="Brd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Rubrik5">
    <w:name w:val="heading 5"/>
    <w:basedOn w:val="Normal"/>
    <w:next w:val="Brdtext"/>
    <w:uiPriority w:val="9"/>
    <w:unhideWhenUsed/>
    <w:qFormat/>
    <w:rsid w:val="00CE1EEB"/>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Rubrik6">
    <w:name w:val="heading 6"/>
    <w:basedOn w:val="Normal"/>
    <w:next w:val="Brd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Rubrik7">
    <w:name w:val="heading 7"/>
    <w:basedOn w:val="Normal"/>
    <w:next w:val="Brd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Rubrik8">
    <w:name w:val="heading 8"/>
    <w:basedOn w:val="Normal"/>
    <w:next w:val="Brd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Rubrik9">
    <w:name w:val="heading 9"/>
    <w:basedOn w:val="Normal"/>
    <w:next w:val="Brd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rdtext">
    <w:name w:val="Body Text"/>
    <w:basedOn w:val="Normal"/>
    <w:qFormat/>
    <w:rsid w:val="00A5728A"/>
    <w:pPr>
      <w:spacing w:before="180" w:after="180" w:line="480" w:lineRule="auto"/>
    </w:pPr>
    <w:rPr>
      <w:rFonts w:ascii="Times New Roman" w:hAnsi="Times New Roman"/>
    </w:rPr>
  </w:style>
  <w:style w:type="paragraph" w:customStyle="1" w:styleId="FirstParagraph">
    <w:name w:val="First Paragraph"/>
    <w:basedOn w:val="Brdtext"/>
    <w:next w:val="Brdtext"/>
    <w:qFormat/>
  </w:style>
  <w:style w:type="paragraph" w:customStyle="1" w:styleId="Compact">
    <w:name w:val="Compact"/>
    <w:basedOn w:val="Brdtext"/>
    <w:qFormat/>
    <w:rsid w:val="00AD66CB"/>
    <w:pPr>
      <w:spacing w:before="36" w:after="36" w:line="240" w:lineRule="auto"/>
    </w:pPr>
  </w:style>
  <w:style w:type="paragraph" w:styleId="Rubrik">
    <w:name w:val="Title"/>
    <w:basedOn w:val="Normal"/>
    <w:next w:val="Brdtext"/>
    <w:qFormat/>
    <w:rsid w:val="00D721BD"/>
    <w:pPr>
      <w:keepNext/>
      <w:keepLines/>
      <w:spacing w:before="480" w:after="240"/>
      <w:jc w:val="center"/>
    </w:pPr>
    <w:rPr>
      <w:rFonts w:asciiTheme="majorHAnsi" w:eastAsiaTheme="majorEastAsia" w:hAnsiTheme="majorHAnsi" w:cstheme="majorBidi"/>
      <w:b/>
      <w:bCs/>
      <w:sz w:val="36"/>
      <w:szCs w:val="36"/>
    </w:rPr>
  </w:style>
  <w:style w:type="paragraph" w:styleId="Underrubrik">
    <w:name w:val="Subtitle"/>
    <w:basedOn w:val="Rubrik"/>
    <w:next w:val="Brdtext"/>
    <w:qFormat/>
    <w:pPr>
      <w:spacing w:before="240"/>
    </w:pPr>
    <w:rPr>
      <w:sz w:val="30"/>
      <w:szCs w:val="30"/>
    </w:rPr>
  </w:style>
  <w:style w:type="paragraph" w:customStyle="1" w:styleId="Author">
    <w:name w:val="Author"/>
    <w:next w:val="Brdtext"/>
    <w:qFormat/>
    <w:pPr>
      <w:keepNext/>
      <w:keepLines/>
      <w:jc w:val="center"/>
    </w:pPr>
  </w:style>
  <w:style w:type="paragraph" w:styleId="Datum">
    <w:name w:val="Date"/>
    <w:next w:val="Brdtext"/>
    <w:qFormat/>
    <w:pPr>
      <w:keepNext/>
      <w:keepLines/>
      <w:jc w:val="center"/>
    </w:pPr>
  </w:style>
  <w:style w:type="paragraph" w:customStyle="1" w:styleId="Abstract">
    <w:name w:val="Abstract"/>
    <w:basedOn w:val="Normal"/>
    <w:next w:val="Brdtext"/>
    <w:qFormat/>
    <w:pPr>
      <w:keepNext/>
      <w:keepLines/>
      <w:spacing w:before="300" w:after="300"/>
    </w:pPr>
    <w:rPr>
      <w:sz w:val="20"/>
      <w:szCs w:val="20"/>
    </w:rPr>
  </w:style>
  <w:style w:type="paragraph" w:styleId="Litteraturfrteckning">
    <w:name w:val="Bibliography"/>
    <w:basedOn w:val="Normal"/>
    <w:qFormat/>
  </w:style>
  <w:style w:type="paragraph" w:styleId="Indragetstycke">
    <w:name w:val="Block Text"/>
    <w:basedOn w:val="Brdtext"/>
    <w:next w:val="Brdtext"/>
    <w:uiPriority w:val="9"/>
    <w:unhideWhenUsed/>
    <w:qFormat/>
    <w:pPr>
      <w:spacing w:before="100" w:after="100"/>
    </w:pPr>
    <w:rPr>
      <w:rFonts w:asciiTheme="majorHAnsi" w:eastAsiaTheme="majorEastAsia" w:hAnsiTheme="majorHAnsi" w:cstheme="majorBidi"/>
      <w:bCs/>
      <w:sz w:val="20"/>
      <w:szCs w:val="20"/>
    </w:rPr>
  </w:style>
  <w:style w:type="paragraph" w:styleId="Fotnotstext">
    <w:name w:val="footnote text"/>
    <w:basedOn w:val="Normal"/>
    <w:uiPriority w:val="9"/>
    <w:unhideWhenUsed/>
    <w:qFormat/>
  </w:style>
  <w:style w:type="table" w:customStyle="1" w:styleId="Table">
    <w:name w:val="Table"/>
    <w:semiHidden/>
    <w:unhideWhenUsed/>
    <w:qFormat/>
    <w:rsid w:val="002C5781"/>
    <w:rPr>
      <w:sz w:val="20"/>
    </w:rPr>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eskrivning">
    <w:name w:val="caption"/>
    <w:basedOn w:val="Normal"/>
    <w:link w:val="BeskrivningChar"/>
    <w:pPr>
      <w:spacing w:after="120"/>
    </w:pPr>
    <w:rPr>
      <w:i/>
    </w:rPr>
  </w:style>
  <w:style w:type="paragraph" w:customStyle="1" w:styleId="TableCaption">
    <w:name w:val="Table Caption"/>
    <w:basedOn w:val="Beskrivning"/>
    <w:pPr>
      <w:keepNext/>
    </w:pPr>
  </w:style>
  <w:style w:type="paragraph" w:customStyle="1" w:styleId="ImageCaption">
    <w:name w:val="Image Caption"/>
    <w:basedOn w:val="Beskrivning"/>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eskrivningChar">
    <w:name w:val="Beskrivning Char"/>
    <w:basedOn w:val="Standardstycketeckensnitt"/>
    <w:link w:val="Beskrivning"/>
  </w:style>
  <w:style w:type="character" w:customStyle="1" w:styleId="VerbatimChar">
    <w:name w:val="Verbatim Char"/>
    <w:basedOn w:val="BeskrivningChar"/>
    <w:link w:val="SourceCode"/>
    <w:rPr>
      <w:rFonts w:ascii="Consolas" w:hAnsi="Consolas"/>
      <w:sz w:val="22"/>
    </w:rPr>
  </w:style>
  <w:style w:type="character" w:styleId="Fotnotsreferens">
    <w:name w:val="footnote reference"/>
    <w:basedOn w:val="BeskrivningChar"/>
    <w:rPr>
      <w:vertAlign w:val="superscript"/>
    </w:rPr>
  </w:style>
  <w:style w:type="character" w:styleId="Hyperlnk">
    <w:name w:val="Hyperlink"/>
    <w:basedOn w:val="BeskrivningChar"/>
    <w:rPr>
      <w:color w:val="4F81BD" w:themeColor="accent1"/>
    </w:rPr>
  </w:style>
  <w:style w:type="paragraph" w:styleId="Innehllsfrteckningsrubrik">
    <w:name w:val="TOC Heading"/>
    <w:basedOn w:val="Rubrik1"/>
    <w:next w:val="Brd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Radnummer">
    <w:name w:val="line number"/>
    <w:basedOn w:val="Standardstycketeckensnitt"/>
    <w:semiHidden/>
    <w:unhideWhenUsed/>
    <w:rsid w:val="00A5728A"/>
  </w:style>
  <w:style w:type="paragraph" w:styleId="Sidhuvud">
    <w:name w:val="header"/>
    <w:basedOn w:val="Normal"/>
    <w:link w:val="SidhuvudChar"/>
    <w:uiPriority w:val="99"/>
    <w:unhideWhenUsed/>
    <w:rsid w:val="00A5728A"/>
    <w:pPr>
      <w:tabs>
        <w:tab w:val="center" w:pos="4703"/>
        <w:tab w:val="right" w:pos="9406"/>
      </w:tabs>
      <w:spacing w:after="0"/>
    </w:pPr>
  </w:style>
  <w:style w:type="character" w:customStyle="1" w:styleId="SidhuvudChar">
    <w:name w:val="Sidhuvud Char"/>
    <w:basedOn w:val="Standardstycketeckensnitt"/>
    <w:link w:val="Sidhuvud"/>
    <w:uiPriority w:val="99"/>
    <w:rsid w:val="00A5728A"/>
  </w:style>
  <w:style w:type="paragraph" w:styleId="Sidfot">
    <w:name w:val="footer"/>
    <w:basedOn w:val="Normal"/>
    <w:link w:val="SidfotChar"/>
    <w:unhideWhenUsed/>
    <w:rsid w:val="00A5728A"/>
    <w:pPr>
      <w:tabs>
        <w:tab w:val="center" w:pos="4703"/>
        <w:tab w:val="right" w:pos="9406"/>
      </w:tabs>
      <w:spacing w:after="0"/>
    </w:pPr>
  </w:style>
  <w:style w:type="character" w:customStyle="1" w:styleId="SidfotChar">
    <w:name w:val="Sidfot Char"/>
    <w:basedOn w:val="Standardstycketeckensnitt"/>
    <w:link w:val="Sidfot"/>
    <w:rsid w:val="00A5728A"/>
  </w:style>
  <w:style w:type="character" w:styleId="Kommentarsreferens">
    <w:name w:val="annotation reference"/>
    <w:basedOn w:val="Standardstycketeckensnitt"/>
    <w:semiHidden/>
    <w:unhideWhenUsed/>
    <w:rsid w:val="00414C19"/>
    <w:rPr>
      <w:sz w:val="16"/>
      <w:szCs w:val="16"/>
    </w:rPr>
  </w:style>
  <w:style w:type="paragraph" w:styleId="Kommentarer">
    <w:name w:val="annotation text"/>
    <w:basedOn w:val="Normal"/>
    <w:link w:val="KommentarerChar"/>
    <w:semiHidden/>
    <w:unhideWhenUsed/>
    <w:rsid w:val="00414C19"/>
    <w:rPr>
      <w:sz w:val="20"/>
      <w:szCs w:val="20"/>
    </w:rPr>
  </w:style>
  <w:style w:type="character" w:customStyle="1" w:styleId="KommentarerChar">
    <w:name w:val="Kommentarer Char"/>
    <w:basedOn w:val="Standardstycketeckensnitt"/>
    <w:link w:val="Kommentarer"/>
    <w:semiHidden/>
    <w:rsid w:val="00414C19"/>
    <w:rPr>
      <w:sz w:val="20"/>
      <w:szCs w:val="20"/>
    </w:rPr>
  </w:style>
  <w:style w:type="paragraph" w:styleId="Kommentarsmne">
    <w:name w:val="annotation subject"/>
    <w:basedOn w:val="Kommentarer"/>
    <w:next w:val="Kommentarer"/>
    <w:link w:val="KommentarsmneChar"/>
    <w:semiHidden/>
    <w:unhideWhenUsed/>
    <w:rsid w:val="00414C19"/>
    <w:rPr>
      <w:b/>
      <w:bCs/>
    </w:rPr>
  </w:style>
  <w:style w:type="character" w:customStyle="1" w:styleId="KommentarsmneChar">
    <w:name w:val="Kommentarsämne Char"/>
    <w:basedOn w:val="KommentarerChar"/>
    <w:link w:val="Kommentarsmne"/>
    <w:semiHidden/>
    <w:rsid w:val="00414C19"/>
    <w:rPr>
      <w:b/>
      <w:bCs/>
      <w:sz w:val="20"/>
      <w:szCs w:val="20"/>
    </w:rPr>
  </w:style>
  <w:style w:type="paragraph" w:styleId="Ballongtext">
    <w:name w:val="Balloon Text"/>
    <w:basedOn w:val="Normal"/>
    <w:link w:val="BallongtextChar"/>
    <w:semiHidden/>
    <w:unhideWhenUsed/>
    <w:rsid w:val="005539C2"/>
    <w:pPr>
      <w:spacing w:after="0"/>
    </w:pPr>
    <w:rPr>
      <w:rFonts w:ascii="Segoe UI" w:hAnsi="Segoe UI" w:cs="Segoe UI"/>
      <w:sz w:val="18"/>
      <w:szCs w:val="18"/>
    </w:rPr>
  </w:style>
  <w:style w:type="character" w:customStyle="1" w:styleId="BallongtextChar">
    <w:name w:val="Ballongtext Char"/>
    <w:basedOn w:val="Standardstycketeckensnitt"/>
    <w:link w:val="Ballongtext"/>
    <w:semiHidden/>
    <w:rsid w:val="005539C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727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tiff"/><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41</Pages>
  <Words>8880</Words>
  <Characters>47068</Characters>
  <Application>Microsoft Office Word</Application>
  <DocSecurity>0</DocSecurity>
  <Lines>392</Lines>
  <Paragraphs>111</Paragraphs>
  <ScaleCrop>false</ScaleCrop>
  <HeadingPairs>
    <vt:vector size="2" baseType="variant">
      <vt:variant>
        <vt:lpstr>Rubrik</vt:lpstr>
      </vt:variant>
      <vt:variant>
        <vt:i4>1</vt:i4>
      </vt:variant>
    </vt:vector>
  </HeadingPairs>
  <TitlesOfParts>
    <vt:vector size="1" baseType="lpstr">
      <vt:lpstr>Prediction of Periprosthetic Joint Infection after Total Hip Arthroplasty: a simplified and externally validated model based on observational registry data from Sweden and Denmark</vt:lpstr>
    </vt:vector>
  </TitlesOfParts>
  <Company>Registercentrum</Company>
  <LinksUpToDate>false</LinksUpToDate>
  <CharactersWithSpaces>55837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Prediction of Periprosthetic Joint Infection after Total Hip Arthroplasty: a simplified and externally validated model based on observational registry data from Sweden and Denmark</dc:title>
  <dc:creator>Erik Bülow,1,2 Ute Hahn3, Ina Trolle Andersen,3 Aurélie Mailhac,3 Ola Rolfson,1,2 Alma Besic Pedersen,3 Nils P. Hailer4 TODO DECIDE ORDER!!!</dc:creator>
  <cp:keywords/>
  <cp:lastModifiedBy>Erik Bülow</cp:lastModifiedBy>
  <cp:revision>2</cp:revision>
  <dcterms:created xsi:type="dcterms:W3CDTF">2021-05-25T13:19:00Z</dcterms:created>
  <dcterms:modified xsi:type="dcterms:W3CDTF">2021-05-25T13:19:00Z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C:\Users\erik_\Documents\library.bib</vt:lpwstr>
  </property>
  <property fmtid="{D5CDD505-2E9C-101B-9397-08002B2CF9AE}" pid="3" name="csl">
    <vt:lpwstr>the-lancet.csl</vt:lpwstr>
  </property>
  <property fmtid="{D5CDD505-2E9C-101B-9397-08002B2CF9AE}" pid="4" name="date">
    <vt:lpwstr>2021-05-14</vt:lpwstr>
  </property>
  <property fmtid="{D5CDD505-2E9C-101B-9397-08002B2CF9AE}" pid="5" name="output">
    <vt:lpwstr/>
  </property>
</Properties>
</file>